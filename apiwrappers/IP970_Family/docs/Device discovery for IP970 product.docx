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AA243" w14:textId="77777777" w:rsidR="00834079" w:rsidRDefault="00834079">
      <w:pPr>
        <w:widowControl/>
        <w:ind w:right="1100"/>
        <w:rPr>
          <w:rFonts w:ascii="Arial" w:hAnsi="Arial" w:cs="Arial"/>
          <w:b/>
          <w:bCs/>
        </w:rPr>
      </w:pPr>
      <w:bookmarkStart w:id="0" w:name="_Toc127364255"/>
    </w:p>
    <w:p w14:paraId="2F1FE1EC" w14:textId="77777777" w:rsidR="00834079" w:rsidRDefault="00000000">
      <w:pPr>
        <w:widowControl/>
        <w:ind w:right="110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Device Discovery</w:t>
      </w:r>
      <w:bookmarkEnd w:id="0"/>
    </w:p>
    <w:p w14:paraId="752ADEB1" w14:textId="77777777" w:rsidR="00834079" w:rsidRDefault="00834079">
      <w:pPr>
        <w:widowControl/>
        <w:ind w:right="1100"/>
        <w:rPr>
          <w:rFonts w:ascii="Arial" w:hAnsi="Arial" w:cs="Arial"/>
          <w:b/>
          <w:bCs/>
          <w:kern w:val="0"/>
          <w:sz w:val="22"/>
        </w:rPr>
      </w:pPr>
    </w:p>
    <w:p w14:paraId="08AE22D7" w14:textId="77777777" w:rsidR="00834079" w:rsidRDefault="00000000">
      <w:pPr>
        <w:pStyle w:val="2"/>
        <w:numPr>
          <w:ilvl w:val="1"/>
          <w:numId w:val="1"/>
        </w:numPr>
        <w:rPr>
          <w:rFonts w:ascii="Arial" w:hAnsi="Arial" w:cs="Arial"/>
          <w:color w:val="000000" w:themeColor="text1"/>
        </w:rPr>
      </w:pPr>
      <w:bookmarkStart w:id="1" w:name="_Toc127364256"/>
      <w:r>
        <w:rPr>
          <w:rFonts w:ascii="Arial" w:hAnsi="Arial" w:cs="Arial"/>
          <w:color w:val="000000" w:themeColor="text1"/>
        </w:rPr>
        <w:t>Device Discovery Process</w:t>
      </w:r>
      <w:bookmarkEnd w:id="1"/>
    </w:p>
    <w:p w14:paraId="1B7B535F" w14:textId="77777777" w:rsidR="00834079" w:rsidRDefault="00000000">
      <w:pPr>
        <w:pStyle w:val="af8"/>
        <w:numPr>
          <w:ilvl w:val="0"/>
          <w:numId w:val="2"/>
        </w:numPr>
        <w:ind w:firstLineChars="0"/>
        <w:rPr>
          <w:rFonts w:ascii="Arial" w:hAnsi="Arial" w:cs="Arial"/>
          <w:color w:val="000000" w:themeColor="text1"/>
          <w:szCs w:val="21"/>
        </w:rPr>
      </w:pPr>
      <w:r>
        <w:rPr>
          <w:rFonts w:ascii="Arial" w:hAnsi="Arial" w:cs="Arial"/>
          <w:szCs w:val="21"/>
        </w:rPr>
        <w:t xml:space="preserve">Device discovery via sending multicast message </w:t>
      </w:r>
    </w:p>
    <w:p w14:paraId="653A1F01" w14:textId="77777777" w:rsidR="00834079" w:rsidRDefault="00000000">
      <w:pPr>
        <w:pStyle w:val="af8"/>
        <w:ind w:left="360" w:firstLineChars="0" w:firstLine="0"/>
        <w:rPr>
          <w:rFonts w:ascii="Arial" w:hAnsi="Arial" w:cs="Arial"/>
        </w:rPr>
      </w:pPr>
      <w:r>
        <w:rPr>
          <w:rFonts w:ascii="Arial" w:hAnsi="Arial" w:cs="Arial"/>
        </w:rPr>
        <w:object w:dxaOrig="5670" w:dyaOrig="3850" w14:anchorId="6BE31F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3.5pt;height:192.5pt" o:ole="">
            <v:imagedata r:id="rId8" o:title=""/>
          </v:shape>
          <o:OLEObject Type="Embed" ProgID="Visio.Drawing.15" ShapeID="_x0000_i1025" DrawAspect="Content" ObjectID="_1815577652" r:id="rId9"/>
        </w:object>
      </w:r>
    </w:p>
    <w:p w14:paraId="01C44BC0" w14:textId="77777777" w:rsidR="00834079" w:rsidRDefault="00000000">
      <w:pPr>
        <w:pStyle w:val="af8"/>
        <w:numPr>
          <w:ilvl w:val="0"/>
          <w:numId w:val="3"/>
        </w:numPr>
        <w:ind w:firstLineChars="0"/>
        <w:rPr>
          <w:rFonts w:ascii="Arial" w:hAnsi="Arial" w:cs="Arial"/>
          <w:color w:val="000000" w:themeColor="text1"/>
          <w:szCs w:val="21"/>
        </w:rPr>
      </w:pPr>
      <w:r>
        <w:rPr>
          <w:rFonts w:ascii="Arial" w:hAnsi="Arial" w:cs="Arial"/>
          <w:color w:val="000000" w:themeColor="text1"/>
          <w:szCs w:val="21"/>
        </w:rPr>
        <w:t>Controller binds and listens on local port 3334</w:t>
      </w:r>
    </w:p>
    <w:p w14:paraId="629AA4D1" w14:textId="77777777" w:rsidR="00834079" w:rsidRDefault="00000000">
      <w:pPr>
        <w:pStyle w:val="af8"/>
        <w:numPr>
          <w:ilvl w:val="0"/>
          <w:numId w:val="3"/>
        </w:numPr>
        <w:ind w:firstLineChars="0"/>
        <w:rPr>
          <w:rFonts w:ascii="Arial" w:hAnsi="Arial" w:cs="Arial"/>
          <w:color w:val="000000" w:themeColor="text1"/>
          <w:szCs w:val="21"/>
        </w:rPr>
      </w:pPr>
      <w:r>
        <w:rPr>
          <w:rFonts w:ascii="Arial" w:hAnsi="Arial" w:cs="Arial"/>
          <w:color w:val="000000" w:themeColor="text1"/>
          <w:szCs w:val="21"/>
        </w:rPr>
        <w:t>Controller sends device search request message with IP: port = 225.1.0.0: 3333</w:t>
      </w:r>
    </w:p>
    <w:p w14:paraId="61B1DC3D" w14:textId="77777777" w:rsidR="00834079" w:rsidRDefault="00000000">
      <w:pPr>
        <w:pStyle w:val="af8"/>
        <w:numPr>
          <w:ilvl w:val="0"/>
          <w:numId w:val="3"/>
        </w:numPr>
        <w:ind w:firstLineChars="0"/>
        <w:rPr>
          <w:rFonts w:ascii="Arial" w:hAnsi="Arial" w:cs="Arial"/>
          <w:color w:val="000000" w:themeColor="text1"/>
          <w:szCs w:val="21"/>
        </w:rPr>
      </w:pPr>
      <w:r>
        <w:rPr>
          <w:rFonts w:ascii="Arial" w:hAnsi="Arial" w:cs="Arial"/>
          <w:color w:val="000000" w:themeColor="text1"/>
          <w:szCs w:val="21"/>
        </w:rPr>
        <w:t>After receiving search request message, Device sends search response message to port 3334 of the source address (known as Controller's IP address) that requests this message.</w:t>
      </w:r>
    </w:p>
    <w:p w14:paraId="7F5AF9BB" w14:textId="77777777" w:rsidR="00834079" w:rsidRDefault="00000000">
      <w:pPr>
        <w:pStyle w:val="2"/>
        <w:pageBreakBefore/>
        <w:rPr>
          <w:rFonts w:ascii="Arial" w:hAnsi="Arial" w:cs="Arial"/>
          <w:color w:val="000000" w:themeColor="text1"/>
        </w:rPr>
      </w:pPr>
      <w:bookmarkStart w:id="2" w:name="_Toc127364257"/>
      <w:r>
        <w:rPr>
          <w:rFonts w:ascii="Arial" w:hAnsi="Arial" w:cs="Arial"/>
          <w:color w:val="000000" w:themeColor="text1"/>
        </w:rPr>
        <w:lastRenderedPageBreak/>
        <w:t>1.2 Message Definition</w:t>
      </w:r>
      <w:bookmarkEnd w:id="2"/>
    </w:p>
    <w:p w14:paraId="602B7883" w14:textId="77777777" w:rsidR="00834079" w:rsidRDefault="00000000">
      <w:pPr>
        <w:pStyle w:val="3"/>
        <w:rPr>
          <w:rFonts w:ascii="Arial" w:hAnsi="Arial" w:cs="Arial"/>
          <w:b w:val="0"/>
          <w:color w:val="000000" w:themeColor="text1"/>
        </w:rPr>
      </w:pPr>
      <w:bookmarkStart w:id="3" w:name="_Toc127364258"/>
      <w:r>
        <w:rPr>
          <w:rFonts w:ascii="Arial" w:hAnsi="Arial" w:cs="Arial"/>
          <w:b w:val="0"/>
          <w:color w:val="000000" w:themeColor="text1"/>
        </w:rPr>
        <w:t>1.2.1 Device Search Request Message</w:t>
      </w:r>
      <w:bookmarkEnd w:id="3"/>
    </w:p>
    <w:p w14:paraId="7EBB23E9" w14:textId="77777777" w:rsidR="00834079" w:rsidRDefault="00000000">
      <w:pPr>
        <w:pStyle w:val="21"/>
        <w:jc w:val="center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Table 1.1 IP Device Search Request Message Table</w:t>
      </w:r>
    </w:p>
    <w:tbl>
      <w:tblPr>
        <w:tblW w:w="8789" w:type="dxa"/>
        <w:tblInd w:w="391" w:type="dxa"/>
        <w:tblLayout w:type="fixed"/>
        <w:tblLook w:val="04A0" w:firstRow="1" w:lastRow="0" w:firstColumn="1" w:lastColumn="0" w:noHBand="0" w:noVBand="1"/>
      </w:tblPr>
      <w:tblGrid>
        <w:gridCol w:w="1702"/>
        <w:gridCol w:w="992"/>
        <w:gridCol w:w="1418"/>
        <w:gridCol w:w="4677"/>
      </w:tblGrid>
      <w:tr w:rsidR="00834079" w14:paraId="625643B4" w14:textId="77777777">
        <w:trPr>
          <w:cantSplit/>
          <w:trHeight w:val="356"/>
        </w:trPr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CC"/>
          </w:tcPr>
          <w:p w14:paraId="6C5D982E" w14:textId="77777777" w:rsidR="00834079" w:rsidRDefault="00000000">
            <w:pPr>
              <w:pStyle w:val="af9"/>
              <w:jc w:val="center"/>
              <w:rPr>
                <w:rFonts w:cs="Arial"/>
                <w:b/>
                <w:bCs/>
                <w:color w:val="000000" w:themeColor="text1"/>
              </w:rPr>
            </w:pPr>
            <w:r>
              <w:rPr>
                <w:rFonts w:cs="Arial"/>
                <w:b/>
                <w:bCs/>
                <w:color w:val="000000" w:themeColor="text1"/>
                <w:shd w:val="clear" w:color="auto" w:fill="CCFFCC"/>
              </w:rPr>
              <w:t>Name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CC"/>
          </w:tcPr>
          <w:p w14:paraId="5DA40456" w14:textId="77777777" w:rsidR="00834079" w:rsidRDefault="00000000">
            <w:pPr>
              <w:pStyle w:val="af9"/>
              <w:jc w:val="center"/>
              <w:rPr>
                <w:rFonts w:cs="Arial"/>
                <w:b/>
                <w:bCs/>
                <w:color w:val="000000" w:themeColor="text1"/>
              </w:rPr>
            </w:pPr>
            <w:r>
              <w:rPr>
                <w:rFonts w:cs="Arial"/>
                <w:b/>
                <w:bCs/>
                <w:color w:val="000000" w:themeColor="text1"/>
                <w:shd w:val="clear" w:color="auto" w:fill="CCFFCC"/>
              </w:rPr>
              <w:t>Type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CC"/>
          </w:tcPr>
          <w:p w14:paraId="7847392C" w14:textId="77777777" w:rsidR="00834079" w:rsidRDefault="00000000">
            <w:pPr>
              <w:pStyle w:val="af9"/>
              <w:jc w:val="center"/>
              <w:rPr>
                <w:rFonts w:cs="Arial"/>
                <w:b/>
                <w:bCs/>
                <w:color w:val="000000" w:themeColor="text1"/>
              </w:rPr>
            </w:pPr>
            <w:r>
              <w:rPr>
                <w:rFonts w:cs="Arial"/>
                <w:b/>
                <w:bCs/>
                <w:color w:val="000000" w:themeColor="text1"/>
                <w:shd w:val="clear" w:color="auto" w:fill="CCFFCC"/>
              </w:rPr>
              <w:t>Byte Size</w:t>
            </w: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CC"/>
          </w:tcPr>
          <w:p w14:paraId="5F693655" w14:textId="77777777" w:rsidR="00834079" w:rsidRDefault="00000000">
            <w:pPr>
              <w:pStyle w:val="af9"/>
              <w:jc w:val="center"/>
              <w:rPr>
                <w:rFonts w:cs="Arial"/>
                <w:b/>
                <w:bCs/>
                <w:color w:val="000000" w:themeColor="text1"/>
              </w:rPr>
            </w:pPr>
            <w:r>
              <w:rPr>
                <w:rFonts w:cs="Arial"/>
                <w:b/>
                <w:bCs/>
                <w:color w:val="000000" w:themeColor="text1"/>
                <w:shd w:val="clear" w:color="auto" w:fill="CCFFCC"/>
              </w:rPr>
              <w:t>Description</w:t>
            </w:r>
          </w:p>
        </w:tc>
      </w:tr>
      <w:tr w:rsidR="00834079" w14:paraId="52D628A3" w14:textId="77777777">
        <w:trPr>
          <w:cantSplit/>
          <w:trHeight w:val="1444"/>
        </w:trPr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2702EA7" w14:textId="77777777" w:rsidR="00834079" w:rsidRDefault="00000000">
            <w:pPr>
              <w:pStyle w:val="af9"/>
              <w:rPr>
                <w:rFonts w:cs="Arial"/>
                <w:color w:val="000000" w:themeColor="text1"/>
              </w:rPr>
            </w:pPr>
            <w:proofErr w:type="spellStart"/>
            <w:r>
              <w:rPr>
                <w:rFonts w:cs="Arial"/>
                <w:color w:val="000000" w:themeColor="text1"/>
                <w:szCs w:val="20"/>
              </w:rPr>
              <w:t>device_type</w:t>
            </w:r>
            <w:proofErr w:type="spellEnd"/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4BA837A" w14:textId="77777777" w:rsidR="00834079" w:rsidRDefault="00000000">
            <w:pPr>
              <w:pStyle w:val="af9"/>
              <w:rPr>
                <w:rFonts w:cs="Arial"/>
                <w:color w:val="000000" w:themeColor="text1"/>
                <w:szCs w:val="20"/>
              </w:rPr>
            </w:pPr>
            <w:r>
              <w:rPr>
                <w:rFonts w:cs="Arial"/>
                <w:color w:val="000000" w:themeColor="text1"/>
                <w:szCs w:val="20"/>
              </w:rPr>
              <w:t>UInt32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252ABBF" w14:textId="77777777" w:rsidR="00834079" w:rsidRDefault="00000000">
            <w:pPr>
              <w:pStyle w:val="af9"/>
              <w:jc w:val="center"/>
              <w:rPr>
                <w:rFonts w:cs="Arial"/>
                <w:color w:val="000000" w:themeColor="text1"/>
                <w:szCs w:val="20"/>
              </w:rPr>
            </w:pPr>
            <w:r>
              <w:rPr>
                <w:rFonts w:cs="Arial"/>
                <w:color w:val="000000" w:themeColor="text1"/>
                <w:szCs w:val="20"/>
              </w:rPr>
              <w:t>4</w:t>
            </w: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893A2B6" w14:textId="77777777" w:rsidR="00834079" w:rsidRDefault="00000000">
            <w:pPr>
              <w:pStyle w:val="21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0  any device</w:t>
            </w:r>
          </w:p>
        </w:tc>
      </w:tr>
      <w:tr w:rsidR="00834079" w14:paraId="65387DEC" w14:textId="77777777">
        <w:trPr>
          <w:cantSplit/>
          <w:trHeight w:val="483"/>
        </w:trPr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CE1CD41" w14:textId="77777777" w:rsidR="00834079" w:rsidRDefault="00000000">
            <w:pPr>
              <w:pStyle w:val="af9"/>
              <w:rPr>
                <w:rFonts w:cs="Arial"/>
                <w:color w:val="000000" w:themeColor="text1"/>
              </w:rPr>
            </w:pPr>
            <w:proofErr w:type="spellStart"/>
            <w:r>
              <w:rPr>
                <w:rFonts w:cs="Arial"/>
                <w:color w:val="000000" w:themeColor="text1"/>
                <w:szCs w:val="20"/>
              </w:rPr>
              <w:t>device_function</w:t>
            </w:r>
            <w:proofErr w:type="spellEnd"/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8C20DC" w14:textId="77777777" w:rsidR="00834079" w:rsidRDefault="00000000">
            <w:pPr>
              <w:pStyle w:val="af9"/>
              <w:rPr>
                <w:rFonts w:cs="Arial"/>
                <w:color w:val="000000" w:themeColor="text1"/>
                <w:szCs w:val="20"/>
              </w:rPr>
            </w:pPr>
            <w:r>
              <w:rPr>
                <w:rFonts w:cs="Arial"/>
                <w:color w:val="000000" w:themeColor="text1"/>
                <w:szCs w:val="20"/>
              </w:rPr>
              <w:t>UInt32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3D587A5" w14:textId="77777777" w:rsidR="00834079" w:rsidRDefault="00000000">
            <w:pPr>
              <w:pStyle w:val="af9"/>
              <w:jc w:val="center"/>
              <w:rPr>
                <w:rFonts w:cs="Arial"/>
                <w:color w:val="000000" w:themeColor="text1"/>
                <w:szCs w:val="20"/>
              </w:rPr>
            </w:pPr>
            <w:r>
              <w:rPr>
                <w:rFonts w:cs="Arial"/>
                <w:color w:val="000000" w:themeColor="text1"/>
                <w:szCs w:val="20"/>
              </w:rPr>
              <w:t>4</w:t>
            </w: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1C171D3" w14:textId="77777777" w:rsidR="00834079" w:rsidRDefault="00000000">
            <w:pPr>
              <w:pStyle w:val="21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 xml:space="preserve">0  </w:t>
            </w:r>
            <w:proofErr w:type="spellStart"/>
            <w:r>
              <w:rPr>
                <w:rFonts w:cs="Arial"/>
                <w:color w:val="000000" w:themeColor="text1"/>
              </w:rPr>
              <w:t>Function_Any</w:t>
            </w:r>
            <w:proofErr w:type="spellEnd"/>
          </w:p>
        </w:tc>
      </w:tr>
    </w:tbl>
    <w:p w14:paraId="4343B182" w14:textId="77777777" w:rsidR="00834079" w:rsidRDefault="00834079">
      <w:pPr>
        <w:widowControl/>
        <w:jc w:val="left"/>
        <w:rPr>
          <w:rFonts w:ascii="Arial" w:hAnsi="Arial" w:cs="Arial"/>
          <w:color w:val="0000FF"/>
        </w:rPr>
      </w:pPr>
    </w:p>
    <w:p w14:paraId="16FD9BD9" w14:textId="77777777" w:rsidR="00834079" w:rsidRDefault="00000000">
      <w:pPr>
        <w:pStyle w:val="3"/>
        <w:rPr>
          <w:rFonts w:ascii="Arial" w:hAnsi="Arial" w:cs="Arial"/>
          <w:b w:val="0"/>
          <w:color w:val="000000" w:themeColor="text1"/>
        </w:rPr>
      </w:pPr>
      <w:bookmarkStart w:id="4" w:name="_Toc127364259"/>
      <w:r>
        <w:rPr>
          <w:rFonts w:ascii="Arial" w:hAnsi="Arial" w:cs="Arial"/>
          <w:b w:val="0"/>
          <w:color w:val="000000" w:themeColor="text1"/>
        </w:rPr>
        <w:t>1.2.2 Device Search Response Message</w:t>
      </w:r>
      <w:bookmarkEnd w:id="4"/>
      <w:r>
        <w:rPr>
          <w:rFonts w:ascii="Arial" w:hAnsi="Arial" w:cs="Arial"/>
          <w:b w:val="0"/>
          <w:color w:val="000000" w:themeColor="text1"/>
        </w:rPr>
        <w:t xml:space="preserve"> </w:t>
      </w:r>
    </w:p>
    <w:p w14:paraId="1A50A296" w14:textId="77777777" w:rsidR="00834079" w:rsidRDefault="00000000">
      <w:pPr>
        <w:pStyle w:val="21"/>
        <w:jc w:val="center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Table 1.2 IP Device Search Response Message Table</w:t>
      </w:r>
    </w:p>
    <w:tbl>
      <w:tblPr>
        <w:tblW w:w="8789" w:type="dxa"/>
        <w:tblInd w:w="3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8"/>
        <w:gridCol w:w="975"/>
        <w:gridCol w:w="1209"/>
        <w:gridCol w:w="4497"/>
      </w:tblGrid>
      <w:tr w:rsidR="00834079" w14:paraId="55605F16" w14:textId="77777777">
        <w:trPr>
          <w:trHeight w:val="356"/>
        </w:trPr>
        <w:tc>
          <w:tcPr>
            <w:tcW w:w="21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7A044C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Name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03AD1A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Type</w:t>
            </w:r>
          </w:p>
        </w:tc>
        <w:tc>
          <w:tcPr>
            <w:tcW w:w="12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4A1F4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Byte Size</w:t>
            </w:r>
          </w:p>
        </w:tc>
        <w:tc>
          <w:tcPr>
            <w:tcW w:w="44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5C982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Description</w:t>
            </w:r>
          </w:p>
        </w:tc>
      </w:tr>
      <w:tr w:rsidR="00834079" w14:paraId="2505557A" w14:textId="77777777">
        <w:trPr>
          <w:trHeight w:val="624"/>
        </w:trPr>
        <w:tc>
          <w:tcPr>
            <w:tcW w:w="21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CA72E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proofErr w:type="spellStart"/>
            <w:r>
              <w:rPr>
                <w:rFonts w:eastAsia="等线" w:cs="Arial" w:hint="eastAsia"/>
                <w:color w:val="000000"/>
              </w:rPr>
              <w:t>device_type</w:t>
            </w:r>
            <w:proofErr w:type="spellEnd"/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687E5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UInt32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84385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4</w:t>
            </w:r>
          </w:p>
        </w:tc>
        <w:tc>
          <w:tcPr>
            <w:tcW w:w="4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30B4D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0  any device</w:t>
            </w:r>
          </w:p>
        </w:tc>
      </w:tr>
      <w:tr w:rsidR="00834079" w14:paraId="3A3469F6" w14:textId="77777777">
        <w:trPr>
          <w:trHeight w:val="624"/>
        </w:trPr>
        <w:tc>
          <w:tcPr>
            <w:tcW w:w="21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CEE41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proofErr w:type="spellStart"/>
            <w:r>
              <w:rPr>
                <w:rFonts w:eastAsia="等线" w:cs="Arial" w:hint="eastAsia"/>
                <w:color w:val="000000"/>
              </w:rPr>
              <w:t>device_function</w:t>
            </w:r>
            <w:proofErr w:type="spellEnd"/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3D11A5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UInt32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AE592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4</w:t>
            </w:r>
          </w:p>
        </w:tc>
        <w:tc>
          <w:tcPr>
            <w:tcW w:w="4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5EAFB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 xml:space="preserve">0  </w:t>
            </w:r>
            <w:proofErr w:type="spellStart"/>
            <w:r>
              <w:rPr>
                <w:rFonts w:eastAsia="等线" w:cs="Arial" w:hint="eastAsia"/>
                <w:color w:val="000000"/>
              </w:rPr>
              <w:t>Function_Any</w:t>
            </w:r>
            <w:proofErr w:type="spellEnd"/>
          </w:p>
        </w:tc>
      </w:tr>
      <w:tr w:rsidR="00834079" w14:paraId="3899DF5E" w14:textId="77777777">
        <w:trPr>
          <w:trHeight w:val="257"/>
        </w:trPr>
        <w:tc>
          <w:tcPr>
            <w:tcW w:w="21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1E6DA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Reserved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1DC90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Char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74FF6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32</w:t>
            </w:r>
          </w:p>
        </w:tc>
        <w:tc>
          <w:tcPr>
            <w:tcW w:w="4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36D6E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Reserved</w:t>
            </w:r>
          </w:p>
        </w:tc>
      </w:tr>
      <w:tr w:rsidR="00834079" w14:paraId="652146E1" w14:textId="77777777">
        <w:trPr>
          <w:trHeight w:val="348"/>
        </w:trPr>
        <w:tc>
          <w:tcPr>
            <w:tcW w:w="21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ADACA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proofErr w:type="spellStart"/>
            <w:r>
              <w:rPr>
                <w:rFonts w:eastAsia="等线" w:cs="Arial" w:hint="eastAsia"/>
                <w:color w:val="000000"/>
              </w:rPr>
              <w:t>device_name</w:t>
            </w:r>
            <w:proofErr w:type="spellEnd"/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82F5A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Char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D83D5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64</w:t>
            </w:r>
          </w:p>
        </w:tc>
        <w:tc>
          <w:tcPr>
            <w:tcW w:w="4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7880D" w14:textId="77777777" w:rsidR="00834079" w:rsidRDefault="00000000">
            <w:pPr>
              <w:pStyle w:val="21"/>
              <w:rPr>
                <w:ins w:id="5" w:author="w" w:date="2024-02-27T10:15:00Z"/>
                <w:rFonts w:eastAsia="等线" w:cs="Arial"/>
                <w:color w:val="000000" w:themeColor="text1"/>
              </w:rPr>
            </w:pPr>
            <w:r>
              <w:rPr>
                <w:rFonts w:eastAsia="等线" w:cs="Arial" w:hint="eastAsia"/>
                <w:color w:val="000000" w:themeColor="text1"/>
              </w:rPr>
              <w:t xml:space="preserve">Device name (true name), </w:t>
            </w:r>
            <w:ins w:id="6" w:author="w" w:date="2024-02-27T10:21:00Z">
              <w:r>
                <w:rPr>
                  <w:rFonts w:eastAsia="等线" w:cs="Arial" w:hint="eastAsia"/>
                  <w:color w:val="000000" w:themeColor="text1"/>
                </w:rPr>
                <w:t xml:space="preserve">ID of the device, </w:t>
              </w:r>
            </w:ins>
            <w:r>
              <w:rPr>
                <w:rFonts w:eastAsia="等线" w:cs="Arial" w:hint="eastAsia"/>
                <w:color w:val="000000" w:themeColor="text1"/>
              </w:rPr>
              <w:t>including '\0'</w:t>
            </w:r>
            <w:ins w:id="7" w:author="w" w:date="2024-02-27T10:15:00Z">
              <w:r>
                <w:rPr>
                  <w:rFonts w:eastAsia="等线" w:cs="Arial" w:hint="eastAsia"/>
                  <w:color w:val="000000" w:themeColor="text1"/>
                </w:rPr>
                <w:t>.</w:t>
              </w:r>
            </w:ins>
          </w:p>
          <w:p w14:paraId="6CBB365C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ins w:id="8" w:author="w" w:date="2024-02-27T10:15:00Z">
              <w:r>
                <w:rPr>
                  <w:rFonts w:eastAsia="等线" w:cs="Arial" w:hint="eastAsia"/>
                  <w:color w:val="000000" w:themeColor="text1"/>
                </w:rPr>
                <w:t>=</w:t>
              </w:r>
            </w:ins>
            <w:ins w:id="9" w:author="w" w:date="2024-02-27T10:16:00Z">
              <w:r>
                <w:rPr>
                  <w:rFonts w:eastAsia="等线" w:cs="Arial" w:hint="eastAsia"/>
                  <w:color w:val="000000" w:themeColor="text1"/>
                </w:rPr>
                <w:t xml:space="preserve"> M</w:t>
              </w:r>
            </w:ins>
            <w:ins w:id="10" w:author="w" w:date="2024-02-27T10:15:00Z">
              <w:r>
                <w:rPr>
                  <w:rFonts w:eastAsia="等线" w:cs="Arial" w:hint="eastAsia"/>
                  <w:color w:val="000000" w:themeColor="text1"/>
                </w:rPr>
                <w:t xml:space="preserve">odel </w:t>
              </w:r>
            </w:ins>
            <w:ins w:id="11" w:author="w" w:date="2024-02-27T10:16:00Z">
              <w:r>
                <w:rPr>
                  <w:rFonts w:eastAsia="等线" w:cs="Arial" w:hint="eastAsia"/>
                  <w:color w:val="000000" w:themeColor="text1"/>
                </w:rPr>
                <w:t>N</w:t>
              </w:r>
            </w:ins>
            <w:ins w:id="12" w:author="w" w:date="2024-02-27T10:15:00Z">
              <w:r>
                <w:rPr>
                  <w:rFonts w:eastAsia="等线" w:cs="Arial" w:hint="eastAsia"/>
                  <w:color w:val="000000" w:themeColor="text1"/>
                </w:rPr>
                <w:t>ame +</w:t>
              </w:r>
            </w:ins>
            <w:ins w:id="13" w:author="w" w:date="2024-02-27T10:16:00Z">
              <w:r>
                <w:rPr>
                  <w:rFonts w:eastAsia="等线" w:cs="Arial" w:hint="eastAsia"/>
                  <w:color w:val="000000" w:themeColor="text1"/>
                </w:rPr>
                <w:t xml:space="preserve"> </w:t>
              </w:r>
            </w:ins>
            <w:ins w:id="14" w:author="w" w:date="2024-02-27T10:15:00Z">
              <w:r>
                <w:rPr>
                  <w:rFonts w:eastAsia="等线" w:cs="Arial" w:hint="eastAsia"/>
                  <w:color w:val="000000" w:themeColor="text1"/>
                </w:rPr>
                <w:t>’</w:t>
              </w:r>
              <w:r>
                <w:rPr>
                  <w:rFonts w:eastAsia="等线" w:cs="Arial" w:hint="eastAsia"/>
                  <w:color w:val="000000" w:themeColor="text1"/>
                </w:rPr>
                <w:t>-MAC</w:t>
              </w:r>
              <w:r>
                <w:rPr>
                  <w:rFonts w:eastAsia="等线" w:cs="Arial" w:hint="eastAsia"/>
                  <w:color w:val="000000" w:themeColor="text1"/>
                </w:rPr>
                <w:t>’</w:t>
              </w:r>
            </w:ins>
            <w:ins w:id="15" w:author="w" w:date="2024-02-27T10:17:00Z">
              <w:r>
                <w:rPr>
                  <w:rFonts w:eastAsia="等线" w:cs="Arial" w:hint="eastAsia"/>
                  <w:color w:val="000000" w:themeColor="text1"/>
                </w:rPr>
                <w:t>. For example:</w:t>
              </w:r>
            </w:ins>
            <w:r>
              <w:rPr>
                <w:rFonts w:eastAsia="等线" w:cs="Arial" w:hint="eastAsia"/>
                <w:color w:val="FF0000"/>
              </w:rPr>
              <w:t>IPE970</w:t>
            </w:r>
            <w:ins w:id="16" w:author="w" w:date="2024-02-27T10:17:00Z">
              <w:r>
                <w:rPr>
                  <w:rFonts w:eastAsia="等线" w:cs="Arial" w:hint="eastAsia"/>
                  <w:color w:val="000000" w:themeColor="text1"/>
                </w:rPr>
                <w:t>-0123456789AB.</w:t>
              </w:r>
            </w:ins>
          </w:p>
        </w:tc>
      </w:tr>
      <w:tr w:rsidR="00834079" w14:paraId="0AD3DCC2" w14:textId="77777777">
        <w:trPr>
          <w:trHeight w:val="348"/>
        </w:trPr>
        <w:tc>
          <w:tcPr>
            <w:tcW w:w="21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90F76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proofErr w:type="spellStart"/>
            <w:r>
              <w:rPr>
                <w:rFonts w:eastAsia="等线" w:cs="Arial" w:hint="eastAsia"/>
                <w:color w:val="000000"/>
              </w:rPr>
              <w:t>Magic_number</w:t>
            </w:r>
            <w:proofErr w:type="spellEnd"/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30706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UInt32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12CE7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4</w:t>
            </w:r>
          </w:p>
        </w:tc>
        <w:tc>
          <w:tcPr>
            <w:tcW w:w="4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4447B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R</w:t>
            </w:r>
            <w:r>
              <w:rPr>
                <w:rFonts w:eastAsia="等线" w:cs="Arial"/>
                <w:color w:val="000000"/>
              </w:rPr>
              <w:t>eserved</w:t>
            </w:r>
          </w:p>
        </w:tc>
      </w:tr>
      <w:tr w:rsidR="00834079" w14:paraId="3F0ABE9F" w14:textId="77777777">
        <w:trPr>
          <w:trHeight w:val="348"/>
        </w:trPr>
        <w:tc>
          <w:tcPr>
            <w:tcW w:w="21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8A92F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Protocol version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F5E72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UInt32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A70452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4</w:t>
            </w:r>
          </w:p>
        </w:tc>
        <w:tc>
          <w:tcPr>
            <w:tcW w:w="4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D8D84" w14:textId="77777777" w:rsidR="00834079" w:rsidRDefault="00000000">
            <w:pPr>
              <w:pStyle w:val="21"/>
              <w:rPr>
                <w:rFonts w:eastAsia="等线" w:cs="Arial"/>
              </w:rPr>
            </w:pPr>
            <w:r>
              <w:rPr>
                <w:rFonts w:eastAsia="等线" w:cs="Arial" w:hint="eastAsia"/>
              </w:rPr>
              <w:t>2</w:t>
            </w:r>
          </w:p>
        </w:tc>
      </w:tr>
      <w:tr w:rsidR="00834079" w14:paraId="4EA41BFF" w14:textId="77777777">
        <w:trPr>
          <w:trHeight w:val="348"/>
        </w:trPr>
        <w:tc>
          <w:tcPr>
            <w:tcW w:w="21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FA00C" w14:textId="77777777" w:rsidR="00834079" w:rsidRDefault="00000000">
            <w:pPr>
              <w:pStyle w:val="21"/>
              <w:rPr>
                <w:rFonts w:eastAsia="等线" w:cs="Arial"/>
                <w:color w:val="000000"/>
                <w:highlight w:val="yellow"/>
              </w:rPr>
            </w:pPr>
            <w:proofErr w:type="spellStart"/>
            <w:r>
              <w:rPr>
                <w:rFonts w:eastAsia="等线" w:cs="Arial" w:hint="eastAsia"/>
                <w:color w:val="000000"/>
                <w:highlight w:val="yellow"/>
              </w:rPr>
              <w:t>host_name</w:t>
            </w:r>
            <w:proofErr w:type="spellEnd"/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BAE60" w14:textId="77777777" w:rsidR="00834079" w:rsidRDefault="00000000">
            <w:pPr>
              <w:pStyle w:val="21"/>
              <w:rPr>
                <w:rFonts w:eastAsia="等线" w:cs="Arial"/>
                <w:color w:val="000000"/>
                <w:highlight w:val="yellow"/>
              </w:rPr>
            </w:pPr>
            <w:r>
              <w:rPr>
                <w:rFonts w:eastAsia="等线" w:cs="Arial" w:hint="eastAsia"/>
                <w:color w:val="000000"/>
                <w:highlight w:val="yellow"/>
              </w:rPr>
              <w:t>Char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8D4D54" w14:textId="77777777" w:rsidR="00834079" w:rsidRDefault="00000000">
            <w:pPr>
              <w:pStyle w:val="21"/>
              <w:rPr>
                <w:rFonts w:eastAsia="等线" w:cs="Arial"/>
                <w:color w:val="000000"/>
                <w:highlight w:val="yellow"/>
              </w:rPr>
            </w:pPr>
            <w:r>
              <w:rPr>
                <w:rFonts w:eastAsia="等线" w:cs="Arial" w:hint="eastAsia"/>
                <w:color w:val="000000"/>
                <w:highlight w:val="yellow"/>
              </w:rPr>
              <w:t>32</w:t>
            </w:r>
          </w:p>
        </w:tc>
        <w:tc>
          <w:tcPr>
            <w:tcW w:w="4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DC48B1" w14:textId="77777777" w:rsidR="00834079" w:rsidRDefault="00000000">
            <w:pPr>
              <w:pStyle w:val="21"/>
              <w:rPr>
                <w:ins w:id="17" w:author="w" w:date="2024-02-27T10:19:00Z"/>
                <w:rFonts w:eastAsia="等线" w:cs="Arial"/>
                <w:color w:val="000000"/>
                <w:highlight w:val="yellow"/>
              </w:rPr>
            </w:pPr>
            <w:r>
              <w:rPr>
                <w:rFonts w:eastAsia="等线" w:cs="Arial"/>
                <w:color w:val="000000"/>
                <w:highlight w:val="yellow"/>
              </w:rPr>
              <w:t>Device host</w:t>
            </w:r>
            <w:r>
              <w:rPr>
                <w:rFonts w:eastAsia="等线" w:cs="Arial" w:hint="eastAsia"/>
                <w:color w:val="000000"/>
                <w:highlight w:val="yellow"/>
              </w:rPr>
              <w:t xml:space="preserve"> name, including </w:t>
            </w:r>
            <w:r>
              <w:rPr>
                <w:rFonts w:eastAsia="等线" w:cs="Arial"/>
                <w:color w:val="000000"/>
                <w:highlight w:val="yellow"/>
              </w:rPr>
              <w:t>‘</w:t>
            </w:r>
            <w:r>
              <w:rPr>
                <w:rFonts w:eastAsia="等线" w:cs="Arial" w:hint="eastAsia"/>
                <w:color w:val="000000"/>
                <w:highlight w:val="yellow"/>
              </w:rPr>
              <w:t>\0</w:t>
            </w:r>
            <w:r>
              <w:rPr>
                <w:rFonts w:eastAsia="等线" w:cs="Arial"/>
                <w:color w:val="000000"/>
                <w:highlight w:val="yellow"/>
              </w:rPr>
              <w:t>’</w:t>
            </w:r>
            <w:ins w:id="18" w:author="w" w:date="2024-02-27T10:19:00Z">
              <w:r>
                <w:rPr>
                  <w:rFonts w:eastAsia="等线" w:cs="Arial"/>
                  <w:color w:val="000000"/>
                  <w:highlight w:val="yellow"/>
                </w:rPr>
                <w:t>.</w:t>
              </w:r>
            </w:ins>
          </w:p>
          <w:p w14:paraId="1DDD521E" w14:textId="77777777" w:rsidR="00834079" w:rsidRDefault="00000000">
            <w:pPr>
              <w:pStyle w:val="21"/>
              <w:rPr>
                <w:rFonts w:eastAsia="等线" w:cs="Arial"/>
                <w:color w:val="000000"/>
                <w:highlight w:val="yellow"/>
              </w:rPr>
            </w:pPr>
            <w:ins w:id="19" w:author="w" w:date="2024-02-27T10:19:00Z">
              <w:r>
                <w:rPr>
                  <w:rFonts w:eastAsia="等线" w:cs="Arial" w:hint="eastAsia"/>
                  <w:color w:val="000000"/>
                  <w:highlight w:val="yellow"/>
                </w:rPr>
                <w:t>Nothing</w:t>
              </w:r>
              <w:r>
                <w:rPr>
                  <w:rFonts w:eastAsia="等线" w:cs="Arial"/>
                  <w:color w:val="000000"/>
                  <w:highlight w:val="yellow"/>
                </w:rPr>
                <w:t xml:space="preserve">(only ‘\0’) </w:t>
              </w:r>
              <w:r>
                <w:rPr>
                  <w:rFonts w:eastAsia="等线" w:cs="Arial" w:hint="eastAsia"/>
                  <w:color w:val="000000"/>
                  <w:highlight w:val="yellow"/>
                </w:rPr>
                <w:t>means</w:t>
              </w:r>
              <w:r>
                <w:rPr>
                  <w:rFonts w:eastAsia="等线" w:cs="Arial"/>
                  <w:color w:val="000000"/>
                  <w:highlight w:val="yellow"/>
                </w:rPr>
                <w:t xml:space="preserve"> it </w:t>
              </w:r>
            </w:ins>
            <w:ins w:id="20" w:author="w" w:date="2024-02-27T10:24:00Z">
              <w:r>
                <w:rPr>
                  <w:rFonts w:eastAsia="等线" w:cs="Arial"/>
                  <w:color w:val="000000"/>
                  <w:highlight w:val="yellow"/>
                </w:rPr>
                <w:t xml:space="preserve">follows </w:t>
              </w:r>
            </w:ins>
            <w:ins w:id="21" w:author="w" w:date="2024-02-27T10:25:00Z">
              <w:r>
                <w:rPr>
                  <w:rFonts w:eastAsia="等线" w:cs="Arial"/>
                  <w:color w:val="000000"/>
                  <w:highlight w:val="yellow"/>
                </w:rPr>
                <w:t>Model N</w:t>
              </w:r>
            </w:ins>
            <w:ins w:id="22" w:author="w" w:date="2024-02-27T10:19:00Z">
              <w:r>
                <w:rPr>
                  <w:rFonts w:eastAsia="等线" w:cs="Arial"/>
                  <w:color w:val="000000"/>
                  <w:highlight w:val="yellow"/>
                </w:rPr>
                <w:t>a</w:t>
              </w:r>
            </w:ins>
            <w:ins w:id="23" w:author="w" w:date="2024-02-27T10:20:00Z">
              <w:r>
                <w:rPr>
                  <w:rFonts w:eastAsia="等线" w:cs="Arial"/>
                  <w:color w:val="000000"/>
                  <w:highlight w:val="yellow"/>
                </w:rPr>
                <w:t>me.</w:t>
              </w:r>
            </w:ins>
          </w:p>
        </w:tc>
      </w:tr>
      <w:tr w:rsidR="00834079" w14:paraId="12205F71" w14:textId="77777777">
        <w:trPr>
          <w:trHeight w:val="348"/>
        </w:trPr>
        <w:tc>
          <w:tcPr>
            <w:tcW w:w="21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D2D57A" w14:textId="77777777" w:rsidR="00834079" w:rsidRDefault="00000000">
            <w:pPr>
              <w:pStyle w:val="21"/>
              <w:rPr>
                <w:rFonts w:eastAsia="等线" w:cs="Arial"/>
                <w:color w:val="000000"/>
                <w:highlight w:val="yellow"/>
              </w:rPr>
            </w:pPr>
            <w:proofErr w:type="spellStart"/>
            <w:r>
              <w:rPr>
                <w:rFonts w:eastAsia="等线" w:cs="Arial"/>
                <w:color w:val="000000"/>
                <w:highlight w:val="yellow"/>
              </w:rPr>
              <w:t>Minor</w:t>
            </w:r>
            <w:r>
              <w:rPr>
                <w:rFonts w:eastAsia="等线" w:cs="Arial" w:hint="eastAsia"/>
                <w:color w:val="000000"/>
                <w:highlight w:val="yellow"/>
              </w:rPr>
              <w:t>_device_</w:t>
            </w:r>
            <w:r>
              <w:rPr>
                <w:rFonts w:eastAsia="等线" w:cs="Arial"/>
                <w:color w:val="000000"/>
                <w:highlight w:val="yellow"/>
              </w:rPr>
              <w:t>name</w:t>
            </w:r>
            <w:proofErr w:type="spellEnd"/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45E39" w14:textId="77777777" w:rsidR="00834079" w:rsidRDefault="00000000">
            <w:pPr>
              <w:pStyle w:val="21"/>
              <w:rPr>
                <w:rFonts w:eastAsia="等线" w:cs="Arial"/>
                <w:color w:val="000000"/>
                <w:highlight w:val="yellow"/>
              </w:rPr>
            </w:pPr>
            <w:r>
              <w:rPr>
                <w:rFonts w:eastAsia="等线" w:cs="Arial" w:hint="eastAsia"/>
                <w:color w:val="000000"/>
                <w:highlight w:val="yellow"/>
              </w:rPr>
              <w:t>Char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F6D54" w14:textId="77777777" w:rsidR="00834079" w:rsidRDefault="00000000">
            <w:pPr>
              <w:pStyle w:val="21"/>
              <w:rPr>
                <w:rFonts w:eastAsia="等线" w:cs="Arial"/>
                <w:color w:val="000000"/>
                <w:highlight w:val="yellow"/>
              </w:rPr>
            </w:pPr>
            <w:r>
              <w:rPr>
                <w:rFonts w:eastAsia="等线" w:cs="Arial"/>
                <w:color w:val="000000"/>
                <w:highlight w:val="yellow"/>
              </w:rPr>
              <w:t>32</w:t>
            </w:r>
          </w:p>
        </w:tc>
        <w:tc>
          <w:tcPr>
            <w:tcW w:w="4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1E0F7" w14:textId="77777777" w:rsidR="00834079" w:rsidRDefault="00000000">
            <w:pPr>
              <w:pStyle w:val="21"/>
              <w:rPr>
                <w:rFonts w:eastAsia="等线" w:cs="Arial"/>
                <w:color w:val="000000"/>
                <w:highlight w:val="yellow"/>
              </w:rPr>
            </w:pPr>
            <w:r>
              <w:rPr>
                <w:rFonts w:eastAsia="等线" w:cs="Arial" w:hint="eastAsia"/>
                <w:color w:val="000000"/>
                <w:highlight w:val="yellow"/>
              </w:rPr>
              <w:t>R</w:t>
            </w:r>
            <w:r>
              <w:rPr>
                <w:rFonts w:eastAsia="等线" w:cs="Arial"/>
                <w:color w:val="000000"/>
                <w:highlight w:val="yellow"/>
              </w:rPr>
              <w:t>eserved</w:t>
            </w:r>
          </w:p>
        </w:tc>
      </w:tr>
      <w:tr w:rsidR="00834079" w14:paraId="7563FA07" w14:textId="77777777">
        <w:trPr>
          <w:trHeight w:val="348"/>
        </w:trPr>
        <w:tc>
          <w:tcPr>
            <w:tcW w:w="21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A2154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proofErr w:type="spellStart"/>
            <w:r>
              <w:rPr>
                <w:rFonts w:eastAsia="等线" w:cs="Arial"/>
                <w:color w:val="000000"/>
              </w:rPr>
              <w:t>service</w:t>
            </w:r>
            <w:r>
              <w:rPr>
                <w:rFonts w:eastAsia="等线" w:cs="Arial" w:hint="eastAsia"/>
                <w:color w:val="000000"/>
              </w:rPr>
              <w:t>_</w:t>
            </w:r>
            <w:r>
              <w:rPr>
                <w:rFonts w:eastAsia="等线" w:cs="Arial"/>
                <w:color w:val="000000"/>
              </w:rPr>
              <w:t>capability</w:t>
            </w:r>
            <w:proofErr w:type="spellEnd"/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D84F5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U</w:t>
            </w:r>
            <w:r>
              <w:rPr>
                <w:rFonts w:eastAsia="等线" w:cs="Arial"/>
                <w:color w:val="000000"/>
              </w:rPr>
              <w:t>i</w:t>
            </w:r>
            <w:r>
              <w:rPr>
                <w:rFonts w:eastAsia="等线" w:cs="Arial" w:hint="eastAsia"/>
                <w:color w:val="000000"/>
              </w:rPr>
              <w:t>nt32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28525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4</w:t>
            </w:r>
          </w:p>
        </w:tc>
        <w:tc>
          <w:tcPr>
            <w:tcW w:w="4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AA3A0" w14:textId="77777777" w:rsidR="00834079" w:rsidRDefault="00000000">
            <w:pPr>
              <w:pStyle w:val="21"/>
              <w:rPr>
                <w:rFonts w:eastAsia="等线" w:cs="Arial"/>
                <w:color w:val="000000"/>
              </w:rPr>
            </w:pPr>
            <w:r>
              <w:rPr>
                <w:rFonts w:eastAsia="等线" w:cs="Arial"/>
                <w:color w:val="000000"/>
              </w:rPr>
              <w:t>R</w:t>
            </w:r>
            <w:r>
              <w:rPr>
                <w:rFonts w:eastAsia="等线" w:cs="Arial" w:hint="eastAsia"/>
                <w:color w:val="000000"/>
              </w:rPr>
              <w:t>eserved</w:t>
            </w:r>
          </w:p>
        </w:tc>
      </w:tr>
      <w:tr w:rsidR="00834079" w14:paraId="43A26EE4" w14:textId="77777777">
        <w:trPr>
          <w:trHeight w:val="348"/>
        </w:trPr>
        <w:tc>
          <w:tcPr>
            <w:tcW w:w="21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BD4A2" w14:textId="77777777" w:rsidR="00834079" w:rsidRDefault="00000000">
            <w:pPr>
              <w:pStyle w:val="21"/>
              <w:rPr>
                <w:rFonts w:eastAsia="等线" w:cs="Arial"/>
              </w:rPr>
            </w:pPr>
            <w:proofErr w:type="spellStart"/>
            <w:r>
              <w:rPr>
                <w:rFonts w:eastAsia="等线" w:cs="Arial"/>
              </w:rPr>
              <w:t>Sub_version</w:t>
            </w:r>
            <w:proofErr w:type="spellEnd"/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90886" w14:textId="77777777" w:rsidR="00834079" w:rsidRDefault="00000000">
            <w:pPr>
              <w:pStyle w:val="21"/>
              <w:rPr>
                <w:rFonts w:eastAsia="等线" w:cs="Arial"/>
              </w:rPr>
            </w:pPr>
            <w:r>
              <w:rPr>
                <w:rFonts w:eastAsia="等线" w:cs="Arial" w:hint="eastAsia"/>
              </w:rPr>
              <w:t>UInt32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89C98" w14:textId="77777777" w:rsidR="00834079" w:rsidRDefault="00000000">
            <w:pPr>
              <w:pStyle w:val="21"/>
              <w:rPr>
                <w:rFonts w:eastAsia="等线" w:cs="Arial"/>
              </w:rPr>
            </w:pPr>
            <w:r>
              <w:rPr>
                <w:rFonts w:eastAsia="等线" w:cs="Arial" w:hint="eastAsia"/>
              </w:rPr>
              <w:t>4</w:t>
            </w:r>
          </w:p>
        </w:tc>
        <w:tc>
          <w:tcPr>
            <w:tcW w:w="4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C81F5" w14:textId="77777777" w:rsidR="00834079" w:rsidRDefault="00000000">
            <w:pPr>
              <w:pStyle w:val="21"/>
              <w:rPr>
                <w:rFonts w:eastAsia="等线" w:cs="Arial"/>
              </w:rPr>
            </w:pPr>
            <w:r>
              <w:rPr>
                <w:rFonts w:eastAsia="等线" w:cs="Arial" w:hint="eastAsia"/>
              </w:rPr>
              <w:t>1</w:t>
            </w:r>
          </w:p>
        </w:tc>
      </w:tr>
      <w:tr w:rsidR="00834079" w14:paraId="39CDEEAA" w14:textId="77777777">
        <w:trPr>
          <w:trHeight w:val="348"/>
        </w:trPr>
        <w:tc>
          <w:tcPr>
            <w:tcW w:w="21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50754" w14:textId="77777777" w:rsidR="00834079" w:rsidRDefault="00000000">
            <w:pPr>
              <w:pStyle w:val="21"/>
              <w:rPr>
                <w:rFonts w:eastAsia="等线" w:cs="Arial"/>
              </w:rPr>
            </w:pPr>
            <w:proofErr w:type="spellStart"/>
            <w:r>
              <w:rPr>
                <w:rFonts w:eastAsia="等线" w:cs="Arial"/>
              </w:rPr>
              <w:t>vendor_id</w:t>
            </w:r>
            <w:proofErr w:type="spellEnd"/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70DF1" w14:textId="77777777" w:rsidR="00834079" w:rsidRDefault="00000000">
            <w:pPr>
              <w:pStyle w:val="21"/>
              <w:rPr>
                <w:rFonts w:eastAsia="等线" w:cs="Arial"/>
              </w:rPr>
            </w:pPr>
            <w:r>
              <w:rPr>
                <w:rFonts w:eastAsia="等线" w:cs="Arial" w:hint="eastAsia"/>
              </w:rPr>
              <w:t>Char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E83A8" w14:textId="77777777" w:rsidR="00834079" w:rsidRDefault="00000000">
            <w:pPr>
              <w:pStyle w:val="21"/>
              <w:rPr>
                <w:rFonts w:eastAsia="等线" w:cs="Arial"/>
              </w:rPr>
            </w:pPr>
            <w:r>
              <w:rPr>
                <w:rFonts w:eastAsia="等线" w:cs="Arial" w:hint="eastAsia"/>
              </w:rPr>
              <w:t>1</w:t>
            </w:r>
            <w:r>
              <w:rPr>
                <w:rFonts w:eastAsia="等线" w:cs="Arial"/>
              </w:rPr>
              <w:t>6</w:t>
            </w:r>
          </w:p>
        </w:tc>
        <w:tc>
          <w:tcPr>
            <w:tcW w:w="4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EDAB34" w14:textId="77777777" w:rsidR="00834079" w:rsidRDefault="00000000">
            <w:pPr>
              <w:pStyle w:val="21"/>
              <w:rPr>
                <w:rFonts w:eastAsia="等线" w:cs="Arial"/>
              </w:rPr>
            </w:pPr>
            <w:r>
              <w:rPr>
                <w:rFonts w:eastAsia="等线" w:cs="Arial"/>
              </w:rPr>
              <w:t>Vendor id</w:t>
            </w:r>
            <w:r>
              <w:rPr>
                <w:rFonts w:eastAsia="等线" w:cs="Arial" w:hint="eastAsia"/>
              </w:rPr>
              <w:t xml:space="preserve">, including </w:t>
            </w:r>
            <w:r>
              <w:rPr>
                <w:rFonts w:eastAsia="等线" w:cs="Arial"/>
              </w:rPr>
              <w:t>‘</w:t>
            </w:r>
            <w:r>
              <w:rPr>
                <w:rFonts w:eastAsia="等线" w:cs="Arial" w:hint="eastAsia"/>
              </w:rPr>
              <w:t>\0</w:t>
            </w:r>
            <w:r>
              <w:rPr>
                <w:rFonts w:eastAsia="等线" w:cs="Arial"/>
              </w:rPr>
              <w:t>’</w:t>
            </w:r>
          </w:p>
        </w:tc>
      </w:tr>
      <w:tr w:rsidR="00834079" w14:paraId="0D953E85" w14:textId="77777777">
        <w:trPr>
          <w:trHeight w:val="348"/>
          <w:ins w:id="24" w:author="w" w:date="2024-02-27T09:37:00Z"/>
        </w:trPr>
        <w:tc>
          <w:tcPr>
            <w:tcW w:w="21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9C481" w14:textId="77777777" w:rsidR="00834079" w:rsidRDefault="00000000">
            <w:pPr>
              <w:pStyle w:val="21"/>
              <w:rPr>
                <w:ins w:id="25" w:author="w" w:date="2024-02-27T09:37:00Z"/>
                <w:rFonts w:eastAsia="等线" w:cs="Arial"/>
                <w:color w:val="FF0000"/>
              </w:rPr>
            </w:pPr>
            <w:proofErr w:type="spellStart"/>
            <w:ins w:id="26" w:author="w" w:date="2024-02-27T09:37:00Z">
              <w:r>
                <w:rPr>
                  <w:rFonts w:eastAsia="等线" w:cs="Arial"/>
                  <w:color w:val="FF0000"/>
                </w:rPr>
                <w:t>Video_mt_st_name</w:t>
              </w:r>
              <w:proofErr w:type="spellEnd"/>
            </w:ins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44D0D" w14:textId="77777777" w:rsidR="00834079" w:rsidRDefault="00000000">
            <w:pPr>
              <w:pStyle w:val="21"/>
              <w:rPr>
                <w:ins w:id="27" w:author="w" w:date="2024-02-27T09:37:00Z"/>
                <w:rFonts w:eastAsia="等线" w:cs="Arial"/>
                <w:color w:val="FF0000"/>
              </w:rPr>
            </w:pPr>
            <w:ins w:id="28" w:author="w" w:date="2024-02-27T09:37:00Z">
              <w:r>
                <w:rPr>
                  <w:rFonts w:eastAsia="等线" w:cs="Arial" w:hint="eastAsia"/>
                  <w:color w:val="FF0000"/>
                </w:rPr>
                <w:t>C</w:t>
              </w:r>
              <w:r>
                <w:rPr>
                  <w:rFonts w:eastAsia="等线" w:cs="Arial"/>
                  <w:color w:val="FF0000"/>
                </w:rPr>
                <w:t>har</w:t>
              </w:r>
            </w:ins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CAA70" w14:textId="77777777" w:rsidR="00834079" w:rsidRDefault="00000000">
            <w:pPr>
              <w:pStyle w:val="21"/>
              <w:rPr>
                <w:ins w:id="29" w:author="w" w:date="2024-02-27T09:37:00Z"/>
                <w:rFonts w:eastAsia="等线" w:cs="Arial"/>
                <w:color w:val="FF0000"/>
              </w:rPr>
            </w:pPr>
            <w:ins w:id="30" w:author="w" w:date="2024-02-27T09:37:00Z">
              <w:r>
                <w:rPr>
                  <w:rFonts w:eastAsia="等线" w:cs="Arial" w:hint="eastAsia"/>
                  <w:color w:val="FF0000"/>
                </w:rPr>
                <w:t>2</w:t>
              </w:r>
              <w:r>
                <w:rPr>
                  <w:rFonts w:eastAsia="等线" w:cs="Arial"/>
                  <w:color w:val="FF0000"/>
                </w:rPr>
                <w:t>5</w:t>
              </w:r>
            </w:ins>
          </w:p>
        </w:tc>
        <w:tc>
          <w:tcPr>
            <w:tcW w:w="4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365CD" w14:textId="77777777" w:rsidR="00834079" w:rsidRDefault="00000000">
            <w:pPr>
              <w:pStyle w:val="21"/>
              <w:rPr>
                <w:ins w:id="31" w:author="w" w:date="2024-02-27T09:37:00Z"/>
                <w:rFonts w:eastAsia="等线" w:cs="Arial"/>
                <w:color w:val="FF0000"/>
              </w:rPr>
            </w:pPr>
            <w:r>
              <w:rPr>
                <w:rFonts w:eastAsia="等线" w:cs="Arial"/>
                <w:color w:val="000000"/>
              </w:rPr>
              <w:t>R</w:t>
            </w:r>
            <w:r>
              <w:rPr>
                <w:rFonts w:eastAsia="等线" w:cs="Arial" w:hint="eastAsia"/>
                <w:color w:val="000000"/>
              </w:rPr>
              <w:t xml:space="preserve">eserved </w:t>
            </w:r>
            <w:r>
              <w:rPr>
                <w:rFonts w:eastAsia="等线" w:cs="Arial" w:hint="eastAsia"/>
                <w:color w:val="000000"/>
              </w:rPr>
              <w:t>（</w:t>
            </w:r>
            <w:r>
              <w:rPr>
                <w:rFonts w:eastAsia="等线" w:cs="Arial" w:hint="eastAsia"/>
                <w:color w:val="000000"/>
              </w:rPr>
              <w:t>IPE970 is the same as hostname</w:t>
            </w:r>
            <w:r>
              <w:rPr>
                <w:rFonts w:eastAsia="等线" w:cs="Arial" w:hint="eastAsia"/>
                <w:color w:val="000000"/>
              </w:rPr>
              <w:t>）</w:t>
            </w:r>
          </w:p>
        </w:tc>
      </w:tr>
      <w:tr w:rsidR="00834079" w14:paraId="04C94C0F" w14:textId="77777777">
        <w:trPr>
          <w:trHeight w:val="348"/>
          <w:ins w:id="32" w:author="w" w:date="2024-02-27T09:37:00Z"/>
        </w:trPr>
        <w:tc>
          <w:tcPr>
            <w:tcW w:w="21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C2E03" w14:textId="77777777" w:rsidR="00834079" w:rsidRDefault="00000000">
            <w:pPr>
              <w:pStyle w:val="21"/>
              <w:rPr>
                <w:ins w:id="33" w:author="w" w:date="2024-02-27T09:37:00Z"/>
                <w:rFonts w:eastAsia="等线" w:cs="Arial"/>
                <w:color w:val="FF0000"/>
              </w:rPr>
            </w:pPr>
            <w:proofErr w:type="spellStart"/>
            <w:ins w:id="34" w:author="w" w:date="2024-02-27T09:37:00Z">
              <w:r>
                <w:rPr>
                  <w:rFonts w:eastAsia="等线" w:cs="Arial"/>
                  <w:color w:val="FF0000"/>
                </w:rPr>
                <w:t>Video_mt_ip_port</w:t>
              </w:r>
              <w:proofErr w:type="spellEnd"/>
            </w:ins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DFDAF" w14:textId="77777777" w:rsidR="00834079" w:rsidRDefault="00000000">
            <w:pPr>
              <w:pStyle w:val="21"/>
              <w:rPr>
                <w:ins w:id="35" w:author="w" w:date="2024-02-27T09:37:00Z"/>
                <w:rFonts w:eastAsia="等线" w:cs="Arial"/>
                <w:color w:val="FF0000"/>
              </w:rPr>
            </w:pPr>
            <w:ins w:id="36" w:author="w" w:date="2024-02-27T09:37:00Z">
              <w:r>
                <w:rPr>
                  <w:rFonts w:eastAsia="等线" w:cs="Arial" w:hint="eastAsia"/>
                  <w:color w:val="FF0000"/>
                </w:rPr>
                <w:t>Char</w:t>
              </w:r>
            </w:ins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9FF30" w14:textId="77777777" w:rsidR="00834079" w:rsidRDefault="00000000">
            <w:pPr>
              <w:pStyle w:val="21"/>
              <w:rPr>
                <w:ins w:id="37" w:author="w" w:date="2024-02-27T09:37:00Z"/>
                <w:rFonts w:eastAsia="等线" w:cs="Arial"/>
                <w:color w:val="FF0000"/>
              </w:rPr>
            </w:pPr>
            <w:ins w:id="38" w:author="w" w:date="2024-02-27T09:37:00Z">
              <w:r>
                <w:rPr>
                  <w:rFonts w:eastAsia="等线" w:cs="Arial" w:hint="eastAsia"/>
                  <w:color w:val="FF0000"/>
                </w:rPr>
                <w:t>2</w:t>
              </w:r>
            </w:ins>
            <w:r>
              <w:rPr>
                <w:rFonts w:eastAsia="等线" w:cs="Arial" w:hint="eastAsia"/>
                <w:color w:val="FF0000"/>
              </w:rPr>
              <w:t>5</w:t>
            </w:r>
          </w:p>
        </w:tc>
        <w:tc>
          <w:tcPr>
            <w:tcW w:w="4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F9B65" w14:textId="77777777" w:rsidR="00834079" w:rsidRDefault="00000000">
            <w:pPr>
              <w:pStyle w:val="21"/>
              <w:rPr>
                <w:ins w:id="39" w:author="w" w:date="2024-02-27T09:37:00Z"/>
                <w:rFonts w:eastAsia="等线" w:cs="Arial"/>
                <w:color w:val="FF0000"/>
              </w:rPr>
            </w:pPr>
            <w:r>
              <w:rPr>
                <w:rFonts w:eastAsia="等线" w:cs="Arial"/>
                <w:color w:val="000000"/>
              </w:rPr>
              <w:t>R</w:t>
            </w:r>
            <w:r>
              <w:rPr>
                <w:rFonts w:eastAsia="等线" w:cs="Arial" w:hint="eastAsia"/>
                <w:color w:val="000000"/>
              </w:rPr>
              <w:t>eserved</w:t>
            </w:r>
          </w:p>
        </w:tc>
      </w:tr>
      <w:tr w:rsidR="00834079" w14:paraId="786A9641" w14:textId="77777777">
        <w:trPr>
          <w:trHeight w:val="348"/>
          <w:ins w:id="40" w:author="w" w:date="2024-02-27T09:37:00Z"/>
        </w:trPr>
        <w:tc>
          <w:tcPr>
            <w:tcW w:w="21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7912C" w14:textId="77777777" w:rsidR="00834079" w:rsidRDefault="00000000">
            <w:pPr>
              <w:pStyle w:val="21"/>
              <w:rPr>
                <w:ins w:id="41" w:author="w" w:date="2024-02-27T09:37:00Z"/>
                <w:rFonts w:eastAsia="等线" w:cs="Arial"/>
                <w:color w:val="FF0000"/>
              </w:rPr>
            </w:pPr>
            <w:proofErr w:type="spellStart"/>
            <w:ins w:id="42" w:author="w" w:date="2024-02-27T09:37:00Z">
              <w:r>
                <w:rPr>
                  <w:rFonts w:eastAsia="等线" w:cs="Arial" w:hint="eastAsia"/>
                  <w:color w:val="FF0000"/>
                </w:rPr>
                <w:t>Audio</w:t>
              </w:r>
              <w:r>
                <w:rPr>
                  <w:rFonts w:eastAsia="等线" w:cs="Arial"/>
                  <w:color w:val="FF0000"/>
                </w:rPr>
                <w:t>_mt_st_name</w:t>
              </w:r>
              <w:proofErr w:type="spellEnd"/>
            </w:ins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927E4" w14:textId="77777777" w:rsidR="00834079" w:rsidRDefault="00000000">
            <w:pPr>
              <w:pStyle w:val="21"/>
              <w:rPr>
                <w:ins w:id="43" w:author="w" w:date="2024-02-27T09:37:00Z"/>
                <w:rFonts w:eastAsia="等线" w:cs="Arial"/>
                <w:color w:val="FF0000"/>
              </w:rPr>
            </w:pPr>
            <w:ins w:id="44" w:author="w" w:date="2024-02-27T09:37:00Z">
              <w:r>
                <w:rPr>
                  <w:rFonts w:eastAsia="等线" w:cs="Arial" w:hint="eastAsia"/>
                  <w:color w:val="FF0000"/>
                </w:rPr>
                <w:t>C</w:t>
              </w:r>
              <w:r>
                <w:rPr>
                  <w:rFonts w:eastAsia="等线" w:cs="Arial"/>
                  <w:color w:val="FF0000"/>
                </w:rPr>
                <w:t>har</w:t>
              </w:r>
            </w:ins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C26AC" w14:textId="77777777" w:rsidR="00834079" w:rsidRDefault="00000000">
            <w:pPr>
              <w:pStyle w:val="21"/>
              <w:rPr>
                <w:ins w:id="45" w:author="w" w:date="2024-02-27T09:37:00Z"/>
                <w:rFonts w:eastAsia="等线" w:cs="Arial"/>
                <w:color w:val="FF0000"/>
              </w:rPr>
            </w:pPr>
            <w:ins w:id="46" w:author="w" w:date="2024-02-27T09:37:00Z">
              <w:r>
                <w:rPr>
                  <w:rFonts w:eastAsia="等线" w:cs="Arial" w:hint="eastAsia"/>
                  <w:color w:val="FF0000"/>
                </w:rPr>
                <w:t>2</w:t>
              </w:r>
              <w:r>
                <w:rPr>
                  <w:rFonts w:eastAsia="等线" w:cs="Arial"/>
                  <w:color w:val="FF0000"/>
                </w:rPr>
                <w:t>5</w:t>
              </w:r>
            </w:ins>
          </w:p>
        </w:tc>
        <w:tc>
          <w:tcPr>
            <w:tcW w:w="4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49450" w14:textId="77777777" w:rsidR="00834079" w:rsidRDefault="00000000">
            <w:pPr>
              <w:pStyle w:val="21"/>
              <w:rPr>
                <w:ins w:id="47" w:author="w" w:date="2024-02-27T09:37:00Z"/>
                <w:rFonts w:eastAsia="等线" w:cs="Arial"/>
                <w:color w:val="FF0000"/>
              </w:rPr>
            </w:pPr>
            <w:r>
              <w:rPr>
                <w:rFonts w:eastAsia="等线" w:cs="Arial"/>
                <w:color w:val="000000"/>
              </w:rPr>
              <w:t>R</w:t>
            </w:r>
            <w:r>
              <w:rPr>
                <w:rFonts w:eastAsia="等线" w:cs="Arial" w:hint="eastAsia"/>
                <w:color w:val="000000"/>
              </w:rPr>
              <w:t xml:space="preserve">eserved </w:t>
            </w:r>
            <w:r>
              <w:rPr>
                <w:rFonts w:eastAsia="等线" w:cs="Arial" w:hint="eastAsia"/>
                <w:color w:val="000000"/>
              </w:rPr>
              <w:t>（</w:t>
            </w:r>
            <w:r>
              <w:rPr>
                <w:rFonts w:eastAsia="等线" w:cs="Arial" w:hint="eastAsia"/>
                <w:color w:val="000000"/>
              </w:rPr>
              <w:t>IPE970 is the same as hostname</w:t>
            </w:r>
            <w:r>
              <w:rPr>
                <w:rFonts w:eastAsia="等线" w:cs="Arial" w:hint="eastAsia"/>
                <w:color w:val="000000"/>
              </w:rPr>
              <w:t>）</w:t>
            </w:r>
          </w:p>
        </w:tc>
      </w:tr>
      <w:tr w:rsidR="00834079" w14:paraId="09128C68" w14:textId="77777777">
        <w:trPr>
          <w:trHeight w:val="268"/>
          <w:ins w:id="48" w:author="w" w:date="2024-02-27T09:37:00Z"/>
        </w:trPr>
        <w:tc>
          <w:tcPr>
            <w:tcW w:w="21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3299C" w14:textId="77777777" w:rsidR="00834079" w:rsidRDefault="00000000">
            <w:pPr>
              <w:pStyle w:val="21"/>
              <w:rPr>
                <w:ins w:id="49" w:author="w" w:date="2024-02-27T09:37:00Z"/>
                <w:rFonts w:eastAsia="等线" w:cs="Arial"/>
                <w:color w:val="FF0000"/>
                <w:highlight w:val="yellow"/>
              </w:rPr>
            </w:pPr>
            <w:proofErr w:type="spellStart"/>
            <w:ins w:id="50" w:author="w" w:date="2024-02-27T09:37:00Z">
              <w:r>
                <w:rPr>
                  <w:rFonts w:eastAsia="等线" w:cs="Arial"/>
                  <w:color w:val="FF0000"/>
                </w:rPr>
                <w:t>Aud</w:t>
              </w:r>
              <w:r>
                <w:rPr>
                  <w:rFonts w:eastAsia="等线" w:cs="Arial" w:hint="eastAsia"/>
                  <w:color w:val="FF0000"/>
                </w:rPr>
                <w:t>i</w:t>
              </w:r>
              <w:r>
                <w:rPr>
                  <w:rFonts w:eastAsia="等线" w:cs="Arial"/>
                  <w:color w:val="FF0000"/>
                </w:rPr>
                <w:t>o_mt_ip_port</w:t>
              </w:r>
              <w:proofErr w:type="spellEnd"/>
            </w:ins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01205" w14:textId="77777777" w:rsidR="00834079" w:rsidRDefault="00000000">
            <w:pPr>
              <w:pStyle w:val="21"/>
              <w:rPr>
                <w:ins w:id="51" w:author="w" w:date="2024-02-27T09:37:00Z"/>
                <w:rFonts w:eastAsia="等线" w:cs="Arial"/>
                <w:color w:val="FF0000"/>
                <w:highlight w:val="yellow"/>
              </w:rPr>
            </w:pPr>
            <w:ins w:id="52" w:author="w" w:date="2024-02-27T09:37:00Z">
              <w:r>
                <w:rPr>
                  <w:rFonts w:eastAsia="等线" w:cs="Arial" w:hint="eastAsia"/>
                  <w:color w:val="FF0000"/>
                </w:rPr>
                <w:t>Char</w:t>
              </w:r>
            </w:ins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04D8B" w14:textId="77777777" w:rsidR="00834079" w:rsidRDefault="00000000">
            <w:pPr>
              <w:pStyle w:val="21"/>
              <w:rPr>
                <w:ins w:id="53" w:author="w" w:date="2024-02-27T09:37:00Z"/>
                <w:rFonts w:eastAsia="等线" w:cs="Arial"/>
                <w:color w:val="FF0000"/>
                <w:highlight w:val="yellow"/>
              </w:rPr>
            </w:pPr>
            <w:ins w:id="54" w:author="w" w:date="2024-02-27T09:37:00Z">
              <w:r>
                <w:rPr>
                  <w:rFonts w:eastAsia="等线" w:cs="Arial" w:hint="eastAsia"/>
                  <w:color w:val="FF0000"/>
                </w:rPr>
                <w:t>2</w:t>
              </w:r>
            </w:ins>
            <w:r>
              <w:rPr>
                <w:rFonts w:eastAsia="等线" w:cs="Arial" w:hint="eastAsia"/>
                <w:color w:val="FF0000"/>
              </w:rPr>
              <w:t>5</w:t>
            </w:r>
          </w:p>
        </w:tc>
        <w:tc>
          <w:tcPr>
            <w:tcW w:w="4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B8D90" w14:textId="77777777" w:rsidR="00834079" w:rsidRDefault="00000000">
            <w:pPr>
              <w:pStyle w:val="21"/>
              <w:rPr>
                <w:ins w:id="55" w:author="w" w:date="2024-02-27T09:37:00Z"/>
                <w:rFonts w:eastAsia="等线" w:cs="Arial"/>
                <w:color w:val="FF0000"/>
                <w:highlight w:val="yellow"/>
              </w:rPr>
            </w:pPr>
            <w:r>
              <w:rPr>
                <w:rFonts w:eastAsia="等线" w:cs="Arial"/>
                <w:color w:val="000000"/>
              </w:rPr>
              <w:t>R</w:t>
            </w:r>
            <w:r>
              <w:rPr>
                <w:rFonts w:eastAsia="等线" w:cs="Arial" w:hint="eastAsia"/>
                <w:color w:val="000000"/>
              </w:rPr>
              <w:t>eserved</w:t>
            </w:r>
          </w:p>
        </w:tc>
      </w:tr>
    </w:tbl>
    <w:p w14:paraId="27A12303" w14:textId="77777777" w:rsidR="00834079" w:rsidRDefault="00834079">
      <w:pPr>
        <w:pStyle w:val="21"/>
        <w:jc w:val="left"/>
        <w:rPr>
          <w:rFonts w:cs="Arial"/>
          <w:color w:val="000000" w:themeColor="text1"/>
        </w:rPr>
      </w:pPr>
    </w:p>
    <w:p w14:paraId="6BC8EA87" w14:textId="77777777" w:rsidR="00834079" w:rsidRDefault="00000000">
      <w:pPr>
        <w:pStyle w:val="21"/>
        <w:jc w:val="left"/>
        <w:rPr>
          <w:ins w:id="56" w:author="w" w:date="2024-02-27T09:38:00Z"/>
          <w:rFonts w:cs="Arial"/>
          <w:color w:val="000000" w:themeColor="text1"/>
        </w:rPr>
      </w:pPr>
      <w:ins w:id="57" w:author="w" w:date="2024-02-27T09:38:00Z">
        <w:r>
          <w:rPr>
            <w:rFonts w:cs="Arial" w:hint="eastAsia"/>
            <w:color w:val="000000" w:themeColor="text1"/>
          </w:rPr>
          <w:t>Note:</w:t>
        </w:r>
        <w:r>
          <w:rPr>
            <w:rFonts w:cs="Arial"/>
            <w:color w:val="000000" w:themeColor="text1"/>
          </w:rPr>
          <w:t xml:space="preserve"> </w:t>
        </w:r>
      </w:ins>
    </w:p>
    <w:p w14:paraId="15DA1EFA" w14:textId="6A272618" w:rsidR="00834079" w:rsidRDefault="00000000">
      <w:pPr>
        <w:pStyle w:val="21"/>
        <w:jc w:val="left"/>
        <w:rPr>
          <w:rFonts w:cs="Arial"/>
        </w:rPr>
      </w:pPr>
      <w:ins w:id="58" w:author="w" w:date="2024-02-27T09:38:00Z">
        <w:r>
          <w:rPr>
            <w:rFonts w:cs="Arial"/>
            <w:color w:val="000000" w:themeColor="text1"/>
          </w:rPr>
          <w:t>1.</w:t>
        </w:r>
        <w:r>
          <w:rPr>
            <w:rFonts w:cs="Arial"/>
            <w:color w:val="000000" w:themeColor="text1"/>
          </w:rPr>
          <w:tab/>
        </w:r>
        <w:r>
          <w:rPr>
            <w:rFonts w:cs="Arial"/>
            <w:color w:val="000000" w:themeColor="text1"/>
            <w:highlight w:val="yellow"/>
          </w:rPr>
          <w:t>device name aka true name</w:t>
        </w:r>
        <w:r>
          <w:rPr>
            <w:rFonts w:cs="Arial"/>
            <w:color w:val="000000" w:themeColor="text1"/>
          </w:rPr>
          <w:t xml:space="preserve"> refers to “Model name-MAC address”, </w:t>
        </w:r>
        <w:r>
          <w:rPr>
            <w:rFonts w:cs="Arial" w:hint="eastAsia"/>
            <w:color w:val="000000" w:themeColor="text1"/>
          </w:rPr>
          <w:t>for</w:t>
        </w:r>
        <w:r>
          <w:rPr>
            <w:rFonts w:cs="Arial"/>
            <w:color w:val="000000" w:themeColor="text1"/>
          </w:rPr>
          <w:t xml:space="preserve"> example: IPE9</w:t>
        </w:r>
      </w:ins>
      <w:r>
        <w:rPr>
          <w:rFonts w:cs="Arial" w:hint="eastAsia"/>
          <w:color w:val="FF0000"/>
        </w:rPr>
        <w:t>7</w:t>
      </w:r>
      <w:ins w:id="59" w:author="w" w:date="2024-02-27T09:38:00Z">
        <w:r>
          <w:rPr>
            <w:rFonts w:cs="Arial"/>
            <w:color w:val="000000" w:themeColor="text1"/>
          </w:rPr>
          <w:t>0-</w:t>
        </w:r>
        <w:r>
          <w:rPr>
            <w:rFonts w:cs="Arial"/>
            <w:color w:val="000000" w:themeColor="text1"/>
          </w:rPr>
          <w:lastRenderedPageBreak/>
          <w:t>0123456789AB</w:t>
        </w:r>
        <w:r>
          <w:rPr>
            <w:rFonts w:cs="Arial" w:hint="eastAsia"/>
            <w:color w:val="000000" w:themeColor="text1"/>
          </w:rPr>
          <w:t>.</w:t>
        </w:r>
      </w:ins>
      <w:r w:rsidR="006E007A">
        <w:rPr>
          <w:rFonts w:cs="Arial"/>
          <w:color w:val="000000" w:themeColor="text1"/>
        </w:rPr>
        <w:t>The device name, or true name, refers to the format “Model name</w:t>
      </w:r>
      <w:ins w:id="60" w:author="w" w:date="2024-02-27T09:38:00Z">
        <w:r>
          <w:rPr>
            <w:rFonts w:cs="Arial" w:hint="eastAsia"/>
            <w:color w:val="000000" w:themeColor="text1"/>
          </w:rPr>
          <w:t>-</w:t>
        </w:r>
        <w:r>
          <w:rPr>
            <w:rFonts w:cs="Arial"/>
            <w:color w:val="000000" w:themeColor="text1"/>
          </w:rPr>
          <w:t>MAC</w:t>
        </w:r>
      </w:ins>
      <w:r w:rsidR="006E007A">
        <w:rPr>
          <w:rFonts w:cs="Arial"/>
          <w:color w:val="000000" w:themeColor="text1"/>
        </w:rPr>
        <w:t xml:space="preserve"> address”, for Example: </w:t>
      </w:r>
      <w:ins w:id="61" w:author="w" w:date="2024-02-27T09:38:00Z">
        <w:r>
          <w:rPr>
            <w:rFonts w:cs="Arial"/>
            <w:color w:val="000000" w:themeColor="text1"/>
          </w:rPr>
          <w:t>IPE9</w:t>
        </w:r>
      </w:ins>
      <w:r>
        <w:rPr>
          <w:rFonts w:cs="Arial" w:hint="eastAsia"/>
          <w:color w:val="FF0000"/>
        </w:rPr>
        <w:t>7</w:t>
      </w:r>
      <w:ins w:id="62" w:author="w" w:date="2024-02-27T09:38:00Z">
        <w:r>
          <w:rPr>
            <w:rFonts w:cs="Arial"/>
            <w:color w:val="000000" w:themeColor="text1"/>
          </w:rPr>
          <w:t>0-0123456789AB</w:t>
        </w:r>
        <w:r>
          <w:rPr>
            <w:rFonts w:cs="Arial" w:hint="eastAsia"/>
            <w:color w:val="000000" w:themeColor="text1"/>
          </w:rPr>
          <w:t>。</w:t>
        </w:r>
      </w:ins>
    </w:p>
    <w:sectPr w:rsidR="00834079">
      <w:footerReference w:type="default" r:id="rId10"/>
      <w:type w:val="continuous"/>
      <w:pgSz w:w="11906" w:h="16838"/>
      <w:pgMar w:top="1151" w:right="1418" w:bottom="1151" w:left="1418" w:header="851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06BE4" w14:textId="77777777" w:rsidR="00CF71AA" w:rsidRDefault="00CF71AA">
      <w:r>
        <w:separator/>
      </w:r>
    </w:p>
  </w:endnote>
  <w:endnote w:type="continuationSeparator" w:id="0">
    <w:p w14:paraId="550EE593" w14:textId="77777777" w:rsidR="00CF71AA" w:rsidRDefault="00CF7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6848171"/>
    </w:sdtPr>
    <w:sdtContent>
      <w:p w14:paraId="26EF1AA1" w14:textId="77777777" w:rsidR="00834079" w:rsidRDefault="00000000">
        <w:pPr>
          <w:pStyle w:val="ad"/>
          <w:jc w:val="center"/>
        </w:pPr>
        <w:r>
          <w:rPr>
            <w:rFonts w:ascii="Arial" w:hAnsi="Arial" w:cs="Arial"/>
            <w:sz w:val="16"/>
          </w:rPr>
          <w:fldChar w:fldCharType="begin"/>
        </w:r>
        <w:r>
          <w:rPr>
            <w:rFonts w:ascii="Arial" w:hAnsi="Arial" w:cs="Arial"/>
            <w:sz w:val="16"/>
          </w:rPr>
          <w:instrText xml:space="preserve"> PAGE   \* MERGEFORMAT </w:instrText>
        </w:r>
        <w:r>
          <w:rPr>
            <w:rFonts w:ascii="Arial" w:hAnsi="Arial" w:cs="Arial"/>
            <w:sz w:val="16"/>
          </w:rPr>
          <w:fldChar w:fldCharType="separate"/>
        </w:r>
        <w:r>
          <w:rPr>
            <w:rFonts w:ascii="Arial" w:hAnsi="Arial" w:cs="Arial"/>
            <w:sz w:val="16"/>
            <w:lang w:val="zh-CN"/>
          </w:rPr>
          <w:t>2</w:t>
        </w:r>
        <w:r>
          <w:rPr>
            <w:rFonts w:ascii="Arial" w:hAnsi="Arial" w:cs="Arial"/>
            <w:sz w:val="16"/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9A3C2" w14:textId="77777777" w:rsidR="00CF71AA" w:rsidRDefault="00CF71AA">
      <w:r>
        <w:separator/>
      </w:r>
    </w:p>
  </w:footnote>
  <w:footnote w:type="continuationSeparator" w:id="0">
    <w:p w14:paraId="196D0868" w14:textId="77777777" w:rsidR="00CF71AA" w:rsidRDefault="00CF7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BC6"/>
    <w:multiLevelType w:val="multilevel"/>
    <w:tmpl w:val="02CF7BC6"/>
    <w:lvl w:ilvl="0">
      <w:start w:val="1"/>
      <w:numFmt w:val="decimal"/>
      <w:lvlText w:val="%1"/>
      <w:lvlJc w:val="left"/>
      <w:pPr>
        <w:ind w:left="398" w:hanging="39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8" w:hanging="39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403D24AE"/>
    <w:multiLevelType w:val="multilevel"/>
    <w:tmpl w:val="403D24A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5F2B412D"/>
    <w:multiLevelType w:val="multilevel"/>
    <w:tmpl w:val="5F2B412D"/>
    <w:lvl w:ilvl="0">
      <w:start w:val="1"/>
      <w:numFmt w:val="upperLetter"/>
      <w:lvlText w:val="%1)"/>
      <w:lvlJc w:val="left"/>
      <w:pPr>
        <w:ind w:left="360" w:hanging="360"/>
      </w:pPr>
      <w:rPr>
        <w:rFonts w:ascii="Arial" w:hAnsi="Arial" w:cs="Arial" w:hint="default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11111299">
    <w:abstractNumId w:val="0"/>
  </w:num>
  <w:num w:numId="2" w16cid:durableId="1667319077">
    <w:abstractNumId w:val="2"/>
  </w:num>
  <w:num w:numId="3" w16cid:durableId="88915049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">
    <w15:presenceInfo w15:providerId="None" w15:userId="w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NiZmRlYTFmOTg5MGMwZWU2NGZhZTlmMTRiNDk3ZjAifQ=="/>
  </w:docVars>
  <w:rsids>
    <w:rsidRoot w:val="002F051D"/>
    <w:rsid w:val="00001CF0"/>
    <w:rsid w:val="000022F4"/>
    <w:rsid w:val="000044A5"/>
    <w:rsid w:val="00006E05"/>
    <w:rsid w:val="00011971"/>
    <w:rsid w:val="00042573"/>
    <w:rsid w:val="0004595A"/>
    <w:rsid w:val="00047E3C"/>
    <w:rsid w:val="00064BEC"/>
    <w:rsid w:val="000779DA"/>
    <w:rsid w:val="0008123B"/>
    <w:rsid w:val="00081872"/>
    <w:rsid w:val="00093634"/>
    <w:rsid w:val="00096795"/>
    <w:rsid w:val="000A1B7E"/>
    <w:rsid w:val="000A6A76"/>
    <w:rsid w:val="000B21F9"/>
    <w:rsid w:val="000B5C07"/>
    <w:rsid w:val="000C593D"/>
    <w:rsid w:val="000D1FE8"/>
    <w:rsid w:val="000E1661"/>
    <w:rsid w:val="000F793E"/>
    <w:rsid w:val="00101290"/>
    <w:rsid w:val="00106F67"/>
    <w:rsid w:val="001113E3"/>
    <w:rsid w:val="00117714"/>
    <w:rsid w:val="00120BF3"/>
    <w:rsid w:val="00134562"/>
    <w:rsid w:val="001715D4"/>
    <w:rsid w:val="00176DCF"/>
    <w:rsid w:val="001771CD"/>
    <w:rsid w:val="00177ECC"/>
    <w:rsid w:val="001839CE"/>
    <w:rsid w:val="00184631"/>
    <w:rsid w:val="001A0E2E"/>
    <w:rsid w:val="001C1C6F"/>
    <w:rsid w:val="001C3842"/>
    <w:rsid w:val="001C3CF4"/>
    <w:rsid w:val="001D016C"/>
    <w:rsid w:val="001D5F64"/>
    <w:rsid w:val="001D7B24"/>
    <w:rsid w:val="001E4FE4"/>
    <w:rsid w:val="002068D4"/>
    <w:rsid w:val="002122B5"/>
    <w:rsid w:val="00214C4C"/>
    <w:rsid w:val="00245BDA"/>
    <w:rsid w:val="00246CDF"/>
    <w:rsid w:val="0024799B"/>
    <w:rsid w:val="002766DA"/>
    <w:rsid w:val="00292862"/>
    <w:rsid w:val="00295667"/>
    <w:rsid w:val="002A00C3"/>
    <w:rsid w:val="002B2383"/>
    <w:rsid w:val="002C54C8"/>
    <w:rsid w:val="002D51A6"/>
    <w:rsid w:val="002D5597"/>
    <w:rsid w:val="002E0561"/>
    <w:rsid w:val="002F051D"/>
    <w:rsid w:val="00313403"/>
    <w:rsid w:val="00315A9F"/>
    <w:rsid w:val="00316317"/>
    <w:rsid w:val="00316F30"/>
    <w:rsid w:val="00321A4D"/>
    <w:rsid w:val="003307F9"/>
    <w:rsid w:val="003371F9"/>
    <w:rsid w:val="00342078"/>
    <w:rsid w:val="00342792"/>
    <w:rsid w:val="00342D95"/>
    <w:rsid w:val="0034603A"/>
    <w:rsid w:val="00350739"/>
    <w:rsid w:val="00360504"/>
    <w:rsid w:val="0036090A"/>
    <w:rsid w:val="00361930"/>
    <w:rsid w:val="0036487A"/>
    <w:rsid w:val="0037296A"/>
    <w:rsid w:val="003734B6"/>
    <w:rsid w:val="00375DF3"/>
    <w:rsid w:val="00382526"/>
    <w:rsid w:val="00391082"/>
    <w:rsid w:val="003A64BD"/>
    <w:rsid w:val="003B04AC"/>
    <w:rsid w:val="003B2ECB"/>
    <w:rsid w:val="003C0A76"/>
    <w:rsid w:val="003C1BED"/>
    <w:rsid w:val="003C6ABC"/>
    <w:rsid w:val="003D4404"/>
    <w:rsid w:val="003F0D68"/>
    <w:rsid w:val="003F32AA"/>
    <w:rsid w:val="004119F5"/>
    <w:rsid w:val="00414846"/>
    <w:rsid w:val="00421B6E"/>
    <w:rsid w:val="00422FA1"/>
    <w:rsid w:val="00436445"/>
    <w:rsid w:val="00445F2B"/>
    <w:rsid w:val="00451050"/>
    <w:rsid w:val="00463625"/>
    <w:rsid w:val="00472E58"/>
    <w:rsid w:val="00494141"/>
    <w:rsid w:val="0049704E"/>
    <w:rsid w:val="004A0055"/>
    <w:rsid w:val="004A029B"/>
    <w:rsid w:val="004A33E2"/>
    <w:rsid w:val="004B1D08"/>
    <w:rsid w:val="004B3B44"/>
    <w:rsid w:val="004C3F1D"/>
    <w:rsid w:val="004E45F1"/>
    <w:rsid w:val="004F164A"/>
    <w:rsid w:val="004F34ED"/>
    <w:rsid w:val="004F5133"/>
    <w:rsid w:val="0051066E"/>
    <w:rsid w:val="00511050"/>
    <w:rsid w:val="00515408"/>
    <w:rsid w:val="00535EF1"/>
    <w:rsid w:val="005462AE"/>
    <w:rsid w:val="005531A1"/>
    <w:rsid w:val="0055615C"/>
    <w:rsid w:val="005671CE"/>
    <w:rsid w:val="0057195C"/>
    <w:rsid w:val="00574BA9"/>
    <w:rsid w:val="00581D4B"/>
    <w:rsid w:val="005849C2"/>
    <w:rsid w:val="00587D7B"/>
    <w:rsid w:val="005A108A"/>
    <w:rsid w:val="005A6F25"/>
    <w:rsid w:val="005B357B"/>
    <w:rsid w:val="005B3E2A"/>
    <w:rsid w:val="005D0741"/>
    <w:rsid w:val="005D0E98"/>
    <w:rsid w:val="005D48D8"/>
    <w:rsid w:val="005E2E6A"/>
    <w:rsid w:val="005F41EE"/>
    <w:rsid w:val="005F441F"/>
    <w:rsid w:val="005F48BD"/>
    <w:rsid w:val="006019C8"/>
    <w:rsid w:val="00605AA2"/>
    <w:rsid w:val="00616B2D"/>
    <w:rsid w:val="00624CBE"/>
    <w:rsid w:val="00625426"/>
    <w:rsid w:val="00630922"/>
    <w:rsid w:val="00641A10"/>
    <w:rsid w:val="0064213B"/>
    <w:rsid w:val="00644ABE"/>
    <w:rsid w:val="00647A03"/>
    <w:rsid w:val="006705B6"/>
    <w:rsid w:val="00675567"/>
    <w:rsid w:val="006770ED"/>
    <w:rsid w:val="00680588"/>
    <w:rsid w:val="00690565"/>
    <w:rsid w:val="0069065C"/>
    <w:rsid w:val="00693240"/>
    <w:rsid w:val="006958BD"/>
    <w:rsid w:val="00697D8C"/>
    <w:rsid w:val="006A76BE"/>
    <w:rsid w:val="006A7C47"/>
    <w:rsid w:val="006C173E"/>
    <w:rsid w:val="006C5F0A"/>
    <w:rsid w:val="006D3DA1"/>
    <w:rsid w:val="006D52A1"/>
    <w:rsid w:val="006E007A"/>
    <w:rsid w:val="006E03AC"/>
    <w:rsid w:val="006E29AC"/>
    <w:rsid w:val="006E7809"/>
    <w:rsid w:val="006F0237"/>
    <w:rsid w:val="006F36D1"/>
    <w:rsid w:val="0070387B"/>
    <w:rsid w:val="00705DE2"/>
    <w:rsid w:val="00713A33"/>
    <w:rsid w:val="00715784"/>
    <w:rsid w:val="00721BD6"/>
    <w:rsid w:val="0072422E"/>
    <w:rsid w:val="0072459F"/>
    <w:rsid w:val="00733520"/>
    <w:rsid w:val="007516A3"/>
    <w:rsid w:val="00761F67"/>
    <w:rsid w:val="00772B7E"/>
    <w:rsid w:val="00783C16"/>
    <w:rsid w:val="00786EAD"/>
    <w:rsid w:val="007977C9"/>
    <w:rsid w:val="007A10A1"/>
    <w:rsid w:val="007B065B"/>
    <w:rsid w:val="007B1C89"/>
    <w:rsid w:val="007B2A81"/>
    <w:rsid w:val="007C1D55"/>
    <w:rsid w:val="007C444C"/>
    <w:rsid w:val="007C4712"/>
    <w:rsid w:val="007E53CC"/>
    <w:rsid w:val="007F141A"/>
    <w:rsid w:val="007F548F"/>
    <w:rsid w:val="00800C7C"/>
    <w:rsid w:val="008048F7"/>
    <w:rsid w:val="008060F5"/>
    <w:rsid w:val="00807251"/>
    <w:rsid w:val="008107AA"/>
    <w:rsid w:val="008132F4"/>
    <w:rsid w:val="00817337"/>
    <w:rsid w:val="00817BA2"/>
    <w:rsid w:val="00834079"/>
    <w:rsid w:val="008355B8"/>
    <w:rsid w:val="00840C01"/>
    <w:rsid w:val="00843445"/>
    <w:rsid w:val="00861634"/>
    <w:rsid w:val="00864D53"/>
    <w:rsid w:val="00867F75"/>
    <w:rsid w:val="008702C3"/>
    <w:rsid w:val="00870D46"/>
    <w:rsid w:val="00871E30"/>
    <w:rsid w:val="00880AFC"/>
    <w:rsid w:val="00893618"/>
    <w:rsid w:val="008A121B"/>
    <w:rsid w:val="008A1343"/>
    <w:rsid w:val="008A2FFA"/>
    <w:rsid w:val="008B2D27"/>
    <w:rsid w:val="008B4D4D"/>
    <w:rsid w:val="008C08D7"/>
    <w:rsid w:val="008C1387"/>
    <w:rsid w:val="008C5EAC"/>
    <w:rsid w:val="008D04F5"/>
    <w:rsid w:val="008D159E"/>
    <w:rsid w:val="008E027E"/>
    <w:rsid w:val="008E5B62"/>
    <w:rsid w:val="008E6345"/>
    <w:rsid w:val="008F008E"/>
    <w:rsid w:val="008F0EE7"/>
    <w:rsid w:val="008F1591"/>
    <w:rsid w:val="008F4650"/>
    <w:rsid w:val="008F5E93"/>
    <w:rsid w:val="008F7A79"/>
    <w:rsid w:val="0090421E"/>
    <w:rsid w:val="00913043"/>
    <w:rsid w:val="00925DAF"/>
    <w:rsid w:val="00934A45"/>
    <w:rsid w:val="00942605"/>
    <w:rsid w:val="00951E17"/>
    <w:rsid w:val="00954CB1"/>
    <w:rsid w:val="00955D42"/>
    <w:rsid w:val="00957DBA"/>
    <w:rsid w:val="00962590"/>
    <w:rsid w:val="00970FC7"/>
    <w:rsid w:val="0097720C"/>
    <w:rsid w:val="00983139"/>
    <w:rsid w:val="00987DBA"/>
    <w:rsid w:val="00997BEE"/>
    <w:rsid w:val="009A20C3"/>
    <w:rsid w:val="009A5D1D"/>
    <w:rsid w:val="009A5FC6"/>
    <w:rsid w:val="009B4E7A"/>
    <w:rsid w:val="009C13A0"/>
    <w:rsid w:val="009C5147"/>
    <w:rsid w:val="009E0FD4"/>
    <w:rsid w:val="009F0049"/>
    <w:rsid w:val="009F7922"/>
    <w:rsid w:val="00A06150"/>
    <w:rsid w:val="00A2309C"/>
    <w:rsid w:val="00A25336"/>
    <w:rsid w:val="00A265CF"/>
    <w:rsid w:val="00A273CC"/>
    <w:rsid w:val="00A30BD9"/>
    <w:rsid w:val="00A46628"/>
    <w:rsid w:val="00A8258F"/>
    <w:rsid w:val="00A83F03"/>
    <w:rsid w:val="00A87279"/>
    <w:rsid w:val="00AA3423"/>
    <w:rsid w:val="00AB0D0A"/>
    <w:rsid w:val="00AB26E3"/>
    <w:rsid w:val="00AB3728"/>
    <w:rsid w:val="00AC725E"/>
    <w:rsid w:val="00AD2A13"/>
    <w:rsid w:val="00AF48AA"/>
    <w:rsid w:val="00AF5344"/>
    <w:rsid w:val="00B006C7"/>
    <w:rsid w:val="00B04F24"/>
    <w:rsid w:val="00B12021"/>
    <w:rsid w:val="00B13CEF"/>
    <w:rsid w:val="00B14774"/>
    <w:rsid w:val="00B14A6B"/>
    <w:rsid w:val="00B204BB"/>
    <w:rsid w:val="00B22B54"/>
    <w:rsid w:val="00B31D4A"/>
    <w:rsid w:val="00B34A5C"/>
    <w:rsid w:val="00B450F6"/>
    <w:rsid w:val="00B52B1F"/>
    <w:rsid w:val="00B55B2A"/>
    <w:rsid w:val="00B606C3"/>
    <w:rsid w:val="00B63768"/>
    <w:rsid w:val="00B67E17"/>
    <w:rsid w:val="00B8148D"/>
    <w:rsid w:val="00B857D7"/>
    <w:rsid w:val="00B90177"/>
    <w:rsid w:val="00B9078B"/>
    <w:rsid w:val="00B976F9"/>
    <w:rsid w:val="00BA3E1A"/>
    <w:rsid w:val="00BA75DD"/>
    <w:rsid w:val="00BB1F5E"/>
    <w:rsid w:val="00BB2B1C"/>
    <w:rsid w:val="00BB7800"/>
    <w:rsid w:val="00BC402C"/>
    <w:rsid w:val="00BC5233"/>
    <w:rsid w:val="00BC75AA"/>
    <w:rsid w:val="00BD28B3"/>
    <w:rsid w:val="00BF0A8A"/>
    <w:rsid w:val="00C04062"/>
    <w:rsid w:val="00C061F8"/>
    <w:rsid w:val="00C118E1"/>
    <w:rsid w:val="00C173F8"/>
    <w:rsid w:val="00C33400"/>
    <w:rsid w:val="00C36E4E"/>
    <w:rsid w:val="00C41E04"/>
    <w:rsid w:val="00C502F6"/>
    <w:rsid w:val="00C52450"/>
    <w:rsid w:val="00C52D83"/>
    <w:rsid w:val="00C60653"/>
    <w:rsid w:val="00C60B49"/>
    <w:rsid w:val="00C627E7"/>
    <w:rsid w:val="00C63CCE"/>
    <w:rsid w:val="00C70AD7"/>
    <w:rsid w:val="00C73D54"/>
    <w:rsid w:val="00C80A0D"/>
    <w:rsid w:val="00CA28A5"/>
    <w:rsid w:val="00CB5CC4"/>
    <w:rsid w:val="00CB6125"/>
    <w:rsid w:val="00CC02E9"/>
    <w:rsid w:val="00CD27FC"/>
    <w:rsid w:val="00CF1922"/>
    <w:rsid w:val="00CF5DFD"/>
    <w:rsid w:val="00CF71AA"/>
    <w:rsid w:val="00D03734"/>
    <w:rsid w:val="00D1682A"/>
    <w:rsid w:val="00D234D1"/>
    <w:rsid w:val="00D315DB"/>
    <w:rsid w:val="00D351A1"/>
    <w:rsid w:val="00D42F5E"/>
    <w:rsid w:val="00D472B1"/>
    <w:rsid w:val="00D47996"/>
    <w:rsid w:val="00D47B42"/>
    <w:rsid w:val="00D5225C"/>
    <w:rsid w:val="00D53EF0"/>
    <w:rsid w:val="00D57DCB"/>
    <w:rsid w:val="00D60827"/>
    <w:rsid w:val="00D61FBA"/>
    <w:rsid w:val="00D660B1"/>
    <w:rsid w:val="00D71A55"/>
    <w:rsid w:val="00D84752"/>
    <w:rsid w:val="00D8730A"/>
    <w:rsid w:val="00D90AB2"/>
    <w:rsid w:val="00D95F0D"/>
    <w:rsid w:val="00D963C1"/>
    <w:rsid w:val="00DA0E78"/>
    <w:rsid w:val="00DA7557"/>
    <w:rsid w:val="00DB1202"/>
    <w:rsid w:val="00DB4221"/>
    <w:rsid w:val="00DB7CDB"/>
    <w:rsid w:val="00DC1055"/>
    <w:rsid w:val="00DD3D1A"/>
    <w:rsid w:val="00DD51F7"/>
    <w:rsid w:val="00DE0633"/>
    <w:rsid w:val="00DE1B71"/>
    <w:rsid w:val="00DF7859"/>
    <w:rsid w:val="00E03098"/>
    <w:rsid w:val="00E21425"/>
    <w:rsid w:val="00E312C8"/>
    <w:rsid w:val="00E32200"/>
    <w:rsid w:val="00E367EB"/>
    <w:rsid w:val="00E41184"/>
    <w:rsid w:val="00E4148F"/>
    <w:rsid w:val="00E41EA4"/>
    <w:rsid w:val="00E42BBB"/>
    <w:rsid w:val="00E42BC9"/>
    <w:rsid w:val="00E478B5"/>
    <w:rsid w:val="00E63D6B"/>
    <w:rsid w:val="00E64B39"/>
    <w:rsid w:val="00E67307"/>
    <w:rsid w:val="00E71591"/>
    <w:rsid w:val="00E8441C"/>
    <w:rsid w:val="00E86286"/>
    <w:rsid w:val="00E868C6"/>
    <w:rsid w:val="00E87545"/>
    <w:rsid w:val="00E94D34"/>
    <w:rsid w:val="00EA1472"/>
    <w:rsid w:val="00EB3B70"/>
    <w:rsid w:val="00F15424"/>
    <w:rsid w:val="00F20DD8"/>
    <w:rsid w:val="00F2235E"/>
    <w:rsid w:val="00F328A5"/>
    <w:rsid w:val="00F459C2"/>
    <w:rsid w:val="00F47824"/>
    <w:rsid w:val="00F51519"/>
    <w:rsid w:val="00F57049"/>
    <w:rsid w:val="00F60B65"/>
    <w:rsid w:val="00F718B4"/>
    <w:rsid w:val="00F83AC5"/>
    <w:rsid w:val="00F8700C"/>
    <w:rsid w:val="00F92036"/>
    <w:rsid w:val="00F942E2"/>
    <w:rsid w:val="00F95293"/>
    <w:rsid w:val="00F978A3"/>
    <w:rsid w:val="00FA0BAC"/>
    <w:rsid w:val="00FB5FFE"/>
    <w:rsid w:val="00FC10C1"/>
    <w:rsid w:val="00FE2EC8"/>
    <w:rsid w:val="00FE7FF2"/>
    <w:rsid w:val="00FF6B01"/>
    <w:rsid w:val="054C2E5A"/>
    <w:rsid w:val="060D6613"/>
    <w:rsid w:val="07D32DBE"/>
    <w:rsid w:val="095E4382"/>
    <w:rsid w:val="0A1B1EA2"/>
    <w:rsid w:val="0BF77294"/>
    <w:rsid w:val="0CA9628D"/>
    <w:rsid w:val="0DF35CFE"/>
    <w:rsid w:val="0FA337CA"/>
    <w:rsid w:val="10987A46"/>
    <w:rsid w:val="117E40A1"/>
    <w:rsid w:val="123C5F15"/>
    <w:rsid w:val="1246158E"/>
    <w:rsid w:val="128D78A5"/>
    <w:rsid w:val="14E97585"/>
    <w:rsid w:val="157B09F6"/>
    <w:rsid w:val="15EA18AF"/>
    <w:rsid w:val="18095B97"/>
    <w:rsid w:val="18F9568F"/>
    <w:rsid w:val="1AE85954"/>
    <w:rsid w:val="1C1711B4"/>
    <w:rsid w:val="1DDA5518"/>
    <w:rsid w:val="1E3F590D"/>
    <w:rsid w:val="1EE7665C"/>
    <w:rsid w:val="20585A63"/>
    <w:rsid w:val="20622A2D"/>
    <w:rsid w:val="22B858D8"/>
    <w:rsid w:val="24253CD8"/>
    <w:rsid w:val="243656BE"/>
    <w:rsid w:val="252460B9"/>
    <w:rsid w:val="256F175C"/>
    <w:rsid w:val="26134F17"/>
    <w:rsid w:val="2789249D"/>
    <w:rsid w:val="27CD577E"/>
    <w:rsid w:val="28402446"/>
    <w:rsid w:val="2C0E37A7"/>
    <w:rsid w:val="2D5A1547"/>
    <w:rsid w:val="2E485550"/>
    <w:rsid w:val="2E79432D"/>
    <w:rsid w:val="2EA64525"/>
    <w:rsid w:val="31E246C1"/>
    <w:rsid w:val="31E67F0D"/>
    <w:rsid w:val="32D40D66"/>
    <w:rsid w:val="33E244B2"/>
    <w:rsid w:val="34236E34"/>
    <w:rsid w:val="35D510F6"/>
    <w:rsid w:val="3620417D"/>
    <w:rsid w:val="36F46ECC"/>
    <w:rsid w:val="375620A7"/>
    <w:rsid w:val="38355C9B"/>
    <w:rsid w:val="38A7185B"/>
    <w:rsid w:val="392949A4"/>
    <w:rsid w:val="39C4383E"/>
    <w:rsid w:val="3BC41558"/>
    <w:rsid w:val="3CBC48BE"/>
    <w:rsid w:val="3DDC1B73"/>
    <w:rsid w:val="3DF76B23"/>
    <w:rsid w:val="3E393E7F"/>
    <w:rsid w:val="3FA575AC"/>
    <w:rsid w:val="402945E7"/>
    <w:rsid w:val="406862E6"/>
    <w:rsid w:val="44CE74C4"/>
    <w:rsid w:val="46107923"/>
    <w:rsid w:val="462B0F91"/>
    <w:rsid w:val="48126CAA"/>
    <w:rsid w:val="4B1350F3"/>
    <w:rsid w:val="4B7E610E"/>
    <w:rsid w:val="4BF01772"/>
    <w:rsid w:val="4C174A23"/>
    <w:rsid w:val="4DD16304"/>
    <w:rsid w:val="4FD668DD"/>
    <w:rsid w:val="50C86B3F"/>
    <w:rsid w:val="50F9524E"/>
    <w:rsid w:val="532A7F42"/>
    <w:rsid w:val="53376D28"/>
    <w:rsid w:val="578A08B0"/>
    <w:rsid w:val="584C15ED"/>
    <w:rsid w:val="589E13C0"/>
    <w:rsid w:val="5A7670FD"/>
    <w:rsid w:val="5E933615"/>
    <w:rsid w:val="5F744471"/>
    <w:rsid w:val="5FE41C2F"/>
    <w:rsid w:val="605015CE"/>
    <w:rsid w:val="60C54904"/>
    <w:rsid w:val="61F928B5"/>
    <w:rsid w:val="63CA2EFE"/>
    <w:rsid w:val="63CE3A08"/>
    <w:rsid w:val="64593ED8"/>
    <w:rsid w:val="64EB0BB5"/>
    <w:rsid w:val="67965788"/>
    <w:rsid w:val="696829BC"/>
    <w:rsid w:val="699024F4"/>
    <w:rsid w:val="6B640F7E"/>
    <w:rsid w:val="6E455226"/>
    <w:rsid w:val="73EA64D9"/>
    <w:rsid w:val="78C82882"/>
    <w:rsid w:val="7A496256"/>
    <w:rsid w:val="7CF82B07"/>
    <w:rsid w:val="7EF9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D4ED04"/>
  <w15:docId w15:val="{FEF4DE39-F8A2-4478-B2DE-CF762BB67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tabs>
        <w:tab w:val="left" w:pos="432"/>
      </w:tabs>
      <w:adjustRightInd w:val="0"/>
      <w:spacing w:line="360" w:lineRule="auto"/>
      <w:jc w:val="left"/>
      <w:textAlignment w:val="baseline"/>
      <w:outlineLvl w:val="0"/>
    </w:pPr>
    <w:rPr>
      <w:rFonts w:ascii="Times New Roman" w:eastAsia="宋体" w:hAnsi="Times New Roman" w:cs="Times New Roman"/>
      <w:b/>
      <w:kern w:val="44"/>
      <w:sz w:val="28"/>
      <w:szCs w:val="20"/>
    </w:rPr>
  </w:style>
  <w:style w:type="paragraph" w:styleId="2">
    <w:name w:val="heading 2"/>
    <w:basedOn w:val="a"/>
    <w:next w:val="a"/>
    <w:link w:val="20"/>
    <w:qFormat/>
    <w:pPr>
      <w:keepNext/>
      <w:keepLines/>
      <w:tabs>
        <w:tab w:val="left" w:pos="576"/>
      </w:tabs>
      <w:spacing w:line="360" w:lineRule="auto"/>
      <w:outlineLvl w:val="1"/>
    </w:pPr>
    <w:rPr>
      <w:rFonts w:ascii="Times New Roman" w:eastAsia="宋体" w:hAnsi="Times New Roman" w:cs="Times New Roman"/>
      <w:b/>
      <w:sz w:val="24"/>
      <w:szCs w:val="20"/>
    </w:rPr>
  </w:style>
  <w:style w:type="paragraph" w:styleId="3">
    <w:name w:val="heading 3"/>
    <w:basedOn w:val="a"/>
    <w:next w:val="21"/>
    <w:link w:val="30"/>
    <w:qFormat/>
    <w:pPr>
      <w:keepNext/>
      <w:keepLines/>
      <w:spacing w:line="360" w:lineRule="auto"/>
      <w:jc w:val="left"/>
      <w:outlineLvl w:val="2"/>
    </w:pPr>
    <w:rPr>
      <w:rFonts w:ascii="Times New Roman" w:eastAsia="宋体" w:hAnsi="Times New Roman" w:cs="Times New Roman"/>
      <w:b/>
      <w:szCs w:val="2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正文：首行缩进2字符"/>
    <w:basedOn w:val="a"/>
    <w:link w:val="2CharChar"/>
    <w:qFormat/>
    <w:pPr>
      <w:spacing w:line="360" w:lineRule="atLeast"/>
    </w:pPr>
    <w:rPr>
      <w:rFonts w:ascii="Arial" w:hAnsi="Arial" w:cs="宋体"/>
    </w:rPr>
  </w:style>
  <w:style w:type="paragraph" w:styleId="a3">
    <w:name w:val="Normal Indent"/>
    <w:basedOn w:val="a"/>
    <w:link w:val="a4"/>
    <w:qFormat/>
    <w:pPr>
      <w:ind w:firstLine="420"/>
    </w:pPr>
    <w:rPr>
      <w:rFonts w:ascii="Times New Roman" w:eastAsia="宋体" w:hAnsi="Times New Roman" w:cs="Times New Roman"/>
      <w:szCs w:val="20"/>
    </w:rPr>
  </w:style>
  <w:style w:type="paragraph" w:styleId="a5">
    <w:name w:val="annotation text"/>
    <w:basedOn w:val="a"/>
    <w:link w:val="a6"/>
    <w:uiPriority w:val="99"/>
    <w:semiHidden/>
    <w:unhideWhenUsed/>
    <w:qFormat/>
    <w:pPr>
      <w:jc w:val="left"/>
    </w:pPr>
  </w:style>
  <w:style w:type="paragraph" w:styleId="a7">
    <w:name w:val="Body Text"/>
    <w:basedOn w:val="a"/>
    <w:link w:val="a8"/>
    <w:uiPriority w:val="99"/>
    <w:semiHidden/>
    <w:unhideWhenUsed/>
    <w:qFormat/>
    <w:pPr>
      <w:spacing w:after="120"/>
    </w:p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9">
    <w:name w:val="Date"/>
    <w:basedOn w:val="a"/>
    <w:next w:val="a"/>
    <w:link w:val="aa"/>
    <w:uiPriority w:val="99"/>
    <w:semiHidden/>
    <w:unhideWhenUsed/>
    <w:qFormat/>
    <w:pPr>
      <w:ind w:leftChars="2500" w:left="100"/>
    </w:pPr>
  </w:style>
  <w:style w:type="paragraph" w:styleId="ab">
    <w:name w:val="Balloon Text"/>
    <w:basedOn w:val="a"/>
    <w:link w:val="ac"/>
    <w:uiPriority w:val="99"/>
    <w:semiHidden/>
    <w:unhideWhenUsed/>
    <w:qFormat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af1">
    <w:name w:val="annotation subject"/>
    <w:basedOn w:val="a5"/>
    <w:next w:val="a5"/>
    <w:link w:val="af2"/>
    <w:uiPriority w:val="99"/>
    <w:semiHidden/>
    <w:unhideWhenUsed/>
    <w:qFormat/>
    <w:rPr>
      <w:b/>
      <w:bCs/>
    </w:rPr>
  </w:style>
  <w:style w:type="paragraph" w:styleId="af3">
    <w:name w:val="Body Text First Indent"/>
    <w:basedOn w:val="a7"/>
    <w:link w:val="af4"/>
    <w:qFormat/>
    <w:pPr>
      <w:ind w:firstLineChars="100" w:firstLine="420"/>
    </w:pPr>
    <w:rPr>
      <w:rFonts w:ascii="Times New Roman" w:eastAsia="宋体" w:hAnsi="Times New Roman" w:cs="Times New Roman"/>
      <w:szCs w:val="20"/>
    </w:rPr>
  </w:style>
  <w:style w:type="table" w:styleId="af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7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f8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kern w:val="44"/>
      <w:sz w:val="28"/>
      <w:szCs w:val="20"/>
    </w:rPr>
  </w:style>
  <w:style w:type="character" w:customStyle="1" w:styleId="20">
    <w:name w:val="标题 2 字符"/>
    <w:basedOn w:val="a0"/>
    <w:link w:val="2"/>
    <w:qFormat/>
    <w:rPr>
      <w:rFonts w:ascii="Times New Roman" w:eastAsia="宋体" w:hAnsi="Times New Roman" w:cs="Times New Roman"/>
      <w:b/>
      <w:sz w:val="24"/>
      <w:szCs w:val="20"/>
    </w:rPr>
  </w:style>
  <w:style w:type="character" w:customStyle="1" w:styleId="2CharChar">
    <w:name w:val="正文：首行缩进2字符 Char Char"/>
    <w:link w:val="21"/>
    <w:qFormat/>
    <w:rPr>
      <w:rFonts w:ascii="Arial" w:hAnsi="Arial" w:cs="宋体"/>
    </w:rPr>
  </w:style>
  <w:style w:type="character" w:customStyle="1" w:styleId="Char1">
    <w:name w:val="表格文本 Char1"/>
    <w:link w:val="af9"/>
    <w:qFormat/>
    <w:rPr>
      <w:rFonts w:ascii="Arial" w:hAnsi="Arial"/>
      <w:szCs w:val="21"/>
      <w:lang w:val="en-US" w:eastAsia="zh-CN"/>
    </w:rPr>
  </w:style>
  <w:style w:type="paragraph" w:customStyle="1" w:styleId="af9">
    <w:name w:val="表格文本"/>
    <w:basedOn w:val="a"/>
    <w:link w:val="Char1"/>
    <w:qFormat/>
    <w:pPr>
      <w:tabs>
        <w:tab w:val="decimal" w:pos="0"/>
      </w:tabs>
      <w:autoSpaceDE w:val="0"/>
      <w:autoSpaceDN w:val="0"/>
      <w:adjustRightInd w:val="0"/>
      <w:jc w:val="left"/>
    </w:pPr>
    <w:rPr>
      <w:rFonts w:ascii="Arial" w:hAnsi="Arial"/>
      <w:szCs w:val="21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/>
      <w:szCs w:val="20"/>
    </w:rPr>
  </w:style>
  <w:style w:type="character" w:customStyle="1" w:styleId="a4">
    <w:name w:val="正文缩进 字符"/>
    <w:link w:val="a3"/>
    <w:qFormat/>
    <w:rPr>
      <w:rFonts w:ascii="Times New Roman" w:eastAsia="宋体" w:hAnsi="Times New Roman" w:cs="Times New Roman"/>
      <w:szCs w:val="20"/>
    </w:rPr>
  </w:style>
  <w:style w:type="character" w:customStyle="1" w:styleId="af4">
    <w:name w:val="正文文本首行缩进 字符"/>
    <w:basedOn w:val="a8"/>
    <w:link w:val="af3"/>
    <w:qFormat/>
    <w:rPr>
      <w:rFonts w:ascii="Times New Roman" w:eastAsia="宋体" w:hAnsi="Times New Roman" w:cs="Times New Roman"/>
      <w:szCs w:val="20"/>
    </w:rPr>
  </w:style>
  <w:style w:type="character" w:customStyle="1" w:styleId="a8">
    <w:name w:val="正文文本 字符"/>
    <w:basedOn w:val="a0"/>
    <w:link w:val="a7"/>
    <w:uiPriority w:val="99"/>
    <w:semiHidden/>
    <w:qFormat/>
  </w:style>
  <w:style w:type="character" w:customStyle="1" w:styleId="Char10">
    <w:name w:val="正文首行缩进 Char1"/>
    <w:basedOn w:val="a8"/>
    <w:uiPriority w:val="99"/>
    <w:semiHidden/>
    <w:qFormat/>
  </w:style>
  <w:style w:type="paragraph" w:customStyle="1" w:styleId="afa">
    <w:name w:val="表头文本"/>
    <w:qFormat/>
    <w:pPr>
      <w:jc w:val="center"/>
    </w:pPr>
    <w:rPr>
      <w:rFonts w:ascii="Arial" w:hAnsi="Arial"/>
      <w:b/>
      <w:sz w:val="21"/>
      <w:szCs w:val="21"/>
    </w:rPr>
  </w:style>
  <w:style w:type="paragraph" w:customStyle="1" w:styleId="afb">
    <w:name w:val="表号"/>
    <w:basedOn w:val="a"/>
    <w:next w:val="af3"/>
    <w:qFormat/>
    <w:pPr>
      <w:keepLines/>
      <w:autoSpaceDE w:val="0"/>
      <w:autoSpaceDN w:val="0"/>
      <w:adjustRightInd w:val="0"/>
      <w:spacing w:line="360" w:lineRule="auto"/>
    </w:pPr>
    <w:rPr>
      <w:rFonts w:ascii="Arial" w:eastAsia="宋体" w:hAnsi="Arial" w:cs="Times New Roman"/>
      <w:kern w:val="0"/>
      <w:sz w:val="18"/>
      <w:szCs w:val="18"/>
    </w:rPr>
  </w:style>
  <w:style w:type="character" w:customStyle="1" w:styleId="af0">
    <w:name w:val="页眉 字符"/>
    <w:basedOn w:val="a0"/>
    <w:link w:val="af"/>
    <w:uiPriority w:val="99"/>
    <w:qFormat/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5"/>
    <w:uiPriority w:val="99"/>
    <w:semiHidden/>
    <w:qFormat/>
  </w:style>
  <w:style w:type="character" w:customStyle="1" w:styleId="af2">
    <w:name w:val="批注主题 字符"/>
    <w:basedOn w:val="a6"/>
    <w:link w:val="af1"/>
    <w:uiPriority w:val="99"/>
    <w:semiHidden/>
    <w:qFormat/>
    <w:rPr>
      <w:b/>
      <w:bCs/>
    </w:rPr>
  </w:style>
  <w:style w:type="character" w:customStyle="1" w:styleId="ac">
    <w:name w:val="批注框文本 字符"/>
    <w:basedOn w:val="a0"/>
    <w:link w:val="ab"/>
    <w:uiPriority w:val="99"/>
    <w:semiHidden/>
    <w:qFormat/>
    <w:rPr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keepLines/>
      <w:widowControl/>
      <w:tabs>
        <w:tab w:val="clear" w:pos="432"/>
      </w:tabs>
      <w:adjustRightInd/>
      <w:spacing w:before="24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customStyle="1" w:styleId="p18">
    <w:name w:val="p18"/>
    <w:basedOn w:val="a"/>
    <w:qFormat/>
    <w:pPr>
      <w:widowControl/>
      <w:snapToGrid w:val="0"/>
      <w:jc w:val="left"/>
    </w:pPr>
    <w:rPr>
      <w:rFonts w:ascii="Arial" w:eastAsia="宋体" w:hAnsi="Arial" w:cs="Arial"/>
      <w:kern w:val="0"/>
      <w:szCs w:val="21"/>
    </w:rPr>
  </w:style>
  <w:style w:type="paragraph" w:customStyle="1" w:styleId="p0">
    <w:name w:val="p0"/>
    <w:basedOn w:val="a"/>
    <w:qFormat/>
    <w:pPr>
      <w:widowControl/>
    </w:pPr>
    <w:rPr>
      <w:rFonts w:ascii="Times New Roman" w:eastAsia="宋体" w:hAnsi="Times New Roman" w:cs="Times New Roman"/>
      <w:kern w:val="0"/>
      <w:szCs w:val="21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a">
    <w:name w:val="日期 字符"/>
    <w:basedOn w:val="a0"/>
    <w:link w:val="a9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12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5CF63F-CA72-4914-B274-4CBCB3412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258</Words>
  <Characters>1476</Characters>
  <Application>Microsoft Office Word</Application>
  <DocSecurity>0</DocSecurity>
  <Lines>12</Lines>
  <Paragraphs>3</Paragraphs>
  <ScaleCrop>false</ScaleCrop>
  <Company>Grandbeing.com</Company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</dc:creator>
  <cp:lastModifiedBy>Bright Liu</cp:lastModifiedBy>
  <cp:revision>3</cp:revision>
  <cp:lastPrinted>2023-12-18T11:19:00Z</cp:lastPrinted>
  <dcterms:created xsi:type="dcterms:W3CDTF">2024-02-27T06:10:00Z</dcterms:created>
  <dcterms:modified xsi:type="dcterms:W3CDTF">2025-08-01T10:21:00Z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FF42158D78A249008EA1C44199048EE8</vt:lpwstr>
  </property>
</Properties>
</file>