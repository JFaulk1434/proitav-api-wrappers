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0049" w14:textId="77777777" w:rsidR="00781756" w:rsidRPr="007963C6" w:rsidRDefault="00781756">
      <w:pPr>
        <w:widowControl/>
        <w:jc w:val="left"/>
        <w:rPr>
          <w:rFonts w:ascii="Myriad Pro" w:eastAsia="方正黑体简体" w:hAnsi="Myriad Pro"/>
          <w:szCs w:val="21"/>
        </w:rPr>
      </w:pPr>
    </w:p>
    <w:p w14:paraId="35E89998" w14:textId="77777777" w:rsidR="00781756" w:rsidRPr="007963C6" w:rsidRDefault="00781756">
      <w:pPr>
        <w:widowControl/>
        <w:jc w:val="left"/>
        <w:rPr>
          <w:rFonts w:ascii="Myriad Pro" w:eastAsia="方正黑体简体" w:hAnsi="Myriad Pro"/>
          <w:szCs w:val="21"/>
        </w:rPr>
      </w:pPr>
    </w:p>
    <w:p w14:paraId="72EF00F7" w14:textId="5C557998" w:rsidR="00781756" w:rsidRPr="007963C6" w:rsidRDefault="00781756">
      <w:pPr>
        <w:widowControl/>
        <w:jc w:val="left"/>
        <w:rPr>
          <w:rFonts w:ascii="Myriad Pro" w:eastAsia="方正黑体简体" w:hAnsi="Myriad Pro"/>
          <w:szCs w:val="21"/>
        </w:rPr>
      </w:pPr>
    </w:p>
    <w:p w14:paraId="1860C5FD" w14:textId="181B0FF6" w:rsidR="00781756" w:rsidRPr="007963C6" w:rsidRDefault="00781756">
      <w:pPr>
        <w:widowControl/>
        <w:jc w:val="left"/>
        <w:rPr>
          <w:rFonts w:ascii="Myriad Pro" w:eastAsia="方正黑体简体" w:hAnsi="Myriad Pro"/>
          <w:szCs w:val="21"/>
        </w:rPr>
      </w:pPr>
    </w:p>
    <w:p w14:paraId="12FE5DB2" w14:textId="61401D18" w:rsidR="00781756" w:rsidRPr="007963C6" w:rsidRDefault="00000000">
      <w:pPr>
        <w:widowControl/>
        <w:jc w:val="left"/>
        <w:rPr>
          <w:rFonts w:ascii="Myriad Pro" w:eastAsia="方正黑体简体" w:hAnsi="Myriad Pro"/>
          <w:szCs w:val="21"/>
        </w:rPr>
      </w:pPr>
      <w:r>
        <w:rPr>
          <w:noProof/>
        </w:rPr>
        <w:pict w14:anchorId="0F1290F6">
          <v:shapetype id="_x0000_t202" coordsize="21600,21600" o:spt="202" path="m,l,21600r21600,l21600,xe">
            <v:stroke joinstyle="miter"/>
            <v:path gradientshapeok="t" o:connecttype="rect"/>
          </v:shapetype>
          <v:shape id="文本框 6" o:spid="_x0000_s2052" type="#_x0000_t202" style="position:absolute;margin-left:46.5pt;margin-top:10pt;width:498pt;height:249.05pt;z-index:2516608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" filled="f" stroked="f">
            <v:textbox>
              <w:txbxContent>
                <w:p w14:paraId="02D209FF" w14:textId="3B333FEF" w:rsidR="00FA02E3" w:rsidRDefault="00FA02E3" w:rsidP="00BD3646">
                  <w:pPr>
                    <w:snapToGrid w:val="0"/>
                    <w:jc w:val="center"/>
                    <w:rPr>
                      <w:rFonts w:ascii="Lato" w:eastAsia="方正黑体简体" w:hAnsi="Lato"/>
                      <w:b/>
                      <w:bCs/>
                      <w:color w:val="000000"/>
                      <w:sz w:val="56"/>
                      <w:szCs w:val="160"/>
                    </w:rPr>
                  </w:pPr>
                  <w:r w:rsidRPr="00F7782D">
                    <w:rPr>
                      <w:rFonts w:ascii="Lato" w:eastAsia="方正黑体简体" w:hAnsi="Lato" w:hint="eastAsia"/>
                      <w:b/>
                      <w:bCs/>
                      <w:color w:val="000000"/>
                      <w:sz w:val="56"/>
                      <w:szCs w:val="160"/>
                    </w:rPr>
                    <w:t>A</w:t>
                  </w:r>
                  <w:r w:rsidRPr="00F7782D">
                    <w:rPr>
                      <w:rFonts w:ascii="Lato" w:eastAsia="方正黑体简体" w:hAnsi="Lato"/>
                      <w:b/>
                      <w:bCs/>
                      <w:color w:val="000000"/>
                      <w:sz w:val="56"/>
                      <w:szCs w:val="160"/>
                    </w:rPr>
                    <w:t>PI</w:t>
                  </w:r>
                  <w:r w:rsidR="00B8235F">
                    <w:rPr>
                      <w:rFonts w:ascii="Lato" w:eastAsia="方正黑体简体" w:hAnsi="Lato"/>
                      <w:b/>
                      <w:bCs/>
                      <w:color w:val="000000"/>
                      <w:sz w:val="56"/>
                      <w:szCs w:val="160"/>
                    </w:rPr>
                    <w:t xml:space="preserve"> Command Guide</w:t>
                  </w:r>
                </w:p>
                <w:p w14:paraId="4E178BE6" w14:textId="77777777" w:rsidR="000C2093" w:rsidRPr="003A6CBC" w:rsidRDefault="000C2093">
                  <w:pPr>
                    <w:pStyle w:val="Body"/>
                    <w:pPrChange w:id="0" w:author="Chelsea Lee" w:date="2023-09-21T11:22:00Z">
                      <w:pPr>
                        <w:snapToGrid w:val="0"/>
                        <w:jc w:val="left"/>
                      </w:pPr>
                    </w:pPrChange>
                  </w:pPr>
                </w:p>
                <w:p w14:paraId="4AC07A9B" w14:textId="0CD79B6D" w:rsidR="006C333D" w:rsidDel="009749D0" w:rsidRDefault="00C064FA" w:rsidP="00BD3646">
                  <w:pPr>
                    <w:snapToGrid w:val="0"/>
                    <w:jc w:val="center"/>
                    <w:rPr>
                      <w:ins w:id="1" w:author="Chelsea Lee" w:date="2023-10-09T09:15:00Z"/>
                      <w:del w:id="2" w:author="Bright Liu" w:date="2026-05-07T16:57:00Z" w16du:dateUtc="2026-05-07T08:57:00Z"/>
                      <w:rFonts w:ascii="Lato" w:eastAsia="方正黑体简体" w:hAnsi="Lato"/>
                      <w:b/>
                      <w:bCs/>
                      <w:color w:val="000000"/>
                      <w:sz w:val="44"/>
                      <w:szCs w:val="72"/>
                    </w:rPr>
                  </w:pPr>
                  <w:bookmarkStart w:id="3" w:name="OLE_LINK4"/>
                  <w:ins w:id="4" w:author="Bright Liu" w:date="2025-11-25T11:12:00Z" w16du:dateUtc="2025-11-25T03:12:00Z">
                    <w:r>
                      <w:rPr>
                        <w:rFonts w:ascii="Lato" w:eastAsia="方正黑体简体" w:hAnsi="Lato"/>
                        <w:b/>
                        <w:bCs/>
                        <w:color w:val="000000"/>
                        <w:sz w:val="44"/>
                        <w:szCs w:val="72"/>
                      </w:rPr>
                      <w:t xml:space="preserve">  </w:t>
                    </w:r>
                  </w:ins>
                  <w:del w:id="5" w:author="Bright Liu" w:date="2025-11-25T11:11:00Z" w16du:dateUtc="2025-11-25T03:11:00Z">
                    <w:r w:rsidR="000C2093" w:rsidDel="00C064FA">
                      <w:rPr>
                        <w:rFonts w:ascii="Lato" w:eastAsia="方正黑体简体" w:hAnsi="Lato"/>
                        <w:b/>
                        <w:bCs/>
                        <w:color w:val="000000"/>
                        <w:sz w:val="44"/>
                        <w:szCs w:val="72"/>
                      </w:rPr>
                      <w:delText>HDIP100</w:delText>
                    </w:r>
                  </w:del>
                  <w:ins w:id="6" w:author="Chelsea Lee" w:date="2023-10-09T09:15:00Z">
                    <w:del w:id="7" w:author="Bright Liu" w:date="2025-11-25T11:11:00Z" w16du:dateUtc="2025-11-25T03:11:00Z">
                      <w:r w:rsidR="006C333D" w:rsidDel="00C064FA">
                        <w:rPr>
                          <w:rFonts w:ascii="Lato" w:eastAsia="方正黑体简体" w:hAnsi="Lato"/>
                          <w:b/>
                          <w:bCs/>
                          <w:color w:val="000000"/>
                          <w:sz w:val="44"/>
                          <w:szCs w:val="72"/>
                        </w:rPr>
                        <w:delText>E</w:delText>
                      </w:r>
                    </w:del>
                  </w:ins>
                </w:p>
                <w:p w14:paraId="262C998D" w14:textId="6FBB02D3" w:rsidR="000C2093" w:rsidDel="009749D0" w:rsidRDefault="009749D0">
                  <w:pPr>
                    <w:snapToGrid w:val="0"/>
                    <w:jc w:val="center"/>
                    <w:rPr>
                      <w:del w:id="8" w:author="Bright Liu" w:date="2026-05-07T16:56:00Z" w16du:dateUtc="2026-05-07T08:56:00Z"/>
                      <w:rFonts w:ascii="Lato" w:eastAsia="方正黑体简体" w:hAnsi="Lato"/>
                      <w:b/>
                      <w:bCs/>
                      <w:color w:val="000000"/>
                      <w:sz w:val="44"/>
                      <w:szCs w:val="72"/>
                    </w:rPr>
                  </w:pPr>
                  <w:ins w:id="9" w:author="Bright Liu" w:date="2026-05-07T16:56:00Z" w16du:dateUtc="2026-05-07T08:56:00Z">
                    <w:r w:rsidRPr="009749D0">
                      <w:rPr>
                        <w:rFonts w:ascii="Lato" w:eastAsia="方正黑体简体" w:hAnsi="Lato"/>
                        <w:b/>
                        <w:bCs/>
                        <w:color w:val="000000"/>
                        <w:sz w:val="44"/>
                        <w:szCs w:val="72"/>
                        <w:rPrChange w:id="10" w:author="Bright Liu" w:date="2026-05-07T16:56:00Z" w16du:dateUtc="2026-05-07T08:56:00Z">
                          <w:rPr>
                            <w:rFonts w:ascii="Calibri" w:hAnsi="Calibri" w:cs="Calibri"/>
                            <w:b/>
                            <w:bCs/>
                            <w:i/>
                            <w:iCs/>
                            <w:color w:val="0070C0"/>
                            <w:sz w:val="20"/>
                          </w:rPr>
                        </w:rPrChange>
                      </w:rPr>
                      <w:t>EVOIPTXG</w:t>
                    </w:r>
                    <w:r w:rsidDel="00C064FA">
                      <w:rPr>
                        <w:rFonts w:ascii="Lato" w:eastAsia="方正黑体简体" w:hAnsi="Lato"/>
                        <w:b/>
                        <w:bCs/>
                        <w:color w:val="000000"/>
                        <w:sz w:val="44"/>
                        <w:szCs w:val="72"/>
                      </w:rPr>
                      <w:t xml:space="preserve"> </w:t>
                    </w:r>
                  </w:ins>
                  <w:ins w:id="11" w:author="Chelsea Lee" w:date="2023-10-09T09:15:00Z">
                    <w:del w:id="12" w:author="Bright Liu" w:date="2025-11-25T11:11:00Z" w16du:dateUtc="2025-11-25T03:11:00Z">
                      <w:r w:rsidR="006C333D" w:rsidDel="00C064FA">
                        <w:rPr>
                          <w:rFonts w:ascii="Lato" w:eastAsia="方正黑体简体" w:hAnsi="Lato"/>
                          <w:b/>
                          <w:bCs/>
                          <w:color w:val="000000"/>
                          <w:sz w:val="44"/>
                          <w:szCs w:val="72"/>
                        </w:rPr>
                        <w:delText>HDIP100D</w:delText>
                      </w:r>
                    </w:del>
                  </w:ins>
                  <w:del w:id="13" w:author="Chelsea Lee" w:date="2023-10-09T09:19:00Z">
                    <w:r w:rsidR="000C2093" w:rsidDel="00E50DE1">
                      <w:rPr>
                        <w:rFonts w:ascii="Lato" w:eastAsia="方正黑体简体" w:hAnsi="Lato"/>
                        <w:b/>
                        <w:bCs/>
                        <w:color w:val="000000"/>
                        <w:sz w:val="44"/>
                        <w:szCs w:val="72"/>
                      </w:rPr>
                      <w:delText xml:space="preserve"> </w:delText>
                    </w:r>
                  </w:del>
                  <w:del w:id="14" w:author="Chelsea Lee" w:date="2023-10-09T09:15:00Z">
                    <w:r w:rsidR="000C2093" w:rsidDel="006C333D">
                      <w:rPr>
                        <w:rFonts w:ascii="Lato" w:eastAsia="方正黑体简体" w:hAnsi="Lato"/>
                        <w:b/>
                        <w:bCs/>
                        <w:color w:val="000000"/>
                        <w:sz w:val="44"/>
                        <w:szCs w:val="72"/>
                      </w:rPr>
                      <w:delText>Series</w:delText>
                    </w:r>
                  </w:del>
                </w:p>
                <w:p w14:paraId="0EE005C5" w14:textId="77777777" w:rsidR="009749D0" w:rsidRDefault="009749D0" w:rsidP="009749D0">
                  <w:pPr>
                    <w:snapToGrid w:val="0"/>
                    <w:jc w:val="center"/>
                    <w:rPr>
                      <w:ins w:id="15" w:author="Bright Liu" w:date="2026-05-07T16:56:00Z" w16du:dateUtc="2026-05-07T08:56:00Z"/>
                      <w:rFonts w:ascii="Lato" w:eastAsia="方正黑体简体" w:hAnsi="Lato"/>
                      <w:b/>
                      <w:bCs/>
                      <w:color w:val="000000"/>
                      <w:sz w:val="44"/>
                      <w:szCs w:val="72"/>
                    </w:rPr>
                  </w:pPr>
                </w:p>
                <w:p w14:paraId="09DEE74F" w14:textId="3ECC3093" w:rsidR="009F69EF" w:rsidDel="009749D0" w:rsidRDefault="009749D0">
                  <w:pPr>
                    <w:snapToGrid w:val="0"/>
                    <w:rPr>
                      <w:ins w:id="16" w:author="Chelsea Lee" w:date="2023-10-09T09:16:00Z"/>
                      <w:del w:id="17" w:author="Bright Liu" w:date="2026-05-07T16:56:00Z" w16du:dateUtc="2026-05-07T08:56:00Z"/>
                      <w:rFonts w:ascii="Lato" w:eastAsia="方正黑体简体" w:hAnsi="Lato"/>
                      <w:b/>
                      <w:bCs/>
                      <w:color w:val="000000"/>
                      <w:sz w:val="44"/>
                      <w:szCs w:val="72"/>
                    </w:rPr>
                    <w:pPrChange w:id="18" w:author="Bright Liu" w:date="2026-05-07T16:56:00Z" w16du:dateUtc="2026-05-07T08:56:00Z">
                      <w:pPr>
                        <w:snapToGrid w:val="0"/>
                        <w:ind w:left="3360" w:firstLine="420"/>
                      </w:pPr>
                    </w:pPrChange>
                  </w:pPr>
                  <w:ins w:id="19" w:author="Bright Liu" w:date="2026-05-07T16:57:00Z" w16du:dateUtc="2026-05-07T08:57:00Z">
                    <w:r>
                      <w:rPr>
                        <w:rFonts w:ascii="Lato" w:eastAsia="方正黑体简体" w:hAnsi="Lato" w:hint="eastAsia"/>
                        <w:b/>
                        <w:bCs/>
                        <w:color w:val="000000"/>
                        <w:sz w:val="44"/>
                        <w:szCs w:val="72"/>
                      </w:rPr>
                      <w:t xml:space="preserve">  </w:t>
                    </w:r>
                  </w:ins>
                  <w:ins w:id="20" w:author="Bright Liu" w:date="2026-05-07T16:56:00Z" w16du:dateUtc="2026-05-07T08:56:00Z">
                    <w:r w:rsidRPr="009749D0">
                      <w:rPr>
                        <w:rFonts w:ascii="Lato" w:eastAsia="方正黑体简体" w:hAnsi="Lato"/>
                        <w:b/>
                        <w:bCs/>
                        <w:color w:val="000000"/>
                        <w:sz w:val="44"/>
                        <w:szCs w:val="72"/>
                        <w:rPrChange w:id="21" w:author="Bright Liu" w:date="2026-05-07T16:57:00Z" w16du:dateUtc="2026-05-07T08:57:00Z">
                          <w:rPr>
                            <w:rFonts w:ascii="Calibri" w:hAnsi="Calibri" w:cs="Calibri"/>
                            <w:b/>
                            <w:bCs/>
                            <w:i/>
                            <w:iCs/>
                            <w:color w:val="0070C0"/>
                            <w:sz w:val="20"/>
                          </w:rPr>
                        </w:rPrChange>
                      </w:rPr>
                      <w:t>EVOIPRXG</w:t>
                    </w:r>
                  </w:ins>
                  <w:del w:id="22" w:author="Bright Liu" w:date="2025-11-25T11:11:00Z" w16du:dateUtc="2025-11-25T03:11:00Z">
                    <w:r w:rsidR="00F7782D" w:rsidDel="00C064FA">
                      <w:rPr>
                        <w:rFonts w:ascii="Lato" w:eastAsia="方正黑体简体" w:hAnsi="Lato" w:hint="eastAsia"/>
                        <w:b/>
                        <w:bCs/>
                        <w:color w:val="000000"/>
                        <w:sz w:val="44"/>
                        <w:szCs w:val="72"/>
                      </w:rPr>
                      <w:delText>4</w:delText>
                    </w:r>
                    <w:r w:rsidR="00F7782D" w:rsidDel="00C064FA">
                      <w:rPr>
                        <w:rFonts w:ascii="Lato" w:eastAsia="方正黑体简体" w:hAnsi="Lato"/>
                        <w:b/>
                        <w:bCs/>
                        <w:color w:val="000000"/>
                        <w:sz w:val="44"/>
                        <w:szCs w:val="72"/>
                      </w:rPr>
                      <w:delText>KIP200</w:delText>
                    </w:r>
                  </w:del>
                  <w:ins w:id="23" w:author="Chelsea Lee" w:date="2023-10-09T09:16:00Z">
                    <w:del w:id="24" w:author="Bright Liu" w:date="2025-11-25T11:11:00Z" w16du:dateUtc="2025-11-25T03:11:00Z">
                      <w:r w:rsidR="006C333D" w:rsidDel="00C064FA">
                        <w:rPr>
                          <w:rFonts w:ascii="Lato" w:eastAsia="方正黑体简体" w:hAnsi="Lato"/>
                          <w:b/>
                          <w:bCs/>
                          <w:color w:val="000000"/>
                          <w:sz w:val="44"/>
                          <w:szCs w:val="72"/>
                        </w:rPr>
                        <w:delText>E</w:delText>
                      </w:r>
                    </w:del>
                  </w:ins>
                  <w:del w:id="25" w:author="Chelsea Lee" w:date="2023-10-09T09:15:00Z">
                    <w:r w:rsidR="009F69EF" w:rsidDel="006C333D">
                      <w:rPr>
                        <w:rFonts w:ascii="Lato" w:eastAsia="方正黑体简体" w:hAnsi="Lato"/>
                        <w:b/>
                        <w:bCs/>
                        <w:color w:val="000000"/>
                        <w:sz w:val="44"/>
                        <w:szCs w:val="72"/>
                      </w:rPr>
                      <w:delText xml:space="preserve"> S</w:delText>
                    </w:r>
                    <w:r w:rsidR="009F69EF" w:rsidDel="006C333D">
                      <w:rPr>
                        <w:rFonts w:ascii="Lato" w:eastAsia="方正黑体简体" w:hAnsi="Lato" w:hint="eastAsia"/>
                        <w:b/>
                        <w:bCs/>
                        <w:color w:val="000000"/>
                        <w:sz w:val="44"/>
                        <w:szCs w:val="72"/>
                      </w:rPr>
                      <w:delText>e</w:delText>
                    </w:r>
                    <w:r w:rsidR="009F69EF" w:rsidDel="006C333D">
                      <w:rPr>
                        <w:rFonts w:ascii="Lato" w:eastAsia="方正黑体简体" w:hAnsi="Lato"/>
                        <w:b/>
                        <w:bCs/>
                        <w:color w:val="000000"/>
                        <w:sz w:val="44"/>
                        <w:szCs w:val="72"/>
                      </w:rPr>
                      <w:delText>ries</w:delText>
                    </w:r>
                  </w:del>
                </w:p>
                <w:p w14:paraId="72E87A9A" w14:textId="2F731A36" w:rsidR="006C333D" w:rsidRDefault="006C333D">
                  <w:pPr>
                    <w:snapToGrid w:val="0"/>
                    <w:jc w:val="center"/>
                    <w:rPr>
                      <w:rFonts w:ascii="Lato" w:eastAsia="方正黑体简体" w:hAnsi="Lato"/>
                      <w:b/>
                      <w:bCs/>
                      <w:color w:val="000000"/>
                      <w:sz w:val="44"/>
                      <w:szCs w:val="72"/>
                    </w:rPr>
                  </w:pPr>
                  <w:ins w:id="26" w:author="Chelsea Lee" w:date="2023-10-09T09:16:00Z">
                    <w:del w:id="27" w:author="Bright Liu" w:date="2025-11-25T11:11:00Z" w16du:dateUtc="2025-11-25T03:11:00Z">
                      <w:r w:rsidDel="00C064FA">
                        <w:rPr>
                          <w:rFonts w:ascii="Lato" w:eastAsia="方正黑体简体" w:hAnsi="Lato" w:hint="eastAsia"/>
                          <w:b/>
                          <w:bCs/>
                          <w:color w:val="000000"/>
                          <w:sz w:val="44"/>
                          <w:szCs w:val="72"/>
                        </w:rPr>
                        <w:delText>4</w:delText>
                      </w:r>
                      <w:r w:rsidDel="00C064FA">
                        <w:rPr>
                          <w:rFonts w:ascii="Lato" w:eastAsia="方正黑体简体" w:hAnsi="Lato"/>
                          <w:b/>
                          <w:bCs/>
                          <w:color w:val="000000"/>
                          <w:sz w:val="44"/>
                          <w:szCs w:val="72"/>
                        </w:rPr>
                        <w:delText>KIP200D</w:delText>
                      </w:r>
                    </w:del>
                  </w:ins>
                </w:p>
                <w:p w14:paraId="4992258F" w14:textId="726B5A17" w:rsidR="009F69EF" w:rsidDel="00C064FA" w:rsidRDefault="009F69EF">
                  <w:pPr>
                    <w:snapToGrid w:val="0"/>
                    <w:ind w:left="3360" w:firstLine="420"/>
                    <w:rPr>
                      <w:del w:id="28" w:author="Bright Liu" w:date="2025-11-25T11:12:00Z" w16du:dateUtc="2025-11-25T03:12:00Z"/>
                      <w:rFonts w:ascii="Lato" w:eastAsia="方正黑体简体" w:hAnsi="Lato"/>
                      <w:b/>
                      <w:bCs/>
                      <w:color w:val="000000"/>
                      <w:sz w:val="44"/>
                      <w:szCs w:val="72"/>
                    </w:rPr>
                    <w:pPrChange w:id="29" w:author="Chelsea Lee" w:date="2023-10-09T09:17:00Z">
                      <w:pPr>
                        <w:snapToGrid w:val="0"/>
                        <w:ind w:left="2940" w:firstLine="420"/>
                      </w:pPr>
                    </w:pPrChange>
                  </w:pPr>
                  <w:del w:id="30" w:author="Bright Liu" w:date="2025-11-25T11:12:00Z" w16du:dateUtc="2025-11-25T03:12:00Z">
                    <w:r w:rsidDel="00C064FA">
                      <w:rPr>
                        <w:rFonts w:ascii="Lato" w:eastAsia="方正黑体简体" w:hAnsi="Lato"/>
                        <w:b/>
                        <w:bCs/>
                        <w:color w:val="000000"/>
                        <w:sz w:val="44"/>
                        <w:szCs w:val="72"/>
                      </w:rPr>
                      <w:delText>4KIP204E</w:delText>
                    </w:r>
                  </w:del>
                </w:p>
                <w:p w14:paraId="0F5C12F0" w14:textId="587520AC" w:rsidR="00F7782D" w:rsidDel="00C064FA" w:rsidRDefault="009F69EF" w:rsidP="006C333D">
                  <w:pPr>
                    <w:snapToGrid w:val="0"/>
                    <w:ind w:left="3360" w:firstLine="420"/>
                    <w:rPr>
                      <w:ins w:id="31" w:author="Chelsea Lee" w:date="2023-10-09T09:18:00Z"/>
                      <w:del w:id="32" w:author="Bright Liu" w:date="2025-11-25T11:12:00Z" w16du:dateUtc="2025-11-25T03:12:00Z"/>
                      <w:rFonts w:ascii="Lato" w:eastAsia="方正黑体简体" w:hAnsi="Lato"/>
                      <w:b/>
                      <w:bCs/>
                      <w:color w:val="000000"/>
                      <w:sz w:val="44"/>
                      <w:szCs w:val="72"/>
                    </w:rPr>
                  </w:pPr>
                  <w:del w:id="33" w:author="Bright Liu" w:date="2025-11-25T11:12:00Z" w16du:dateUtc="2025-11-25T03:12:00Z">
                    <w:r w:rsidDel="00C064FA">
                      <w:rPr>
                        <w:rFonts w:ascii="Lato" w:eastAsia="方正黑体简体" w:hAnsi="Lato"/>
                        <w:b/>
                        <w:bCs/>
                        <w:color w:val="000000"/>
                        <w:sz w:val="44"/>
                        <w:szCs w:val="72"/>
                      </w:rPr>
                      <w:delText>4K</w:delText>
                    </w:r>
                    <w:r w:rsidR="00F7782D" w:rsidDel="00C064FA">
                      <w:rPr>
                        <w:rFonts w:ascii="Lato" w:eastAsia="方正黑体简体" w:hAnsi="Lato"/>
                        <w:b/>
                        <w:bCs/>
                        <w:color w:val="000000"/>
                        <w:sz w:val="44"/>
                        <w:szCs w:val="72"/>
                      </w:rPr>
                      <w:delText>IP</w:delText>
                    </w:r>
                    <w:r w:rsidDel="00C064FA">
                      <w:rPr>
                        <w:rFonts w:ascii="Lato" w:eastAsia="方正黑体简体" w:hAnsi="Lato"/>
                        <w:b/>
                        <w:bCs/>
                        <w:color w:val="000000"/>
                        <w:sz w:val="44"/>
                        <w:szCs w:val="72"/>
                      </w:rPr>
                      <w:delText>200M</w:delText>
                    </w:r>
                    <w:r w:rsidR="00BD3646" w:rsidDel="00C064FA">
                      <w:rPr>
                        <w:rFonts w:ascii="Lato" w:eastAsia="方正黑体简体" w:hAnsi="Lato"/>
                        <w:b/>
                        <w:bCs/>
                        <w:color w:val="000000"/>
                        <w:sz w:val="44"/>
                        <w:szCs w:val="72"/>
                      </w:rPr>
                      <w:delText xml:space="preserve">   </w:delText>
                    </w:r>
                  </w:del>
                </w:p>
                <w:bookmarkEnd w:id="3"/>
                <w:p w14:paraId="6203525B" w14:textId="77777777" w:rsidR="006C333D" w:rsidRDefault="006C333D">
                  <w:pPr>
                    <w:snapToGrid w:val="0"/>
                    <w:rPr>
                      <w:rFonts w:ascii="Lato" w:eastAsia="方正黑体简体" w:hAnsi="Lato"/>
                      <w:b/>
                      <w:bCs/>
                      <w:color w:val="000000"/>
                      <w:sz w:val="44"/>
                      <w:szCs w:val="72"/>
                    </w:rPr>
                    <w:pPrChange w:id="34" w:author="Chelsea Lee" w:date="2023-10-09T09:18:00Z">
                      <w:pPr>
                        <w:snapToGrid w:val="0"/>
                        <w:ind w:left="2940" w:firstLine="420"/>
                      </w:pPr>
                    </w:pPrChange>
                  </w:pPr>
                </w:p>
              </w:txbxContent>
            </v:textbox>
            <w10:wrap anchorx="page"/>
          </v:shape>
        </w:pict>
      </w:r>
    </w:p>
    <w:p w14:paraId="6A9DDD9D" w14:textId="00AEF9CB" w:rsidR="00781756" w:rsidRPr="007963C6" w:rsidRDefault="00781756">
      <w:pPr>
        <w:widowControl/>
        <w:jc w:val="left"/>
        <w:rPr>
          <w:rFonts w:ascii="Myriad Pro" w:eastAsia="方正黑体简体" w:hAnsi="Myriad Pro"/>
          <w:szCs w:val="21"/>
        </w:rPr>
      </w:pPr>
    </w:p>
    <w:p w14:paraId="0844288D" w14:textId="738B388F" w:rsidR="00781756" w:rsidRPr="007963C6" w:rsidRDefault="00781756">
      <w:pPr>
        <w:widowControl/>
        <w:jc w:val="left"/>
        <w:rPr>
          <w:rFonts w:ascii="Myriad Pro" w:eastAsia="方正黑体简体" w:hAnsi="Myriad Pro"/>
          <w:szCs w:val="21"/>
        </w:rPr>
      </w:pPr>
    </w:p>
    <w:p w14:paraId="245C6089" w14:textId="27380BDD" w:rsidR="00781756" w:rsidRPr="007963C6" w:rsidRDefault="00781756">
      <w:pPr>
        <w:widowControl/>
        <w:jc w:val="left"/>
        <w:rPr>
          <w:rFonts w:ascii="Myriad Pro" w:eastAsia="方正黑体简体" w:hAnsi="Myriad Pro"/>
          <w:szCs w:val="21"/>
        </w:rPr>
      </w:pPr>
    </w:p>
    <w:p w14:paraId="478B0C71" w14:textId="51616ACB" w:rsidR="00781756" w:rsidRPr="007963C6" w:rsidRDefault="00781756">
      <w:pPr>
        <w:widowControl/>
        <w:jc w:val="left"/>
        <w:rPr>
          <w:rFonts w:ascii="Myriad Pro" w:eastAsia="方正黑体简体" w:hAnsi="Myriad Pro"/>
          <w:szCs w:val="21"/>
        </w:rPr>
      </w:pPr>
    </w:p>
    <w:p w14:paraId="29A1E607" w14:textId="1DD3FE01" w:rsidR="00781756" w:rsidRPr="007963C6" w:rsidRDefault="00781756">
      <w:pPr>
        <w:widowControl/>
        <w:jc w:val="left"/>
        <w:rPr>
          <w:rFonts w:ascii="Myriad Pro" w:eastAsia="方正黑体简体" w:hAnsi="Myriad Pro"/>
          <w:szCs w:val="21"/>
        </w:rPr>
      </w:pPr>
    </w:p>
    <w:p w14:paraId="4C1E747A" w14:textId="088705A6" w:rsidR="00781756" w:rsidRPr="007963C6" w:rsidRDefault="00781756">
      <w:pPr>
        <w:widowControl/>
        <w:jc w:val="left"/>
        <w:rPr>
          <w:rFonts w:ascii="Myriad Pro" w:eastAsia="方正黑体简体" w:hAnsi="Myriad Pro"/>
          <w:szCs w:val="21"/>
        </w:rPr>
      </w:pPr>
    </w:p>
    <w:p w14:paraId="611DB781" w14:textId="5AA355BC" w:rsidR="00781756" w:rsidRPr="007963C6" w:rsidRDefault="00781756">
      <w:pPr>
        <w:widowControl/>
        <w:jc w:val="left"/>
        <w:rPr>
          <w:rFonts w:ascii="Myriad Pro" w:eastAsia="方正黑体简体" w:hAnsi="Myriad Pro"/>
          <w:szCs w:val="21"/>
        </w:rPr>
      </w:pPr>
    </w:p>
    <w:p w14:paraId="76E846E1" w14:textId="12EF1A59" w:rsidR="00781756" w:rsidRPr="007963C6" w:rsidRDefault="00781756">
      <w:pPr>
        <w:widowControl/>
        <w:jc w:val="left"/>
        <w:rPr>
          <w:rFonts w:ascii="Myriad Pro" w:eastAsia="方正黑体简体" w:hAnsi="Myriad Pro"/>
          <w:szCs w:val="21"/>
        </w:rPr>
      </w:pPr>
    </w:p>
    <w:p w14:paraId="78B46A82" w14:textId="60D44274" w:rsidR="00781756" w:rsidRPr="007963C6" w:rsidRDefault="00781756">
      <w:pPr>
        <w:widowControl/>
        <w:jc w:val="left"/>
        <w:rPr>
          <w:rFonts w:ascii="Myriad Pro" w:eastAsia="方正黑体简体" w:hAnsi="Myriad Pro"/>
          <w:szCs w:val="21"/>
        </w:rPr>
      </w:pPr>
    </w:p>
    <w:p w14:paraId="56BECF27" w14:textId="0B4D09A3" w:rsidR="00781756" w:rsidRPr="007963C6" w:rsidRDefault="00781756">
      <w:pPr>
        <w:widowControl/>
        <w:jc w:val="left"/>
        <w:rPr>
          <w:rFonts w:ascii="Myriad Pro" w:eastAsia="方正黑体简体" w:hAnsi="Myriad Pro"/>
          <w:szCs w:val="21"/>
        </w:rPr>
      </w:pPr>
    </w:p>
    <w:p w14:paraId="22FB6E7F" w14:textId="2E930075" w:rsidR="00781756" w:rsidRPr="007963C6" w:rsidRDefault="00000000">
      <w:pPr>
        <w:widowControl/>
        <w:jc w:val="left"/>
        <w:rPr>
          <w:rFonts w:ascii="Myriad Pro" w:eastAsia="方正黑体简体" w:hAnsi="Myriad Pro"/>
          <w:szCs w:val="21"/>
        </w:rPr>
      </w:pPr>
      <w:r>
        <w:rPr>
          <w:noProof/>
        </w:rPr>
        <w:pict w14:anchorId="3F17A643">
          <v:shape id="文本框 2" o:spid="_x0000_s2051" type="#_x0000_t202" style="position:absolute;margin-left:119pt;margin-top:443.55pt;width:160.8pt;height:3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" filled="f" stroked="f" strokeweight=".5pt">
            <v:textbox style="mso-next-textbox:#文本框 2">
              <w:txbxContent>
                <w:p w14:paraId="4FA485C2" w14:textId="77E8BC19" w:rsidR="00FA02E3" w:rsidRDefault="00FA02E3" w:rsidP="00FA02E3">
                  <w:pPr>
                    <w:jc w:val="center"/>
                  </w:pPr>
                </w:p>
              </w:txbxContent>
            </v:textbox>
          </v:shape>
        </w:pict>
      </w:r>
    </w:p>
    <w:p w14:paraId="566B55EE" w14:textId="16FDC155" w:rsidR="00781756" w:rsidRPr="007963C6" w:rsidRDefault="00781756">
      <w:pPr>
        <w:widowControl/>
        <w:jc w:val="left"/>
        <w:rPr>
          <w:rFonts w:ascii="Myriad Pro" w:eastAsia="方正黑体简体" w:hAnsi="Myriad Pro"/>
          <w:szCs w:val="21"/>
        </w:rPr>
      </w:pPr>
    </w:p>
    <w:p w14:paraId="31AA9468" w14:textId="6666D041" w:rsidR="00781756" w:rsidRPr="007963C6" w:rsidRDefault="00781756">
      <w:pPr>
        <w:widowControl/>
        <w:jc w:val="left"/>
        <w:rPr>
          <w:rFonts w:ascii="Myriad Pro" w:eastAsia="方正黑体简体" w:hAnsi="Myriad Pro"/>
          <w:szCs w:val="21"/>
        </w:rPr>
      </w:pPr>
    </w:p>
    <w:p w14:paraId="03E951AF" w14:textId="33DDE4DF" w:rsidR="00781756" w:rsidRPr="007963C6" w:rsidRDefault="00781756">
      <w:pPr>
        <w:widowControl/>
        <w:jc w:val="left"/>
        <w:rPr>
          <w:rFonts w:ascii="Myriad Pro" w:eastAsia="方正黑体简体" w:hAnsi="Myriad Pro"/>
          <w:szCs w:val="21"/>
        </w:rPr>
      </w:pPr>
    </w:p>
    <w:p w14:paraId="00F6FB0E" w14:textId="05B09115" w:rsidR="00781756" w:rsidRPr="007963C6" w:rsidRDefault="00781756">
      <w:pPr>
        <w:widowControl/>
        <w:jc w:val="left"/>
        <w:rPr>
          <w:rFonts w:ascii="Myriad Pro" w:eastAsia="方正黑体简体" w:hAnsi="Myriad Pro"/>
          <w:szCs w:val="21"/>
        </w:rPr>
      </w:pPr>
    </w:p>
    <w:p w14:paraId="7F2FDE8D" w14:textId="46485489" w:rsidR="00781756" w:rsidRPr="007963C6" w:rsidRDefault="00781756">
      <w:pPr>
        <w:widowControl/>
        <w:jc w:val="left"/>
        <w:rPr>
          <w:rFonts w:ascii="Myriad Pro" w:eastAsia="方正黑体简体" w:hAnsi="Myriad Pro"/>
          <w:szCs w:val="21"/>
        </w:rPr>
      </w:pPr>
    </w:p>
    <w:p w14:paraId="5E41B2AB" w14:textId="476331EC" w:rsidR="00781756" w:rsidRPr="007963C6" w:rsidRDefault="00781756">
      <w:pPr>
        <w:widowControl/>
        <w:jc w:val="left"/>
        <w:rPr>
          <w:rFonts w:ascii="Myriad Pro" w:eastAsia="方正黑体简体" w:hAnsi="Myriad Pro"/>
          <w:szCs w:val="21"/>
        </w:rPr>
      </w:pPr>
    </w:p>
    <w:p w14:paraId="7F53F833" w14:textId="715F8FAD" w:rsidR="00781756" w:rsidRPr="007963C6" w:rsidRDefault="00781756">
      <w:pPr>
        <w:widowControl/>
        <w:jc w:val="left"/>
        <w:rPr>
          <w:rFonts w:ascii="Myriad Pro" w:eastAsia="方正黑体简体" w:hAnsi="Myriad Pro"/>
          <w:szCs w:val="21"/>
        </w:rPr>
      </w:pPr>
    </w:p>
    <w:p w14:paraId="7E1DA519" w14:textId="53CE19CE" w:rsidR="00781756" w:rsidRPr="007963C6" w:rsidRDefault="00781756">
      <w:pPr>
        <w:widowControl/>
        <w:jc w:val="left"/>
        <w:rPr>
          <w:rFonts w:ascii="Myriad Pro" w:eastAsia="方正黑体简体" w:hAnsi="Myriad Pro"/>
          <w:szCs w:val="21"/>
        </w:rPr>
      </w:pPr>
    </w:p>
    <w:p w14:paraId="6E87DEE2" w14:textId="0AA33178" w:rsidR="00781756" w:rsidRPr="007963C6" w:rsidRDefault="00781756">
      <w:pPr>
        <w:widowControl/>
        <w:jc w:val="left"/>
        <w:rPr>
          <w:rFonts w:ascii="Myriad Pro" w:eastAsia="方正黑体简体" w:hAnsi="Myriad Pro"/>
          <w:szCs w:val="21"/>
        </w:rPr>
      </w:pPr>
    </w:p>
    <w:p w14:paraId="2856254A" w14:textId="4A58FCA4" w:rsidR="00781756" w:rsidRPr="007963C6" w:rsidRDefault="00670D06">
      <w:pPr>
        <w:widowControl/>
        <w:jc w:val="left"/>
        <w:rPr>
          <w:rFonts w:ascii="Myriad Pro" w:eastAsia="方正黑体简体" w:hAnsi="Myriad Pro"/>
          <w:szCs w:val="21"/>
        </w:rPr>
      </w:pPr>
      <w:del w:id="35" w:author="Bright Liu" w:date="2025-11-25T11:14:00Z" w16du:dateUtc="2025-11-25T03:14:00Z">
        <w:r w:rsidDel="00670D06">
          <w:rPr>
            <w:rFonts w:ascii="Myriad Pro" w:eastAsia="方正黑体简体" w:hAnsi="Myriad Pro"/>
            <w:noProof/>
            <w:szCs w:val="21"/>
          </w:rPr>
          <w:drawing>
            <wp:anchor distT="0" distB="0" distL="114300" distR="114300" simplePos="0" relativeHeight="251656704" behindDoc="0" locked="0" layoutInCell="1" allowOverlap="1" wp14:anchorId="7D4CC764" wp14:editId="0244F123">
              <wp:simplePos x="0" y="0"/>
              <wp:positionH relativeFrom="column">
                <wp:posOffset>-2086965</wp:posOffset>
              </wp:positionH>
              <wp:positionV relativeFrom="paragraph">
                <wp:posOffset>333833</wp:posOffset>
              </wp:positionV>
              <wp:extent cx="7623175" cy="4180840"/>
              <wp:effectExtent l="0" t="0" r="0" b="0"/>
              <wp:wrapNone/>
              <wp:docPr id="18066143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14345" name="图片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3175" cy="4180840"/>
                      </a:xfrm>
                      <a:prstGeom prst="rect">
                        <a:avLst/>
                      </a:prstGeom>
                      <a:noFill/>
                      <a:ln>
                        <a:noFill/>
                      </a:ln>
                    </pic:spPr>
                  </pic:pic>
                </a:graphicData>
              </a:graphic>
              <wp14:sizeRelH relativeFrom="margin">
                <wp14:pctWidth>0</wp14:pctWidth>
              </wp14:sizeRelH>
            </wp:anchor>
          </w:drawing>
        </w:r>
      </w:del>
    </w:p>
    <w:p w14:paraId="5FFBCD0D" w14:textId="2826ECBE" w:rsidR="00781756" w:rsidRPr="007963C6" w:rsidRDefault="00781756">
      <w:pPr>
        <w:widowControl/>
        <w:jc w:val="left"/>
        <w:rPr>
          <w:rFonts w:ascii="Myriad Pro" w:eastAsia="方正黑体简体" w:hAnsi="Myriad Pro"/>
          <w:szCs w:val="21"/>
        </w:rPr>
      </w:pPr>
    </w:p>
    <w:p w14:paraId="597B241A" w14:textId="79B6FA6F" w:rsidR="00781756" w:rsidRPr="007963C6" w:rsidRDefault="00781756">
      <w:pPr>
        <w:widowControl/>
        <w:jc w:val="left"/>
        <w:rPr>
          <w:rFonts w:ascii="Myriad Pro" w:eastAsia="方正黑体简体" w:hAnsi="Myriad Pro"/>
          <w:szCs w:val="21"/>
        </w:rPr>
      </w:pPr>
    </w:p>
    <w:p w14:paraId="758AD503" w14:textId="2EC6D3F4" w:rsidR="00781756" w:rsidRPr="007963C6" w:rsidRDefault="00000000">
      <w:pPr>
        <w:widowControl/>
        <w:jc w:val="left"/>
        <w:rPr>
          <w:rFonts w:ascii="Myriad Pro" w:eastAsia="方正黑体简体" w:hAnsi="Myriad Pro"/>
          <w:szCs w:val="21"/>
        </w:rPr>
      </w:pPr>
      <w:r>
        <w:rPr>
          <w:noProof/>
        </w:rPr>
        <w:pict w14:anchorId="64CAA58F">
          <v:shape id="文本框 5" o:spid="_x0000_s2050" type="#_x0000_t202" style="position:absolute;margin-left:87.55pt;margin-top:390.65pt;width:239.1pt;height:27.4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" filled="f" stroked="f">
            <v:textbox style="mso-next-textbox:#文本框 5">
              <w:txbxContent>
                <w:p w14:paraId="274F5A4D" w14:textId="77777777" w:rsidR="00FA02E3" w:rsidRPr="00826ED9" w:rsidRDefault="00FA02E3" w:rsidP="00FA02E3">
                  <w:pPr>
                    <w:snapToGrid w:val="0"/>
                    <w:jc w:val="center"/>
                    <w:rPr>
                      <w:rFonts w:ascii="Lato" w:eastAsia="方正黑体简体" w:hAnsi="Lato"/>
                      <w:color w:val="000000"/>
                      <w:sz w:val="28"/>
                      <w:szCs w:val="44"/>
                    </w:rPr>
                  </w:pPr>
                  <w:r w:rsidRPr="00826ED9">
                    <w:rPr>
                      <w:rFonts w:ascii="Lato" w:eastAsia="方正黑体简体" w:hAnsi="Lato" w:hint="eastAsia"/>
                      <w:color w:val="000000"/>
                      <w:sz w:val="28"/>
                      <w:szCs w:val="44"/>
                    </w:rPr>
                    <w:t>用户手册</w:t>
                  </w:r>
                </w:p>
              </w:txbxContent>
            </v:textbox>
            <w10:wrap anchorx="page"/>
          </v:shape>
        </w:pict>
      </w:r>
    </w:p>
    <w:p w14:paraId="23A243BC" w14:textId="74DF6263" w:rsidR="00781756" w:rsidRPr="007963C6" w:rsidRDefault="00781756">
      <w:pPr>
        <w:widowControl/>
        <w:jc w:val="left"/>
        <w:rPr>
          <w:rFonts w:ascii="Myriad Pro" w:eastAsia="方正黑体简体" w:hAnsi="Myriad Pro"/>
          <w:szCs w:val="21"/>
        </w:rPr>
      </w:pPr>
    </w:p>
    <w:p w14:paraId="4FD25AE2" w14:textId="41B8D9D1" w:rsidR="00781756" w:rsidRPr="007963C6" w:rsidRDefault="00781756">
      <w:pPr>
        <w:widowControl/>
        <w:jc w:val="left"/>
        <w:rPr>
          <w:rFonts w:ascii="Myriad Pro" w:eastAsia="方正黑体简体" w:hAnsi="Myriad Pro"/>
          <w:szCs w:val="21"/>
        </w:rPr>
      </w:pPr>
    </w:p>
    <w:p w14:paraId="07D740C5" w14:textId="432C66C2" w:rsidR="00781756" w:rsidRPr="007963C6" w:rsidRDefault="00781756">
      <w:pPr>
        <w:widowControl/>
        <w:jc w:val="left"/>
        <w:rPr>
          <w:rFonts w:ascii="Myriad Pro" w:eastAsia="方正黑体简体" w:hAnsi="Myriad Pro"/>
          <w:szCs w:val="21"/>
        </w:rPr>
      </w:pPr>
    </w:p>
    <w:p w14:paraId="127531A4" w14:textId="6C5E19B5" w:rsidR="00781756" w:rsidRPr="007963C6" w:rsidRDefault="00781756">
      <w:pPr>
        <w:widowControl/>
        <w:jc w:val="left"/>
        <w:rPr>
          <w:rFonts w:ascii="Myriad Pro" w:eastAsia="方正黑体简体" w:hAnsi="Myriad Pro"/>
          <w:szCs w:val="21"/>
        </w:rPr>
      </w:pPr>
    </w:p>
    <w:p w14:paraId="156AAB32" w14:textId="361AFDD7" w:rsidR="00781756" w:rsidRPr="007963C6" w:rsidRDefault="00781756">
      <w:pPr>
        <w:widowControl/>
        <w:jc w:val="left"/>
        <w:rPr>
          <w:rFonts w:ascii="Myriad Pro" w:eastAsia="方正黑体简体" w:hAnsi="Myriad Pro"/>
          <w:szCs w:val="21"/>
        </w:rPr>
      </w:pPr>
    </w:p>
    <w:p w14:paraId="1952B7A3" w14:textId="7C4D6E25" w:rsidR="00781756" w:rsidRPr="007963C6" w:rsidRDefault="00351E42">
      <w:pPr>
        <w:widowControl/>
        <w:jc w:val="left"/>
        <w:rPr>
          <w:rFonts w:ascii="Myriad Pro" w:eastAsia="方正黑体简体" w:hAnsi="Myriad Pro"/>
          <w:szCs w:val="21"/>
        </w:rPr>
      </w:pPr>
      <w:del w:id="36" w:author="Bright Liu" w:date="2025-11-25T11:13:00Z" w16du:dateUtc="2025-11-25T03:13:00Z">
        <w:r w:rsidRPr="00A1785F" w:rsidDel="00670D06">
          <w:rPr>
            <w:noProof/>
          </w:rPr>
          <w:drawing>
            <wp:anchor distT="0" distB="0" distL="114300" distR="114300" simplePos="0" relativeHeight="251657728" behindDoc="0" locked="0" layoutInCell="1" allowOverlap="1" wp14:anchorId="6B289AF3" wp14:editId="29E3888F">
              <wp:simplePos x="0" y="0"/>
              <wp:positionH relativeFrom="column">
                <wp:posOffset>1848958</wp:posOffset>
              </wp:positionH>
              <wp:positionV relativeFrom="paragraph">
                <wp:posOffset>506730</wp:posOffset>
              </wp:positionV>
              <wp:extent cx="2447290" cy="525145"/>
              <wp:effectExtent l="0" t="0" r="0" b="8255"/>
              <wp:wrapSquare wrapText="bothSides"/>
              <wp:docPr id="61410632" name="图片 6141063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7290" cy="525145"/>
                      </a:xfrm>
                      <a:prstGeom prst="rect">
                        <a:avLst/>
                      </a:prstGeom>
                      <a:noFill/>
                      <a:ln>
                        <a:noFill/>
                      </a:ln>
                    </pic:spPr>
                  </pic:pic>
                </a:graphicData>
              </a:graphic>
              <wp14:sizeRelH relativeFrom="margin">
                <wp14:pctWidth>0</wp14:pctWidth>
              </wp14:sizeRelH>
              <wp14:sizeRelV relativeFrom="margin">
                <wp14:pctHeight>0</wp14:pctHeight>
              </wp14:sizeRelV>
            </wp:anchor>
          </w:drawing>
        </w:r>
      </w:del>
    </w:p>
    <w:p w14:paraId="75D5161E" w14:textId="108CCB8E" w:rsidR="00781756" w:rsidRPr="007963C6" w:rsidRDefault="00781756">
      <w:pPr>
        <w:widowControl/>
        <w:jc w:val="left"/>
        <w:rPr>
          <w:rFonts w:ascii="Myriad Pro" w:eastAsia="方正黑体简体" w:hAnsi="Myriad Pro"/>
          <w:szCs w:val="21"/>
        </w:rPr>
        <w:sectPr w:rsidR="00781756" w:rsidRPr="007963C6" w:rsidSect="00CF3E24">
          <w:headerReference w:type="default" r:id="rId11"/>
          <w:pgSz w:w="11907" w:h="16840"/>
          <w:pgMar w:top="1021" w:right="1191" w:bottom="1021" w:left="1191" w:header="720" w:footer="720" w:gutter="0"/>
          <w:cols w:space="425"/>
          <w:docGrid w:type="lines" w:linePitch="312"/>
        </w:sectPr>
      </w:pPr>
    </w:p>
    <w:sdt>
      <w:sdtPr>
        <w:rPr>
          <w:rFonts w:ascii="Myriad Pro" w:eastAsia="方正黑体简体" w:hAnsi="Myriad Pro"/>
          <w:szCs w:val="21"/>
          <w:u w:val="single"/>
          <w:lang w:val="zh-CN"/>
        </w:rPr>
        <w:id w:val="7770297"/>
        <w:docPartObj>
          <w:docPartGallery w:val="Table of Contents"/>
          <w:docPartUnique/>
        </w:docPartObj>
      </w:sdtPr>
      <w:sdtEndPr>
        <w:rPr>
          <w:lang w:val="en-US"/>
        </w:rPr>
      </w:sdtEndPr>
      <w:sdtContent>
        <w:p w14:paraId="615F2780" w14:textId="218F52D7" w:rsidR="00925AF3" w:rsidRPr="00C15FEB" w:rsidRDefault="00016D37" w:rsidP="00C15FEB">
          <w:pPr>
            <w:jc w:val="center"/>
            <w:rPr>
              <w:rFonts w:ascii="Myriad Pro" w:eastAsia="方正黑体简体" w:hAnsi="Myriad Pro"/>
              <w:b/>
              <w:bCs/>
              <w:sz w:val="22"/>
              <w:szCs w:val="22"/>
              <w:rPrChange w:id="37" w:author="Chelsea Lee" w:date="2023-10-08T09:48:00Z">
                <w:rPr>
                  <w:rFonts w:ascii="Myriad Pro" w:eastAsia="方正黑体简体" w:hAnsi="Myriad Pro"/>
                  <w:b/>
                  <w:bCs/>
                  <w:sz w:val="28"/>
                  <w:szCs w:val="28"/>
                </w:rPr>
              </w:rPrChange>
            </w:rPr>
          </w:pPr>
          <w:r w:rsidRPr="00C15FEB">
            <w:rPr>
              <w:rFonts w:ascii="Myriad Pro" w:eastAsia="方正黑体简体" w:hAnsi="Myriad Pro"/>
              <w:b/>
              <w:bCs/>
              <w:sz w:val="22"/>
              <w:szCs w:val="22"/>
              <w:rPrChange w:id="38" w:author="Chelsea Lee" w:date="2023-10-08T09:48:00Z">
                <w:rPr>
                  <w:rFonts w:ascii="Myriad Pro" w:eastAsia="方正黑体简体" w:hAnsi="Myriad Pro"/>
                  <w:b/>
                  <w:bCs/>
                  <w:sz w:val="28"/>
                  <w:szCs w:val="28"/>
                </w:rPr>
              </w:rPrChange>
            </w:rPr>
            <w:t>Contents</w:t>
          </w:r>
        </w:p>
        <w:p w14:paraId="520C35D0" w14:textId="4BE34253" w:rsidR="00771BF0" w:rsidRDefault="00E03206">
          <w:pPr>
            <w:pStyle w:val="TOC1"/>
            <w:tabs>
              <w:tab w:val="left" w:pos="420"/>
              <w:tab w:val="right" w:leader="dot" w:pos="9515"/>
            </w:tabs>
            <w:rPr>
              <w:ins w:id="39" w:author="Bright Liu" w:date="2025-11-25T11:25:00Z" w16du:dateUtc="2025-11-25T03:25:00Z"/>
              <w:rFonts w:asciiTheme="minorHAnsi" w:eastAsiaTheme="minorEastAsia" w:hAnsiTheme="minorHAnsi" w:cstheme="minorBidi"/>
              <w:noProof/>
              <w:sz w:val="22"/>
              <w:szCs w:val="24"/>
              <w14:ligatures w14:val="standardContextual"/>
            </w:rPr>
          </w:pPr>
          <w:r w:rsidRPr="007963C6">
            <w:rPr>
              <w:sz w:val="21"/>
              <w:szCs w:val="21"/>
            </w:rPr>
            <w:fldChar w:fldCharType="begin"/>
          </w:r>
          <w:r w:rsidRPr="007963C6">
            <w:rPr>
              <w:sz w:val="21"/>
              <w:szCs w:val="21"/>
            </w:rPr>
            <w:instrText xml:space="preserve"> TOC \o "1-3" \h \z \u </w:instrText>
          </w:r>
          <w:r w:rsidRPr="007963C6">
            <w:rPr>
              <w:sz w:val="21"/>
              <w:szCs w:val="21"/>
            </w:rPr>
            <w:fldChar w:fldCharType="separate"/>
          </w:r>
          <w:ins w:id="40" w:author="Bright Liu" w:date="2025-11-25T11:25:00Z" w16du:dateUtc="2025-11-25T03:25:00Z">
            <w:r w:rsidR="00771BF0" w:rsidRPr="00421C1E">
              <w:rPr>
                <w:rStyle w:val="af2"/>
                <w:rFonts w:hint="eastAsia"/>
                <w:noProof/>
              </w:rPr>
              <w:fldChar w:fldCharType="begin"/>
            </w:r>
            <w:r w:rsidR="00771BF0" w:rsidRPr="00421C1E">
              <w:rPr>
                <w:rStyle w:val="af2"/>
                <w:rFonts w:hint="eastAsia"/>
                <w:noProof/>
              </w:rPr>
              <w:instrText xml:space="preserve"> </w:instrText>
            </w:r>
            <w:r w:rsidR="00771BF0">
              <w:rPr>
                <w:rFonts w:hint="eastAsia"/>
                <w:noProof/>
              </w:rPr>
              <w:instrText>HYPERLINK \l "_Toc214962373"</w:instrText>
            </w:r>
            <w:r w:rsidR="00771BF0" w:rsidRPr="00421C1E">
              <w:rPr>
                <w:rStyle w:val="af2"/>
                <w:rFonts w:hint="eastAsia"/>
                <w:noProof/>
              </w:rPr>
              <w:instrText xml:space="preserve"> </w:instrText>
            </w:r>
            <w:r w:rsidR="00771BF0" w:rsidRPr="00421C1E">
              <w:rPr>
                <w:rStyle w:val="af2"/>
                <w:rFonts w:hint="eastAsia"/>
                <w:noProof/>
              </w:rPr>
            </w:r>
            <w:r w:rsidR="00771BF0" w:rsidRPr="00421C1E">
              <w:rPr>
                <w:rStyle w:val="af2"/>
                <w:rFonts w:hint="eastAsia"/>
                <w:noProof/>
              </w:rPr>
              <w:fldChar w:fldCharType="separate"/>
            </w:r>
            <w:r w:rsidR="00771BF0" w:rsidRPr="00421C1E">
              <w:rPr>
                <w:rStyle w:val="af2"/>
                <w:rFonts w:hint="eastAsia"/>
                <w:noProof/>
              </w:rPr>
              <w:t>1.</w:t>
            </w:r>
            <w:r w:rsidR="00771BF0">
              <w:rPr>
                <w:rFonts w:asciiTheme="minorHAnsi" w:eastAsiaTheme="minorEastAsia" w:hAnsiTheme="minorHAnsi" w:cstheme="minorBidi" w:hint="eastAsia"/>
                <w:noProof/>
                <w:sz w:val="22"/>
                <w:szCs w:val="24"/>
                <w14:ligatures w14:val="standardContextual"/>
              </w:rPr>
              <w:tab/>
            </w:r>
            <w:r w:rsidR="00771BF0" w:rsidRPr="00421C1E">
              <w:rPr>
                <w:rStyle w:val="af2"/>
                <w:rFonts w:hint="eastAsia"/>
                <w:noProof/>
              </w:rPr>
              <w:t>Overview</w:t>
            </w:r>
            <w:r w:rsidR="00771BF0">
              <w:rPr>
                <w:rFonts w:hint="eastAsia"/>
                <w:noProof/>
                <w:webHidden/>
              </w:rPr>
              <w:tab/>
            </w:r>
            <w:r w:rsidR="00771BF0">
              <w:rPr>
                <w:rFonts w:hint="eastAsia"/>
                <w:noProof/>
                <w:webHidden/>
              </w:rPr>
              <w:fldChar w:fldCharType="begin"/>
            </w:r>
            <w:r w:rsidR="00771BF0">
              <w:rPr>
                <w:rFonts w:hint="eastAsia"/>
                <w:noProof/>
                <w:webHidden/>
              </w:rPr>
              <w:instrText xml:space="preserve"> </w:instrText>
            </w:r>
            <w:r w:rsidR="00771BF0">
              <w:rPr>
                <w:noProof/>
                <w:webHidden/>
              </w:rPr>
              <w:instrText>PAGEREF _Toc214962373 \h</w:instrText>
            </w:r>
            <w:r w:rsidR="00771BF0">
              <w:rPr>
                <w:rFonts w:hint="eastAsia"/>
                <w:noProof/>
                <w:webHidden/>
              </w:rPr>
              <w:instrText xml:space="preserve"> </w:instrText>
            </w:r>
          </w:ins>
          <w:r w:rsidR="00771BF0">
            <w:rPr>
              <w:rFonts w:hint="eastAsia"/>
              <w:noProof/>
              <w:webHidden/>
            </w:rPr>
          </w:r>
          <w:ins w:id="41" w:author="Bright Liu" w:date="2025-11-25T11:25:00Z" w16du:dateUtc="2025-11-25T03:25:00Z">
            <w:r w:rsidR="00771BF0">
              <w:rPr>
                <w:rFonts w:hint="eastAsia"/>
                <w:noProof/>
                <w:webHidden/>
              </w:rPr>
              <w:fldChar w:fldCharType="separate"/>
            </w:r>
            <w:r w:rsidR="00771BF0">
              <w:rPr>
                <w:noProof/>
                <w:webHidden/>
              </w:rPr>
              <w:t>4</w:t>
            </w:r>
            <w:r w:rsidR="00771BF0">
              <w:rPr>
                <w:rFonts w:hint="eastAsia"/>
                <w:noProof/>
                <w:webHidden/>
              </w:rPr>
              <w:fldChar w:fldCharType="end"/>
            </w:r>
            <w:r w:rsidR="00771BF0" w:rsidRPr="00421C1E">
              <w:rPr>
                <w:rStyle w:val="af2"/>
                <w:rFonts w:hint="eastAsia"/>
                <w:noProof/>
              </w:rPr>
              <w:fldChar w:fldCharType="end"/>
            </w:r>
          </w:ins>
        </w:p>
        <w:p w14:paraId="39795A09" w14:textId="4DF14980" w:rsidR="00771BF0" w:rsidRDefault="00771BF0">
          <w:pPr>
            <w:pStyle w:val="TOC1"/>
            <w:tabs>
              <w:tab w:val="left" w:pos="420"/>
              <w:tab w:val="right" w:leader="dot" w:pos="9515"/>
            </w:tabs>
            <w:rPr>
              <w:ins w:id="42" w:author="Bright Liu" w:date="2025-11-25T11:25:00Z" w16du:dateUtc="2025-11-25T03:25:00Z"/>
              <w:rFonts w:asciiTheme="minorHAnsi" w:eastAsiaTheme="minorEastAsia" w:hAnsiTheme="minorHAnsi" w:cstheme="minorBidi"/>
              <w:noProof/>
              <w:sz w:val="22"/>
              <w:szCs w:val="24"/>
              <w14:ligatures w14:val="standardContextual"/>
            </w:rPr>
          </w:pPr>
          <w:ins w:id="43"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"_Toc214962374"</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Fundamental Knowledge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_Toc214962374 \h</w:instrText>
            </w:r>
            <w:r>
              <w:rPr>
                <w:rFonts w:hint="eastAsia"/>
                <w:noProof/>
                <w:webHidden/>
              </w:rPr>
              <w:instrText xml:space="preserve"> </w:instrText>
            </w:r>
          </w:ins>
          <w:r>
            <w:rPr>
              <w:rFonts w:hint="eastAsia"/>
              <w:noProof/>
              <w:webHidden/>
            </w:rPr>
          </w:r>
          <w:ins w:id="44" w:author="Bright Liu" w:date="2025-11-25T11:25:00Z" w16du:dateUtc="2025-11-25T03:25:00Z">
            <w:r>
              <w:rPr>
                <w:rFonts w:hint="eastAsia"/>
                <w:noProof/>
                <w:webHidden/>
              </w:rPr>
              <w:fldChar w:fldCharType="separate"/>
            </w:r>
            <w:r>
              <w:rPr>
                <w:noProof/>
                <w:webHidden/>
              </w:rPr>
              <w:t>4</w:t>
            </w:r>
            <w:r>
              <w:rPr>
                <w:rFonts w:hint="eastAsia"/>
                <w:noProof/>
                <w:webHidden/>
              </w:rPr>
              <w:fldChar w:fldCharType="end"/>
            </w:r>
            <w:r w:rsidRPr="00421C1E">
              <w:rPr>
                <w:rStyle w:val="af2"/>
                <w:rFonts w:hint="eastAsia"/>
                <w:noProof/>
              </w:rPr>
              <w:fldChar w:fldCharType="end"/>
            </w:r>
          </w:ins>
        </w:p>
        <w:p w14:paraId="7F7FCD34" w14:textId="01C2E59C" w:rsidR="00771BF0" w:rsidRDefault="00771BF0">
          <w:pPr>
            <w:pStyle w:val="TOC1"/>
            <w:tabs>
              <w:tab w:val="left" w:pos="420"/>
              <w:tab w:val="right" w:leader="dot" w:pos="9515"/>
            </w:tabs>
            <w:rPr>
              <w:ins w:id="45" w:author="Bright Liu" w:date="2025-11-25T11:25:00Z" w16du:dateUtc="2025-11-25T03:25:00Z"/>
              <w:rFonts w:asciiTheme="minorHAnsi" w:eastAsiaTheme="minorEastAsia" w:hAnsiTheme="minorHAnsi" w:cstheme="minorBidi"/>
              <w:noProof/>
              <w:sz w:val="22"/>
              <w:szCs w:val="24"/>
              <w14:ligatures w14:val="standardContextual"/>
            </w:rPr>
          </w:pPr>
          <w:ins w:id="46"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"_Toc214962376"</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3.</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Requirements of the Developers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_Toc214962376 \h</w:instrText>
            </w:r>
            <w:r>
              <w:rPr>
                <w:rFonts w:hint="eastAsia"/>
                <w:noProof/>
                <w:webHidden/>
              </w:rPr>
              <w:instrText xml:space="preserve"> </w:instrText>
            </w:r>
          </w:ins>
          <w:r>
            <w:rPr>
              <w:rFonts w:hint="eastAsia"/>
              <w:noProof/>
              <w:webHidden/>
            </w:rPr>
          </w:r>
          <w:ins w:id="47" w:author="Bright Liu" w:date="2025-11-25T11:25:00Z" w16du:dateUtc="2025-11-25T03:25:00Z">
            <w:r>
              <w:rPr>
                <w:rFonts w:hint="eastAsia"/>
                <w:noProof/>
                <w:webHidden/>
              </w:rPr>
              <w:fldChar w:fldCharType="separate"/>
            </w:r>
            <w:r>
              <w:rPr>
                <w:noProof/>
                <w:webHidden/>
              </w:rPr>
              <w:t>5</w:t>
            </w:r>
            <w:r>
              <w:rPr>
                <w:rFonts w:hint="eastAsia"/>
                <w:noProof/>
                <w:webHidden/>
              </w:rPr>
              <w:fldChar w:fldCharType="end"/>
            </w:r>
            <w:r w:rsidRPr="00421C1E">
              <w:rPr>
                <w:rStyle w:val="af2"/>
                <w:rFonts w:hint="eastAsia"/>
                <w:noProof/>
              </w:rPr>
              <w:fldChar w:fldCharType="end"/>
            </w:r>
          </w:ins>
        </w:p>
        <w:p w14:paraId="64F03E19" w14:textId="746FFB21" w:rsidR="00771BF0" w:rsidRDefault="00771BF0">
          <w:pPr>
            <w:pStyle w:val="TOC1"/>
            <w:tabs>
              <w:tab w:val="left" w:pos="420"/>
              <w:tab w:val="right" w:leader="dot" w:pos="9515"/>
            </w:tabs>
            <w:rPr>
              <w:ins w:id="48" w:author="Bright Liu" w:date="2025-11-25T11:25:00Z" w16du:dateUtc="2025-11-25T03:25:00Z"/>
              <w:rFonts w:asciiTheme="minorHAnsi" w:eastAsiaTheme="minorEastAsia" w:hAnsiTheme="minorHAnsi" w:cstheme="minorBidi"/>
              <w:noProof/>
              <w:sz w:val="22"/>
              <w:szCs w:val="24"/>
              <w14:ligatures w14:val="standardContextual"/>
            </w:rPr>
          </w:pPr>
          <w:ins w:id="49"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"_Toc214962378"</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4.</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How the Client App Interacts with Devices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_Toc214962378 \h</w:instrText>
            </w:r>
            <w:r>
              <w:rPr>
                <w:rFonts w:hint="eastAsia"/>
                <w:noProof/>
                <w:webHidden/>
              </w:rPr>
              <w:instrText xml:space="preserve"> </w:instrText>
            </w:r>
          </w:ins>
          <w:r>
            <w:rPr>
              <w:rFonts w:hint="eastAsia"/>
              <w:noProof/>
              <w:webHidden/>
            </w:rPr>
          </w:r>
          <w:ins w:id="50" w:author="Bright Liu" w:date="2025-11-25T11:25:00Z" w16du:dateUtc="2025-11-25T03:25:00Z">
            <w:r>
              <w:rPr>
                <w:rFonts w:hint="eastAsia"/>
                <w:noProof/>
                <w:webHidden/>
              </w:rPr>
              <w:fldChar w:fldCharType="separate"/>
            </w:r>
            <w:r>
              <w:rPr>
                <w:noProof/>
                <w:webHidden/>
              </w:rPr>
              <w:t>5</w:t>
            </w:r>
            <w:r>
              <w:rPr>
                <w:rFonts w:hint="eastAsia"/>
                <w:noProof/>
                <w:webHidden/>
              </w:rPr>
              <w:fldChar w:fldCharType="end"/>
            </w:r>
            <w:r w:rsidRPr="00421C1E">
              <w:rPr>
                <w:rStyle w:val="af2"/>
                <w:rFonts w:hint="eastAsia"/>
                <w:noProof/>
              </w:rPr>
              <w:fldChar w:fldCharType="end"/>
            </w:r>
          </w:ins>
        </w:p>
        <w:p w14:paraId="6F8B28CF" w14:textId="75112561" w:rsidR="00771BF0" w:rsidRDefault="00771BF0">
          <w:pPr>
            <w:pStyle w:val="TOC1"/>
            <w:tabs>
              <w:tab w:val="left" w:pos="420"/>
              <w:tab w:val="right" w:leader="dot" w:pos="9515"/>
            </w:tabs>
            <w:rPr>
              <w:ins w:id="51" w:author="Bright Liu" w:date="2025-11-25T11:25:00Z" w16du:dateUtc="2025-11-25T03:25:00Z"/>
              <w:rFonts w:asciiTheme="minorHAnsi" w:eastAsiaTheme="minorEastAsia" w:hAnsiTheme="minorHAnsi" w:cstheme="minorBidi"/>
              <w:noProof/>
              <w:sz w:val="22"/>
              <w:szCs w:val="24"/>
              <w14:ligatures w14:val="standardContextual"/>
            </w:rPr>
          </w:pPr>
          <w:ins w:id="52"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"_Toc214962379"</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5.</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Before You Start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_Toc214962379 \h</w:instrText>
            </w:r>
            <w:r>
              <w:rPr>
                <w:rFonts w:hint="eastAsia"/>
                <w:noProof/>
                <w:webHidden/>
              </w:rPr>
              <w:instrText xml:space="preserve"> </w:instrText>
            </w:r>
          </w:ins>
          <w:r>
            <w:rPr>
              <w:rFonts w:hint="eastAsia"/>
              <w:noProof/>
              <w:webHidden/>
            </w:rPr>
          </w:r>
          <w:ins w:id="53" w:author="Bright Liu" w:date="2025-11-25T11:25:00Z" w16du:dateUtc="2025-11-25T03:25:00Z">
            <w:r>
              <w:rPr>
                <w:rFonts w:hint="eastAsia"/>
                <w:noProof/>
                <w:webHidden/>
              </w:rPr>
              <w:fldChar w:fldCharType="separate"/>
            </w:r>
            <w:r>
              <w:rPr>
                <w:noProof/>
                <w:webHidden/>
              </w:rPr>
              <w:t>5</w:t>
            </w:r>
            <w:r>
              <w:rPr>
                <w:rFonts w:hint="eastAsia"/>
                <w:noProof/>
                <w:webHidden/>
              </w:rPr>
              <w:fldChar w:fldCharType="end"/>
            </w:r>
            <w:r w:rsidRPr="00421C1E">
              <w:rPr>
                <w:rStyle w:val="af2"/>
                <w:rFonts w:hint="eastAsia"/>
                <w:noProof/>
              </w:rPr>
              <w:fldChar w:fldCharType="end"/>
            </w:r>
          </w:ins>
        </w:p>
        <w:p w14:paraId="48A98456" w14:textId="364A493F" w:rsidR="00771BF0" w:rsidRDefault="00771BF0">
          <w:pPr>
            <w:pStyle w:val="TOC1"/>
            <w:tabs>
              <w:tab w:val="left" w:pos="420"/>
              <w:tab w:val="right" w:leader="dot" w:pos="9515"/>
            </w:tabs>
            <w:rPr>
              <w:ins w:id="54" w:author="Bright Liu" w:date="2025-11-25T11:25:00Z" w16du:dateUtc="2025-11-25T03:25:00Z"/>
              <w:rFonts w:asciiTheme="minorHAnsi" w:eastAsiaTheme="minorEastAsia" w:hAnsiTheme="minorHAnsi" w:cstheme="minorBidi"/>
              <w:noProof/>
              <w:sz w:val="22"/>
              <w:szCs w:val="24"/>
              <w14:ligatures w14:val="standardContextual"/>
            </w:rPr>
          </w:pPr>
          <w:ins w:id="55"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"_Toc214962380"</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6.</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Discovering Devices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_Toc214962380 \h</w:instrText>
            </w:r>
            <w:r>
              <w:rPr>
                <w:rFonts w:hint="eastAsia"/>
                <w:noProof/>
                <w:webHidden/>
              </w:rPr>
              <w:instrText xml:space="preserve"> </w:instrText>
            </w:r>
          </w:ins>
          <w:r>
            <w:rPr>
              <w:rFonts w:hint="eastAsia"/>
              <w:noProof/>
              <w:webHidden/>
            </w:rPr>
          </w:r>
          <w:ins w:id="56" w:author="Bright Liu" w:date="2025-11-25T11:25:00Z" w16du:dateUtc="2025-11-25T03:25:00Z">
            <w:r>
              <w:rPr>
                <w:rFonts w:hint="eastAsia"/>
                <w:noProof/>
                <w:webHidden/>
              </w:rPr>
              <w:fldChar w:fldCharType="separate"/>
            </w:r>
            <w:r>
              <w:rPr>
                <w:noProof/>
                <w:webHidden/>
              </w:rPr>
              <w:t>6</w:t>
            </w:r>
            <w:r>
              <w:rPr>
                <w:rFonts w:hint="eastAsia"/>
                <w:noProof/>
                <w:webHidden/>
              </w:rPr>
              <w:fldChar w:fldCharType="end"/>
            </w:r>
            <w:r w:rsidRPr="00421C1E">
              <w:rPr>
                <w:rStyle w:val="af2"/>
                <w:rFonts w:hint="eastAsia"/>
                <w:noProof/>
              </w:rPr>
              <w:fldChar w:fldCharType="end"/>
            </w:r>
          </w:ins>
        </w:p>
        <w:p w14:paraId="2A46A9E4" w14:textId="30170883" w:rsidR="00771BF0" w:rsidRDefault="00771BF0">
          <w:pPr>
            <w:pStyle w:val="TOC1"/>
            <w:tabs>
              <w:tab w:val="left" w:pos="420"/>
              <w:tab w:val="right" w:leader="dot" w:pos="9515"/>
            </w:tabs>
            <w:rPr>
              <w:ins w:id="57" w:author="Bright Liu" w:date="2025-11-25T11:25:00Z" w16du:dateUtc="2025-11-25T03:25:00Z"/>
              <w:rFonts w:asciiTheme="minorHAnsi" w:eastAsiaTheme="minorEastAsia" w:hAnsiTheme="minorHAnsi" w:cstheme="minorBidi"/>
              <w:noProof/>
              <w:sz w:val="22"/>
              <w:szCs w:val="24"/>
              <w14:ligatures w14:val="standardContextual"/>
            </w:rPr>
          </w:pPr>
          <w:ins w:id="58"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"_Toc214962381"</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Functions Based on Telnet Session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_Toc214962381 \h</w:instrText>
            </w:r>
            <w:r>
              <w:rPr>
                <w:rFonts w:hint="eastAsia"/>
                <w:noProof/>
                <w:webHidden/>
              </w:rPr>
              <w:instrText xml:space="preserve"> </w:instrText>
            </w:r>
          </w:ins>
          <w:r>
            <w:rPr>
              <w:rFonts w:hint="eastAsia"/>
              <w:noProof/>
              <w:webHidden/>
            </w:rPr>
          </w:r>
          <w:ins w:id="59" w:author="Bright Liu" w:date="2025-11-25T11:25:00Z" w16du:dateUtc="2025-11-25T03:25:00Z">
            <w:r>
              <w:rPr>
                <w:rFonts w:hint="eastAsia"/>
                <w:noProof/>
                <w:webHidden/>
              </w:rPr>
              <w:fldChar w:fldCharType="separate"/>
            </w:r>
            <w:r>
              <w:rPr>
                <w:noProof/>
                <w:webHidden/>
              </w:rPr>
              <w:t>7</w:t>
            </w:r>
            <w:r>
              <w:rPr>
                <w:rFonts w:hint="eastAsia"/>
                <w:noProof/>
                <w:webHidden/>
              </w:rPr>
              <w:fldChar w:fldCharType="end"/>
            </w:r>
            <w:r w:rsidRPr="00421C1E">
              <w:rPr>
                <w:rStyle w:val="af2"/>
                <w:rFonts w:hint="eastAsia"/>
                <w:noProof/>
              </w:rPr>
              <w:fldChar w:fldCharType="end"/>
            </w:r>
          </w:ins>
        </w:p>
        <w:p w14:paraId="73F050B7" w14:textId="007A438C" w:rsidR="00771BF0" w:rsidRDefault="00771BF0">
          <w:pPr>
            <w:pStyle w:val="TOC2"/>
            <w:tabs>
              <w:tab w:val="left" w:pos="1100"/>
              <w:tab w:val="right" w:leader="dot" w:pos="9515"/>
            </w:tabs>
            <w:rPr>
              <w:ins w:id="60" w:author="Bright Liu" w:date="2025-11-25T11:25:00Z" w16du:dateUtc="2025-11-25T03:25:00Z"/>
              <w:rFonts w:asciiTheme="minorHAnsi" w:eastAsiaTheme="minorEastAsia" w:hAnsiTheme="minorHAnsi" w:cstheme="minorBidi"/>
              <w:noProof/>
              <w:sz w:val="22"/>
              <w:szCs w:val="24"/>
              <w14:ligatures w14:val="standardContextual"/>
            </w:rPr>
          </w:pPr>
          <w:ins w:id="61"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"_Toc214962382"</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Functions for TX and RX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_Toc214962382 \h</w:instrText>
            </w:r>
            <w:r>
              <w:rPr>
                <w:rFonts w:hint="eastAsia"/>
                <w:noProof/>
                <w:webHidden/>
              </w:rPr>
              <w:instrText xml:space="preserve"> </w:instrText>
            </w:r>
          </w:ins>
          <w:r>
            <w:rPr>
              <w:rFonts w:hint="eastAsia"/>
              <w:noProof/>
              <w:webHidden/>
            </w:rPr>
          </w:r>
          <w:ins w:id="62" w:author="Bright Liu" w:date="2025-11-25T11:25:00Z" w16du:dateUtc="2025-11-25T03:25:00Z">
            <w:r>
              <w:rPr>
                <w:rFonts w:hint="eastAsia"/>
                <w:noProof/>
                <w:webHidden/>
              </w:rPr>
              <w:fldChar w:fldCharType="separate"/>
            </w:r>
            <w:r>
              <w:rPr>
                <w:noProof/>
                <w:webHidden/>
              </w:rPr>
              <w:t>7</w:t>
            </w:r>
            <w:r>
              <w:rPr>
                <w:rFonts w:hint="eastAsia"/>
                <w:noProof/>
                <w:webHidden/>
              </w:rPr>
              <w:fldChar w:fldCharType="end"/>
            </w:r>
            <w:r w:rsidRPr="00421C1E">
              <w:rPr>
                <w:rStyle w:val="af2"/>
                <w:rFonts w:hint="eastAsia"/>
                <w:noProof/>
              </w:rPr>
              <w:fldChar w:fldCharType="end"/>
            </w:r>
          </w:ins>
        </w:p>
        <w:p w14:paraId="655561DB" w14:textId="14B11C2A" w:rsidR="00771BF0" w:rsidRDefault="00771BF0">
          <w:pPr>
            <w:pStyle w:val="TOC3"/>
            <w:tabs>
              <w:tab w:val="left" w:pos="1540"/>
              <w:tab w:val="right" w:leader="dot" w:pos="9515"/>
            </w:tabs>
            <w:rPr>
              <w:ins w:id="63" w:author="Bright Liu" w:date="2025-11-25T11:25:00Z" w16du:dateUtc="2025-11-25T03:25:00Z"/>
              <w:rFonts w:asciiTheme="minorHAnsi" w:eastAsiaTheme="minorEastAsia" w:hAnsiTheme="minorHAnsi" w:cstheme="minorBidi"/>
              <w:noProof/>
              <w:sz w:val="22"/>
              <w:szCs w:val="24"/>
              <w14:ligatures w14:val="standardContextual"/>
            </w:rPr>
          </w:pPr>
          <w:ins w:id="64"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"_Toc214962383"</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Logging in to the Device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_Toc214962383 \h</w:instrText>
            </w:r>
            <w:r>
              <w:rPr>
                <w:rFonts w:hint="eastAsia"/>
                <w:noProof/>
                <w:webHidden/>
              </w:rPr>
              <w:instrText xml:space="preserve"> </w:instrText>
            </w:r>
          </w:ins>
          <w:r>
            <w:rPr>
              <w:rFonts w:hint="eastAsia"/>
              <w:noProof/>
              <w:webHidden/>
            </w:rPr>
          </w:r>
          <w:ins w:id="65" w:author="Bright Liu" w:date="2025-11-25T11:25:00Z" w16du:dateUtc="2025-11-25T03:25:00Z">
            <w:r>
              <w:rPr>
                <w:rFonts w:hint="eastAsia"/>
                <w:noProof/>
                <w:webHidden/>
              </w:rPr>
              <w:fldChar w:fldCharType="separate"/>
            </w:r>
            <w:r>
              <w:rPr>
                <w:noProof/>
                <w:webHidden/>
              </w:rPr>
              <w:t>7</w:t>
            </w:r>
            <w:r>
              <w:rPr>
                <w:rFonts w:hint="eastAsia"/>
                <w:noProof/>
                <w:webHidden/>
              </w:rPr>
              <w:fldChar w:fldCharType="end"/>
            </w:r>
            <w:r w:rsidRPr="00421C1E">
              <w:rPr>
                <w:rStyle w:val="af2"/>
                <w:rFonts w:hint="eastAsia"/>
                <w:noProof/>
              </w:rPr>
              <w:fldChar w:fldCharType="end"/>
            </w:r>
          </w:ins>
        </w:p>
        <w:p w14:paraId="1798059F" w14:textId="26254F7D" w:rsidR="00771BF0" w:rsidRDefault="00771BF0">
          <w:pPr>
            <w:pStyle w:val="TOC3"/>
            <w:tabs>
              <w:tab w:val="left" w:pos="1540"/>
              <w:tab w:val="right" w:leader="dot" w:pos="9515"/>
            </w:tabs>
            <w:rPr>
              <w:ins w:id="66" w:author="Bright Liu" w:date="2025-11-25T11:25:00Z" w16du:dateUtc="2025-11-25T03:25:00Z"/>
              <w:rFonts w:asciiTheme="minorHAnsi" w:eastAsiaTheme="minorEastAsia" w:hAnsiTheme="minorHAnsi" w:cstheme="minorBidi"/>
              <w:noProof/>
              <w:sz w:val="22"/>
              <w:szCs w:val="24"/>
              <w14:ligatures w14:val="standardContextual"/>
            </w:rPr>
          </w:pPr>
          <w:ins w:id="67"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"_Toc214962384"</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Setting and Saving Device Alias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_Toc214962384 \h</w:instrText>
            </w:r>
            <w:r>
              <w:rPr>
                <w:rFonts w:hint="eastAsia"/>
                <w:noProof/>
                <w:webHidden/>
              </w:rPr>
              <w:instrText xml:space="preserve"> </w:instrText>
            </w:r>
          </w:ins>
          <w:r>
            <w:rPr>
              <w:rFonts w:hint="eastAsia"/>
              <w:noProof/>
              <w:webHidden/>
            </w:rPr>
          </w:r>
          <w:ins w:id="68" w:author="Bright Liu" w:date="2025-11-25T11:25:00Z" w16du:dateUtc="2025-11-25T03:25:00Z">
            <w:r>
              <w:rPr>
                <w:rFonts w:hint="eastAsia"/>
                <w:noProof/>
                <w:webHidden/>
              </w:rPr>
              <w:fldChar w:fldCharType="separate"/>
            </w:r>
            <w:r>
              <w:rPr>
                <w:noProof/>
                <w:webHidden/>
              </w:rPr>
              <w:t>7</w:t>
            </w:r>
            <w:r>
              <w:rPr>
                <w:rFonts w:hint="eastAsia"/>
                <w:noProof/>
                <w:webHidden/>
              </w:rPr>
              <w:fldChar w:fldCharType="end"/>
            </w:r>
            <w:r w:rsidRPr="00421C1E">
              <w:rPr>
                <w:rStyle w:val="af2"/>
                <w:rFonts w:hint="eastAsia"/>
                <w:noProof/>
              </w:rPr>
              <w:fldChar w:fldCharType="end"/>
            </w:r>
          </w:ins>
        </w:p>
        <w:p w14:paraId="3E1C704A" w14:textId="149958F1" w:rsidR="00771BF0" w:rsidRDefault="00771BF0">
          <w:pPr>
            <w:pStyle w:val="TOC3"/>
            <w:tabs>
              <w:tab w:val="left" w:pos="1540"/>
              <w:tab w:val="right" w:leader="dot" w:pos="9515"/>
            </w:tabs>
            <w:rPr>
              <w:ins w:id="69" w:author="Bright Liu" w:date="2025-11-25T11:25:00Z" w16du:dateUtc="2025-11-25T03:25:00Z"/>
              <w:rFonts w:asciiTheme="minorHAnsi" w:eastAsiaTheme="minorEastAsia" w:hAnsiTheme="minorHAnsi" w:cstheme="minorBidi"/>
              <w:noProof/>
              <w:sz w:val="22"/>
              <w:szCs w:val="24"/>
              <w14:ligatures w14:val="standardContextual"/>
            </w:rPr>
          </w:pPr>
          <w:ins w:id="70"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"_Toc214962385"</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7.1.3</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Setting/Getting IP Address and Netmask for/from Device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_Toc214962385 \h</w:instrText>
            </w:r>
            <w:r>
              <w:rPr>
                <w:rFonts w:hint="eastAsia"/>
                <w:noProof/>
                <w:webHidden/>
              </w:rPr>
              <w:instrText xml:space="preserve"> </w:instrText>
            </w:r>
          </w:ins>
          <w:r>
            <w:rPr>
              <w:rFonts w:hint="eastAsia"/>
              <w:noProof/>
              <w:webHidden/>
            </w:rPr>
          </w:r>
          <w:ins w:id="71" w:author="Bright Liu" w:date="2025-11-25T11:25:00Z" w16du:dateUtc="2025-11-25T03:25:00Z">
            <w:r>
              <w:rPr>
                <w:rFonts w:hint="eastAsia"/>
                <w:noProof/>
                <w:webHidden/>
              </w:rPr>
              <w:fldChar w:fldCharType="separate"/>
            </w:r>
            <w:r>
              <w:rPr>
                <w:noProof/>
                <w:webHidden/>
              </w:rPr>
              <w:t>8</w:t>
            </w:r>
            <w:r>
              <w:rPr>
                <w:rFonts w:hint="eastAsia"/>
                <w:noProof/>
                <w:webHidden/>
              </w:rPr>
              <w:fldChar w:fldCharType="end"/>
            </w:r>
            <w:r w:rsidRPr="00421C1E">
              <w:rPr>
                <w:rStyle w:val="af2"/>
                <w:rFonts w:hint="eastAsia"/>
                <w:noProof/>
              </w:rPr>
              <w:fldChar w:fldCharType="end"/>
            </w:r>
          </w:ins>
        </w:p>
        <w:p w14:paraId="640CA451" w14:textId="48E846A5" w:rsidR="00771BF0" w:rsidRDefault="00771BF0">
          <w:pPr>
            <w:pStyle w:val="TOC3"/>
            <w:tabs>
              <w:tab w:val="left" w:pos="1540"/>
              <w:tab w:val="right" w:leader="dot" w:pos="9515"/>
            </w:tabs>
            <w:rPr>
              <w:ins w:id="72" w:author="Bright Liu" w:date="2025-11-25T11:25:00Z" w16du:dateUtc="2025-11-25T03:25:00Z"/>
              <w:rFonts w:asciiTheme="minorHAnsi" w:eastAsiaTheme="minorEastAsia" w:hAnsiTheme="minorHAnsi" w:cstheme="minorBidi"/>
              <w:noProof/>
              <w:sz w:val="22"/>
              <w:szCs w:val="24"/>
              <w14:ligatures w14:val="standardContextual"/>
            </w:rPr>
          </w:pPr>
          <w:ins w:id="73"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"_Toc214962387"</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7.1.4</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Operating the Serial 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_Toc214962387 \h</w:instrText>
            </w:r>
            <w:r>
              <w:rPr>
                <w:rFonts w:hint="eastAsia"/>
                <w:noProof/>
                <w:webHidden/>
              </w:rPr>
              <w:instrText xml:space="preserve"> </w:instrText>
            </w:r>
          </w:ins>
          <w:r>
            <w:rPr>
              <w:rFonts w:hint="eastAsia"/>
              <w:noProof/>
              <w:webHidden/>
            </w:rPr>
          </w:r>
          <w:ins w:id="74" w:author="Bright Liu" w:date="2025-11-25T11:25:00Z" w16du:dateUtc="2025-11-25T03:25:00Z">
            <w:r>
              <w:rPr>
                <w:rFonts w:hint="eastAsia"/>
                <w:noProof/>
                <w:webHidden/>
              </w:rPr>
              <w:fldChar w:fldCharType="separate"/>
            </w:r>
            <w:r>
              <w:rPr>
                <w:noProof/>
                <w:webHidden/>
              </w:rPr>
              <w:t>9</w:t>
            </w:r>
            <w:r>
              <w:rPr>
                <w:rFonts w:hint="eastAsia"/>
                <w:noProof/>
                <w:webHidden/>
              </w:rPr>
              <w:fldChar w:fldCharType="end"/>
            </w:r>
            <w:r w:rsidRPr="00421C1E">
              <w:rPr>
                <w:rStyle w:val="af2"/>
                <w:rFonts w:hint="eastAsia"/>
                <w:noProof/>
              </w:rPr>
              <w:fldChar w:fldCharType="end"/>
            </w:r>
          </w:ins>
        </w:p>
        <w:p w14:paraId="5408A4AC" w14:textId="02032C90" w:rsidR="00771BF0" w:rsidRDefault="00771BF0">
          <w:pPr>
            <w:pStyle w:val="TOC3"/>
            <w:tabs>
              <w:tab w:val="left" w:pos="1540"/>
              <w:tab w:val="right" w:leader="dot" w:pos="9515"/>
            </w:tabs>
            <w:rPr>
              <w:ins w:id="75" w:author="Bright Liu" w:date="2025-11-25T11:25:00Z" w16du:dateUtc="2025-11-25T03:25:00Z"/>
              <w:rFonts w:asciiTheme="minorHAnsi" w:eastAsiaTheme="minorEastAsia" w:hAnsiTheme="minorHAnsi" w:cstheme="minorBidi"/>
              <w:noProof/>
              <w:sz w:val="22"/>
              <w:szCs w:val="24"/>
              <w14:ligatures w14:val="standardContextual"/>
            </w:rPr>
          </w:pPr>
          <w:ins w:id="76"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"_Toc214962389"</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7.1.5</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Rebooting Device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_Toc214962389 \h</w:instrText>
            </w:r>
            <w:r>
              <w:rPr>
                <w:rFonts w:hint="eastAsia"/>
                <w:noProof/>
                <w:webHidden/>
              </w:rPr>
              <w:instrText xml:space="preserve"> </w:instrText>
            </w:r>
          </w:ins>
          <w:r>
            <w:rPr>
              <w:rFonts w:hint="eastAsia"/>
              <w:noProof/>
              <w:webHidden/>
            </w:rPr>
          </w:r>
          <w:ins w:id="77" w:author="Bright Liu" w:date="2025-11-25T11:25:00Z" w16du:dateUtc="2025-11-25T03:25:00Z">
            <w:r>
              <w:rPr>
                <w:rFonts w:hint="eastAsia"/>
                <w:noProof/>
                <w:webHidden/>
              </w:rPr>
              <w:fldChar w:fldCharType="separate"/>
            </w:r>
            <w:r>
              <w:rPr>
                <w:noProof/>
                <w:webHidden/>
              </w:rPr>
              <w:t>11</w:t>
            </w:r>
            <w:r>
              <w:rPr>
                <w:rFonts w:hint="eastAsia"/>
                <w:noProof/>
                <w:webHidden/>
              </w:rPr>
              <w:fldChar w:fldCharType="end"/>
            </w:r>
            <w:r w:rsidRPr="00421C1E">
              <w:rPr>
                <w:rStyle w:val="af2"/>
                <w:rFonts w:hint="eastAsia"/>
                <w:noProof/>
              </w:rPr>
              <w:fldChar w:fldCharType="end"/>
            </w:r>
          </w:ins>
        </w:p>
        <w:p w14:paraId="6AA22DE1" w14:textId="4BB55E7B" w:rsidR="00771BF0" w:rsidRDefault="00771BF0">
          <w:pPr>
            <w:pStyle w:val="TOC3"/>
            <w:tabs>
              <w:tab w:val="left" w:pos="1540"/>
              <w:tab w:val="right" w:leader="dot" w:pos="9515"/>
            </w:tabs>
            <w:rPr>
              <w:ins w:id="78" w:author="Bright Liu" w:date="2025-11-25T11:25:00Z" w16du:dateUtc="2025-11-25T03:25:00Z"/>
              <w:rFonts w:asciiTheme="minorHAnsi" w:eastAsiaTheme="minorEastAsia" w:hAnsiTheme="minorHAnsi" w:cstheme="minorBidi"/>
              <w:noProof/>
              <w:sz w:val="22"/>
              <w:szCs w:val="24"/>
              <w14:ligatures w14:val="standardContextual"/>
            </w:rPr>
          </w:pPr>
          <w:ins w:id="79"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"_Toc214962390"</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7.1.6</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Getting Firmware 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_Toc214962390 \h</w:instrText>
            </w:r>
            <w:r>
              <w:rPr>
                <w:rFonts w:hint="eastAsia"/>
                <w:noProof/>
                <w:webHidden/>
              </w:rPr>
              <w:instrText xml:space="preserve"> </w:instrText>
            </w:r>
          </w:ins>
          <w:r>
            <w:rPr>
              <w:rFonts w:hint="eastAsia"/>
              <w:noProof/>
              <w:webHidden/>
            </w:rPr>
          </w:r>
          <w:ins w:id="80" w:author="Bright Liu" w:date="2025-11-25T11:25:00Z" w16du:dateUtc="2025-11-25T03:25:00Z">
            <w:r>
              <w:rPr>
                <w:rFonts w:hint="eastAsia"/>
                <w:noProof/>
                <w:webHidden/>
              </w:rPr>
              <w:fldChar w:fldCharType="separate"/>
            </w:r>
            <w:r>
              <w:rPr>
                <w:noProof/>
                <w:webHidden/>
              </w:rPr>
              <w:t>11</w:t>
            </w:r>
            <w:r>
              <w:rPr>
                <w:rFonts w:hint="eastAsia"/>
                <w:noProof/>
                <w:webHidden/>
              </w:rPr>
              <w:fldChar w:fldCharType="end"/>
            </w:r>
            <w:r w:rsidRPr="00421C1E">
              <w:rPr>
                <w:rStyle w:val="af2"/>
                <w:rFonts w:hint="eastAsia"/>
                <w:noProof/>
              </w:rPr>
              <w:fldChar w:fldCharType="end"/>
            </w:r>
          </w:ins>
        </w:p>
        <w:p w14:paraId="6AC6F0F2" w14:textId="154E0D18" w:rsidR="00771BF0" w:rsidRDefault="00771BF0">
          <w:pPr>
            <w:pStyle w:val="TOC3"/>
            <w:tabs>
              <w:tab w:val="left" w:pos="1540"/>
              <w:tab w:val="right" w:leader="dot" w:pos="9515"/>
            </w:tabs>
            <w:rPr>
              <w:ins w:id="81" w:author="Bright Liu" w:date="2025-11-25T11:25:00Z" w16du:dateUtc="2025-11-25T03:25:00Z"/>
              <w:rFonts w:asciiTheme="minorHAnsi" w:eastAsiaTheme="minorEastAsia" w:hAnsiTheme="minorHAnsi" w:cstheme="minorBidi"/>
              <w:noProof/>
              <w:sz w:val="22"/>
              <w:szCs w:val="24"/>
              <w14:ligatures w14:val="standardContextual"/>
            </w:rPr>
          </w:pPr>
          <w:ins w:id="82"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"_Toc214962391"</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7.1.7</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Restoring Device to Factory Defaults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_Toc214962391 \h</w:instrText>
            </w:r>
            <w:r>
              <w:rPr>
                <w:rFonts w:hint="eastAsia"/>
                <w:noProof/>
                <w:webHidden/>
              </w:rPr>
              <w:instrText xml:space="preserve"> </w:instrText>
            </w:r>
          </w:ins>
          <w:r>
            <w:rPr>
              <w:rFonts w:hint="eastAsia"/>
              <w:noProof/>
              <w:webHidden/>
            </w:rPr>
          </w:r>
          <w:ins w:id="83" w:author="Bright Liu" w:date="2025-11-25T11:25:00Z" w16du:dateUtc="2025-11-25T03:25:00Z">
            <w:r>
              <w:rPr>
                <w:rFonts w:hint="eastAsia"/>
                <w:noProof/>
                <w:webHidden/>
              </w:rPr>
              <w:fldChar w:fldCharType="separate"/>
            </w:r>
            <w:r>
              <w:rPr>
                <w:noProof/>
                <w:webHidden/>
              </w:rPr>
              <w:t>11</w:t>
            </w:r>
            <w:r>
              <w:rPr>
                <w:rFonts w:hint="eastAsia"/>
                <w:noProof/>
                <w:webHidden/>
              </w:rPr>
              <w:fldChar w:fldCharType="end"/>
            </w:r>
            <w:r w:rsidRPr="00421C1E">
              <w:rPr>
                <w:rStyle w:val="af2"/>
                <w:rFonts w:hint="eastAsia"/>
                <w:noProof/>
              </w:rPr>
              <w:fldChar w:fldCharType="end"/>
            </w:r>
          </w:ins>
        </w:p>
        <w:p w14:paraId="6D165671" w14:textId="69F50C24" w:rsidR="00771BF0" w:rsidRDefault="00771BF0">
          <w:pPr>
            <w:pStyle w:val="TOC2"/>
            <w:tabs>
              <w:tab w:val="left" w:pos="1100"/>
              <w:tab w:val="right" w:leader="dot" w:pos="9515"/>
            </w:tabs>
            <w:rPr>
              <w:ins w:id="84" w:author="Bright Liu" w:date="2025-11-25T11:25:00Z" w16du:dateUtc="2025-11-25T03:25:00Z"/>
              <w:rFonts w:asciiTheme="minorHAnsi" w:eastAsiaTheme="minorEastAsia" w:hAnsiTheme="minorHAnsi" w:cstheme="minorBidi"/>
              <w:noProof/>
              <w:sz w:val="22"/>
              <w:szCs w:val="24"/>
              <w14:ligatures w14:val="standardContextual"/>
            </w:rPr>
          </w:pPr>
          <w:ins w:id="85"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"_Toc214962392"</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Functions for TX Only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_Toc214962392 \h</w:instrText>
            </w:r>
            <w:r>
              <w:rPr>
                <w:rFonts w:hint="eastAsia"/>
                <w:noProof/>
                <w:webHidden/>
              </w:rPr>
              <w:instrText xml:space="preserve"> </w:instrText>
            </w:r>
          </w:ins>
          <w:r>
            <w:rPr>
              <w:rFonts w:hint="eastAsia"/>
              <w:noProof/>
              <w:webHidden/>
            </w:rPr>
          </w:r>
          <w:ins w:id="86" w:author="Bright Liu" w:date="2025-11-25T11:25:00Z" w16du:dateUtc="2025-11-25T03:25:00Z">
            <w:r>
              <w:rPr>
                <w:rFonts w:hint="eastAsia"/>
                <w:noProof/>
                <w:webHidden/>
              </w:rPr>
              <w:fldChar w:fldCharType="separate"/>
            </w:r>
            <w:r>
              <w:rPr>
                <w:noProof/>
                <w:webHidden/>
              </w:rPr>
              <w:t>11</w:t>
            </w:r>
            <w:r>
              <w:rPr>
                <w:rFonts w:hint="eastAsia"/>
                <w:noProof/>
                <w:webHidden/>
              </w:rPr>
              <w:fldChar w:fldCharType="end"/>
            </w:r>
            <w:r w:rsidRPr="00421C1E">
              <w:rPr>
                <w:rStyle w:val="af2"/>
                <w:rFonts w:hint="eastAsia"/>
                <w:noProof/>
              </w:rPr>
              <w:fldChar w:fldCharType="end"/>
            </w:r>
          </w:ins>
        </w:p>
        <w:p w14:paraId="0CFF27DD" w14:textId="39E745C3" w:rsidR="00771BF0" w:rsidRDefault="00771BF0">
          <w:pPr>
            <w:pStyle w:val="TOC3"/>
            <w:tabs>
              <w:tab w:val="left" w:pos="1540"/>
              <w:tab w:val="right" w:leader="dot" w:pos="9515"/>
            </w:tabs>
            <w:rPr>
              <w:ins w:id="87" w:author="Bright Liu" w:date="2025-11-25T11:25:00Z" w16du:dateUtc="2025-11-25T03:25:00Z"/>
              <w:rFonts w:asciiTheme="minorHAnsi" w:eastAsiaTheme="minorEastAsia" w:hAnsiTheme="minorHAnsi" w:cstheme="minorBidi"/>
              <w:noProof/>
              <w:sz w:val="22"/>
              <w:szCs w:val="24"/>
              <w14:ligatures w14:val="standardContextual"/>
            </w:rPr>
          </w:pPr>
          <w:ins w:id="88"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"_Toc214962393"</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7.2.1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Setting HDCP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_Toc214962393 \h</w:instrText>
            </w:r>
            <w:r>
              <w:rPr>
                <w:rFonts w:hint="eastAsia"/>
                <w:noProof/>
                <w:webHidden/>
              </w:rPr>
              <w:instrText xml:space="preserve"> </w:instrText>
            </w:r>
          </w:ins>
          <w:r>
            <w:rPr>
              <w:rFonts w:hint="eastAsia"/>
              <w:noProof/>
              <w:webHidden/>
            </w:rPr>
          </w:r>
          <w:ins w:id="89" w:author="Bright Liu" w:date="2025-11-25T11:25:00Z" w16du:dateUtc="2025-11-25T03:25:00Z">
            <w:r>
              <w:rPr>
                <w:rFonts w:hint="eastAsia"/>
                <w:noProof/>
                <w:webHidden/>
              </w:rPr>
              <w:fldChar w:fldCharType="separate"/>
            </w:r>
            <w:r>
              <w:rPr>
                <w:noProof/>
                <w:webHidden/>
              </w:rPr>
              <w:t>11</w:t>
            </w:r>
            <w:r>
              <w:rPr>
                <w:rFonts w:hint="eastAsia"/>
                <w:noProof/>
                <w:webHidden/>
              </w:rPr>
              <w:fldChar w:fldCharType="end"/>
            </w:r>
            <w:r w:rsidRPr="00421C1E">
              <w:rPr>
                <w:rStyle w:val="af2"/>
                <w:rFonts w:hint="eastAsia"/>
                <w:noProof/>
              </w:rPr>
              <w:fldChar w:fldCharType="end"/>
            </w:r>
          </w:ins>
        </w:p>
        <w:p w14:paraId="33A8F1AC" w14:textId="661AAD78" w:rsidR="00771BF0" w:rsidRDefault="00771BF0">
          <w:pPr>
            <w:pStyle w:val="TOC2"/>
            <w:tabs>
              <w:tab w:val="left" w:pos="1100"/>
              <w:tab w:val="right" w:leader="dot" w:pos="9515"/>
            </w:tabs>
            <w:rPr>
              <w:ins w:id="90" w:author="Bright Liu" w:date="2025-11-25T11:25:00Z" w16du:dateUtc="2025-11-25T03:25:00Z"/>
              <w:rFonts w:asciiTheme="minorHAnsi" w:eastAsiaTheme="minorEastAsia" w:hAnsiTheme="minorHAnsi" w:cstheme="minorBidi"/>
              <w:noProof/>
              <w:sz w:val="22"/>
              <w:szCs w:val="24"/>
              <w14:ligatures w14:val="standardContextual"/>
            </w:rPr>
          </w:pPr>
          <w:ins w:id="91"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"_Toc214962394"</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Functions for RX Only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_Toc214962394 \h</w:instrText>
            </w:r>
            <w:r>
              <w:rPr>
                <w:rFonts w:hint="eastAsia"/>
                <w:noProof/>
                <w:webHidden/>
              </w:rPr>
              <w:instrText xml:space="preserve"> </w:instrText>
            </w:r>
          </w:ins>
          <w:r>
            <w:rPr>
              <w:rFonts w:hint="eastAsia"/>
              <w:noProof/>
              <w:webHidden/>
            </w:rPr>
          </w:r>
          <w:ins w:id="92" w:author="Bright Liu" w:date="2025-11-25T11:25:00Z" w16du:dateUtc="2025-11-25T03:25:00Z">
            <w:r>
              <w:rPr>
                <w:rFonts w:hint="eastAsia"/>
                <w:noProof/>
                <w:webHidden/>
              </w:rPr>
              <w:fldChar w:fldCharType="separate"/>
            </w:r>
            <w:r>
              <w:rPr>
                <w:noProof/>
                <w:webHidden/>
              </w:rPr>
              <w:t>12</w:t>
            </w:r>
            <w:r>
              <w:rPr>
                <w:rFonts w:hint="eastAsia"/>
                <w:noProof/>
                <w:webHidden/>
              </w:rPr>
              <w:fldChar w:fldCharType="end"/>
            </w:r>
            <w:r w:rsidRPr="00421C1E">
              <w:rPr>
                <w:rStyle w:val="af2"/>
                <w:rFonts w:hint="eastAsia"/>
                <w:noProof/>
              </w:rPr>
              <w:fldChar w:fldCharType="end"/>
            </w:r>
          </w:ins>
        </w:p>
        <w:p w14:paraId="734C29A6" w14:textId="7C0F0229" w:rsidR="00771BF0" w:rsidRDefault="00771BF0">
          <w:pPr>
            <w:pStyle w:val="TOC3"/>
            <w:tabs>
              <w:tab w:val="left" w:pos="1540"/>
              <w:tab w:val="right" w:leader="dot" w:pos="9515"/>
            </w:tabs>
            <w:rPr>
              <w:ins w:id="93" w:author="Bright Liu" w:date="2025-11-25T11:25:00Z" w16du:dateUtc="2025-11-25T03:25:00Z"/>
              <w:rFonts w:asciiTheme="minorHAnsi" w:eastAsiaTheme="minorEastAsia" w:hAnsiTheme="minorHAnsi" w:cstheme="minorBidi"/>
              <w:noProof/>
              <w:sz w:val="22"/>
              <w:szCs w:val="24"/>
              <w14:ligatures w14:val="standardContextual"/>
            </w:rPr>
          </w:pPr>
          <w:ins w:id="94"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"_Toc214962395"</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Setting Communication Modes for Controlling Display On/Off via RX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_Toc214962395 \h</w:instrText>
            </w:r>
            <w:r>
              <w:rPr>
                <w:rFonts w:hint="eastAsia"/>
                <w:noProof/>
                <w:webHidden/>
              </w:rPr>
              <w:instrText xml:space="preserve"> </w:instrText>
            </w:r>
          </w:ins>
          <w:r>
            <w:rPr>
              <w:rFonts w:hint="eastAsia"/>
              <w:noProof/>
              <w:webHidden/>
            </w:rPr>
          </w:r>
          <w:ins w:id="95" w:author="Bright Liu" w:date="2025-11-25T11:25:00Z" w16du:dateUtc="2025-11-25T03:25:00Z">
            <w:r>
              <w:rPr>
                <w:rFonts w:hint="eastAsia"/>
                <w:noProof/>
                <w:webHidden/>
              </w:rPr>
              <w:fldChar w:fldCharType="separate"/>
            </w:r>
            <w:r>
              <w:rPr>
                <w:noProof/>
                <w:webHidden/>
              </w:rPr>
              <w:t>12</w:t>
            </w:r>
            <w:r>
              <w:rPr>
                <w:rFonts w:hint="eastAsia"/>
                <w:noProof/>
                <w:webHidden/>
              </w:rPr>
              <w:fldChar w:fldCharType="end"/>
            </w:r>
            <w:r w:rsidRPr="00421C1E">
              <w:rPr>
                <w:rStyle w:val="af2"/>
                <w:rFonts w:hint="eastAsia"/>
                <w:noProof/>
              </w:rPr>
              <w:fldChar w:fldCharType="end"/>
            </w:r>
          </w:ins>
        </w:p>
        <w:p w14:paraId="4BE6C129" w14:textId="4235DA4C" w:rsidR="00771BF0" w:rsidRDefault="00771BF0">
          <w:pPr>
            <w:pStyle w:val="TOC3"/>
            <w:tabs>
              <w:tab w:val="left" w:pos="1540"/>
              <w:tab w:val="right" w:leader="dot" w:pos="9515"/>
            </w:tabs>
            <w:rPr>
              <w:ins w:id="96" w:author="Bright Liu" w:date="2025-11-25T11:25:00Z" w16du:dateUtc="2025-11-25T03:25:00Z"/>
              <w:rFonts w:asciiTheme="minorHAnsi" w:eastAsiaTheme="minorEastAsia" w:hAnsiTheme="minorHAnsi" w:cstheme="minorBidi"/>
              <w:noProof/>
              <w:sz w:val="22"/>
              <w:szCs w:val="24"/>
              <w14:ligatures w14:val="standardContextual"/>
            </w:rPr>
          </w:pPr>
          <w:ins w:id="97"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"_Toc214962396"</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Setting CEC Commands for Controlling Display On/Off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_Toc214962396 \h</w:instrText>
            </w:r>
            <w:r>
              <w:rPr>
                <w:rFonts w:hint="eastAsia"/>
                <w:noProof/>
                <w:webHidden/>
              </w:rPr>
              <w:instrText xml:space="preserve"> </w:instrText>
            </w:r>
          </w:ins>
          <w:r>
            <w:rPr>
              <w:rFonts w:hint="eastAsia"/>
              <w:noProof/>
              <w:webHidden/>
            </w:rPr>
          </w:r>
          <w:ins w:id="98" w:author="Bright Liu" w:date="2025-11-25T11:25:00Z" w16du:dateUtc="2025-11-25T03:25:00Z">
            <w:r>
              <w:rPr>
                <w:rFonts w:hint="eastAsia"/>
                <w:noProof/>
                <w:webHidden/>
              </w:rPr>
              <w:fldChar w:fldCharType="separate"/>
            </w:r>
            <w:r>
              <w:rPr>
                <w:noProof/>
                <w:webHidden/>
              </w:rPr>
              <w:t>12</w:t>
            </w:r>
            <w:r>
              <w:rPr>
                <w:rFonts w:hint="eastAsia"/>
                <w:noProof/>
                <w:webHidden/>
              </w:rPr>
              <w:fldChar w:fldCharType="end"/>
            </w:r>
            <w:r w:rsidRPr="00421C1E">
              <w:rPr>
                <w:rStyle w:val="af2"/>
                <w:rFonts w:hint="eastAsia"/>
                <w:noProof/>
              </w:rPr>
              <w:fldChar w:fldCharType="end"/>
            </w:r>
          </w:ins>
        </w:p>
        <w:p w14:paraId="6E8D2579" w14:textId="6D90DED7" w:rsidR="00771BF0" w:rsidRDefault="00771BF0">
          <w:pPr>
            <w:pStyle w:val="TOC3"/>
            <w:tabs>
              <w:tab w:val="left" w:pos="1540"/>
              <w:tab w:val="right" w:leader="dot" w:pos="9515"/>
            </w:tabs>
            <w:rPr>
              <w:ins w:id="99" w:author="Bright Liu" w:date="2025-11-25T11:25:00Z" w16du:dateUtc="2025-11-25T03:25:00Z"/>
              <w:rFonts w:asciiTheme="minorHAnsi" w:eastAsiaTheme="minorEastAsia" w:hAnsiTheme="minorHAnsi" w:cstheme="minorBidi"/>
              <w:noProof/>
              <w:sz w:val="22"/>
              <w:szCs w:val="24"/>
              <w14:ligatures w14:val="standardContextual"/>
            </w:rPr>
          </w:pPr>
          <w:ins w:id="100"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"_Toc214962397"</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7.3.3</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Setting RS232 Commands for Controlling Display On/Off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_Toc214962397 \h</w:instrText>
            </w:r>
            <w:r>
              <w:rPr>
                <w:rFonts w:hint="eastAsia"/>
                <w:noProof/>
                <w:webHidden/>
              </w:rPr>
              <w:instrText xml:space="preserve"> </w:instrText>
            </w:r>
          </w:ins>
          <w:r>
            <w:rPr>
              <w:rFonts w:hint="eastAsia"/>
              <w:noProof/>
              <w:webHidden/>
            </w:rPr>
          </w:r>
          <w:ins w:id="101" w:author="Bright Liu" w:date="2025-11-25T11:25:00Z" w16du:dateUtc="2025-11-25T03:25:00Z">
            <w:r>
              <w:rPr>
                <w:rFonts w:hint="eastAsia"/>
                <w:noProof/>
                <w:webHidden/>
              </w:rPr>
              <w:fldChar w:fldCharType="separate"/>
            </w:r>
            <w:r>
              <w:rPr>
                <w:noProof/>
                <w:webHidden/>
              </w:rPr>
              <w:t>13</w:t>
            </w:r>
            <w:r>
              <w:rPr>
                <w:rFonts w:hint="eastAsia"/>
                <w:noProof/>
                <w:webHidden/>
              </w:rPr>
              <w:fldChar w:fldCharType="end"/>
            </w:r>
            <w:r w:rsidRPr="00421C1E">
              <w:rPr>
                <w:rStyle w:val="af2"/>
                <w:rFonts w:hint="eastAsia"/>
                <w:noProof/>
              </w:rPr>
              <w:fldChar w:fldCharType="end"/>
            </w:r>
          </w:ins>
        </w:p>
        <w:p w14:paraId="37E37C28" w14:textId="4910A159" w:rsidR="00771BF0" w:rsidRDefault="00771BF0">
          <w:pPr>
            <w:pStyle w:val="TOC3"/>
            <w:tabs>
              <w:tab w:val="left" w:pos="1540"/>
              <w:tab w:val="right" w:leader="dot" w:pos="9515"/>
            </w:tabs>
            <w:rPr>
              <w:ins w:id="102" w:author="Bright Liu" w:date="2025-11-25T11:25:00Z" w16du:dateUtc="2025-11-25T03:25:00Z"/>
              <w:rFonts w:asciiTheme="minorHAnsi" w:eastAsiaTheme="minorEastAsia" w:hAnsiTheme="minorHAnsi" w:cstheme="minorBidi"/>
              <w:noProof/>
              <w:sz w:val="22"/>
              <w:szCs w:val="24"/>
              <w14:ligatures w14:val="standardContextual"/>
            </w:rPr>
          </w:pPr>
          <w:ins w:id="103"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"_Toc214962398"</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7.3.4</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Instructing Device to Control Display On/Off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_Toc214962398 \h</w:instrText>
            </w:r>
            <w:r>
              <w:rPr>
                <w:rFonts w:hint="eastAsia"/>
                <w:noProof/>
                <w:webHidden/>
              </w:rPr>
              <w:instrText xml:space="preserve"> </w:instrText>
            </w:r>
          </w:ins>
          <w:r>
            <w:rPr>
              <w:rFonts w:hint="eastAsia"/>
              <w:noProof/>
              <w:webHidden/>
            </w:rPr>
          </w:r>
          <w:ins w:id="104" w:author="Bright Liu" w:date="2025-11-25T11:25:00Z" w16du:dateUtc="2025-11-25T03:25:00Z">
            <w:r>
              <w:rPr>
                <w:rFonts w:hint="eastAsia"/>
                <w:noProof/>
                <w:webHidden/>
              </w:rPr>
              <w:fldChar w:fldCharType="separate"/>
            </w:r>
            <w:r>
              <w:rPr>
                <w:noProof/>
                <w:webHidden/>
              </w:rPr>
              <w:t>13</w:t>
            </w:r>
            <w:r>
              <w:rPr>
                <w:rFonts w:hint="eastAsia"/>
                <w:noProof/>
                <w:webHidden/>
              </w:rPr>
              <w:fldChar w:fldCharType="end"/>
            </w:r>
            <w:r w:rsidRPr="00421C1E">
              <w:rPr>
                <w:rStyle w:val="af2"/>
                <w:rFonts w:hint="eastAsia"/>
                <w:noProof/>
              </w:rPr>
              <w:fldChar w:fldCharType="end"/>
            </w:r>
          </w:ins>
        </w:p>
        <w:p w14:paraId="2D1EE545" w14:textId="1826FF3D" w:rsidR="00771BF0" w:rsidRDefault="00771BF0">
          <w:pPr>
            <w:pStyle w:val="TOC3"/>
            <w:tabs>
              <w:tab w:val="left" w:pos="1540"/>
              <w:tab w:val="right" w:leader="dot" w:pos="9515"/>
            </w:tabs>
            <w:rPr>
              <w:ins w:id="105" w:author="Bright Liu" w:date="2025-11-25T11:25:00Z" w16du:dateUtc="2025-11-25T03:25:00Z"/>
              <w:rFonts w:asciiTheme="minorHAnsi" w:eastAsiaTheme="minorEastAsia" w:hAnsiTheme="minorHAnsi" w:cstheme="minorBidi"/>
              <w:noProof/>
              <w:sz w:val="22"/>
              <w:szCs w:val="24"/>
              <w14:ligatures w14:val="standardContextual"/>
            </w:rPr>
          </w:pPr>
          <w:ins w:id="106"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"_Toc214962399"</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7.3.5</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Sending Specific CEC Commands to the Display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_Toc214962399 \h</w:instrText>
            </w:r>
            <w:r>
              <w:rPr>
                <w:rFonts w:hint="eastAsia"/>
                <w:noProof/>
                <w:webHidden/>
              </w:rPr>
              <w:instrText xml:space="preserve"> </w:instrText>
            </w:r>
          </w:ins>
          <w:r>
            <w:rPr>
              <w:rFonts w:hint="eastAsia"/>
              <w:noProof/>
              <w:webHidden/>
            </w:rPr>
          </w:r>
          <w:ins w:id="107" w:author="Bright Liu" w:date="2025-11-25T11:25:00Z" w16du:dateUtc="2025-11-25T03:25:00Z">
            <w:r>
              <w:rPr>
                <w:rFonts w:hint="eastAsia"/>
                <w:noProof/>
                <w:webHidden/>
              </w:rPr>
              <w:fldChar w:fldCharType="separate"/>
            </w:r>
            <w:r>
              <w:rPr>
                <w:noProof/>
                <w:webHidden/>
              </w:rPr>
              <w:t>14</w:t>
            </w:r>
            <w:r>
              <w:rPr>
                <w:rFonts w:hint="eastAsia"/>
                <w:noProof/>
                <w:webHidden/>
              </w:rPr>
              <w:fldChar w:fldCharType="end"/>
            </w:r>
            <w:r w:rsidRPr="00421C1E">
              <w:rPr>
                <w:rStyle w:val="af2"/>
                <w:rFonts w:hint="eastAsia"/>
                <w:noProof/>
              </w:rPr>
              <w:fldChar w:fldCharType="end"/>
            </w:r>
          </w:ins>
        </w:p>
        <w:p w14:paraId="154E60A2" w14:textId="360FC0A6" w:rsidR="00771BF0" w:rsidRDefault="00771BF0">
          <w:pPr>
            <w:pStyle w:val="TOC3"/>
            <w:tabs>
              <w:tab w:val="left" w:pos="1540"/>
              <w:tab w:val="right" w:leader="dot" w:pos="9515"/>
            </w:tabs>
            <w:rPr>
              <w:ins w:id="108" w:author="Bright Liu" w:date="2025-11-25T11:25:00Z" w16du:dateUtc="2025-11-25T03:25:00Z"/>
              <w:rFonts w:asciiTheme="minorHAnsi" w:eastAsiaTheme="minorEastAsia" w:hAnsiTheme="minorHAnsi" w:cstheme="minorBidi"/>
              <w:noProof/>
              <w:sz w:val="22"/>
              <w:szCs w:val="24"/>
              <w14:ligatures w14:val="standardContextual"/>
            </w:rPr>
          </w:pPr>
          <w:ins w:id="109"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"_Toc214962400"</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7.3.6</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Assigning a Source to RX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_Toc214962400 \h</w:instrText>
            </w:r>
            <w:r>
              <w:rPr>
                <w:rFonts w:hint="eastAsia"/>
                <w:noProof/>
                <w:webHidden/>
              </w:rPr>
              <w:instrText xml:space="preserve"> </w:instrText>
            </w:r>
          </w:ins>
          <w:r>
            <w:rPr>
              <w:rFonts w:hint="eastAsia"/>
              <w:noProof/>
              <w:webHidden/>
            </w:rPr>
          </w:r>
          <w:ins w:id="110" w:author="Bright Liu" w:date="2025-11-25T11:25:00Z" w16du:dateUtc="2025-11-25T03:25:00Z">
            <w:r>
              <w:rPr>
                <w:rFonts w:hint="eastAsia"/>
                <w:noProof/>
                <w:webHidden/>
              </w:rPr>
              <w:fldChar w:fldCharType="separate"/>
            </w:r>
            <w:r>
              <w:rPr>
                <w:noProof/>
                <w:webHidden/>
              </w:rPr>
              <w:t>14</w:t>
            </w:r>
            <w:r>
              <w:rPr>
                <w:rFonts w:hint="eastAsia"/>
                <w:noProof/>
                <w:webHidden/>
              </w:rPr>
              <w:fldChar w:fldCharType="end"/>
            </w:r>
            <w:r w:rsidRPr="00421C1E">
              <w:rPr>
                <w:rStyle w:val="af2"/>
                <w:rFonts w:hint="eastAsia"/>
                <w:noProof/>
              </w:rPr>
              <w:fldChar w:fldCharType="end"/>
            </w:r>
          </w:ins>
        </w:p>
        <w:p w14:paraId="7ADDF526" w14:textId="640AD46A" w:rsidR="00771BF0" w:rsidRDefault="00771BF0">
          <w:pPr>
            <w:pStyle w:val="TOC3"/>
            <w:tabs>
              <w:tab w:val="left" w:pos="1540"/>
              <w:tab w:val="right" w:leader="dot" w:pos="9515"/>
            </w:tabs>
            <w:rPr>
              <w:ins w:id="111" w:author="Bright Liu" w:date="2025-11-25T11:25:00Z" w16du:dateUtc="2025-11-25T03:25:00Z"/>
              <w:rFonts w:asciiTheme="minorHAnsi" w:eastAsiaTheme="minorEastAsia" w:hAnsiTheme="minorHAnsi" w:cstheme="minorBidi"/>
              <w:noProof/>
              <w:sz w:val="22"/>
              <w:szCs w:val="24"/>
              <w14:ligatures w14:val="standardContextual"/>
            </w:rPr>
          </w:pPr>
          <w:ins w:id="112"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"_Toc214962401"</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7.3.7</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Getting the Source Assigned to RX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_Toc214962401 \h</w:instrText>
            </w:r>
            <w:r>
              <w:rPr>
                <w:rFonts w:hint="eastAsia"/>
                <w:noProof/>
                <w:webHidden/>
              </w:rPr>
              <w:instrText xml:space="preserve"> </w:instrText>
            </w:r>
          </w:ins>
          <w:r>
            <w:rPr>
              <w:rFonts w:hint="eastAsia"/>
              <w:noProof/>
              <w:webHidden/>
            </w:rPr>
          </w:r>
          <w:ins w:id="113" w:author="Bright Liu" w:date="2025-11-25T11:25:00Z" w16du:dateUtc="2025-11-25T03:25:00Z">
            <w:r>
              <w:rPr>
                <w:rFonts w:hint="eastAsia"/>
                <w:noProof/>
                <w:webHidden/>
              </w:rPr>
              <w:fldChar w:fldCharType="separate"/>
            </w:r>
            <w:r>
              <w:rPr>
                <w:noProof/>
                <w:webHidden/>
              </w:rPr>
              <w:t>15</w:t>
            </w:r>
            <w:r>
              <w:rPr>
                <w:rFonts w:hint="eastAsia"/>
                <w:noProof/>
                <w:webHidden/>
              </w:rPr>
              <w:fldChar w:fldCharType="end"/>
            </w:r>
            <w:r w:rsidRPr="00421C1E">
              <w:rPr>
                <w:rStyle w:val="af2"/>
                <w:rFonts w:hint="eastAsia"/>
                <w:noProof/>
              </w:rPr>
              <w:fldChar w:fldCharType="end"/>
            </w:r>
          </w:ins>
        </w:p>
        <w:p w14:paraId="3012ABE4" w14:textId="71B8AE02" w:rsidR="00771BF0" w:rsidRDefault="00771BF0">
          <w:pPr>
            <w:pStyle w:val="TOC3"/>
            <w:tabs>
              <w:tab w:val="left" w:pos="1540"/>
              <w:tab w:val="right" w:leader="dot" w:pos="9515"/>
            </w:tabs>
            <w:rPr>
              <w:ins w:id="114" w:author="Bright Liu" w:date="2025-11-25T11:25:00Z" w16du:dateUtc="2025-11-25T03:25:00Z"/>
              <w:rFonts w:asciiTheme="minorHAnsi" w:eastAsiaTheme="minorEastAsia" w:hAnsiTheme="minorHAnsi" w:cstheme="minorBidi"/>
              <w:noProof/>
              <w:sz w:val="22"/>
              <w:szCs w:val="24"/>
              <w14:ligatures w14:val="standardContextual"/>
            </w:rPr>
          </w:pPr>
          <w:ins w:id="115"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"_Toc214962402"</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7.3.8</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Rotating Video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_Toc214962402 \h</w:instrText>
            </w:r>
            <w:r>
              <w:rPr>
                <w:rFonts w:hint="eastAsia"/>
                <w:noProof/>
                <w:webHidden/>
              </w:rPr>
              <w:instrText xml:space="preserve"> </w:instrText>
            </w:r>
          </w:ins>
          <w:r>
            <w:rPr>
              <w:rFonts w:hint="eastAsia"/>
              <w:noProof/>
              <w:webHidden/>
            </w:rPr>
          </w:r>
          <w:ins w:id="116" w:author="Bright Liu" w:date="2025-11-25T11:25:00Z" w16du:dateUtc="2025-11-25T03:25:00Z">
            <w:r>
              <w:rPr>
                <w:rFonts w:hint="eastAsia"/>
                <w:noProof/>
                <w:webHidden/>
              </w:rPr>
              <w:fldChar w:fldCharType="separate"/>
            </w:r>
            <w:r>
              <w:rPr>
                <w:noProof/>
                <w:webHidden/>
              </w:rPr>
              <w:t>16</w:t>
            </w:r>
            <w:r>
              <w:rPr>
                <w:rFonts w:hint="eastAsia"/>
                <w:noProof/>
                <w:webHidden/>
              </w:rPr>
              <w:fldChar w:fldCharType="end"/>
            </w:r>
            <w:r w:rsidRPr="00421C1E">
              <w:rPr>
                <w:rStyle w:val="af2"/>
                <w:rFonts w:hint="eastAsia"/>
                <w:noProof/>
              </w:rPr>
              <w:fldChar w:fldCharType="end"/>
            </w:r>
          </w:ins>
        </w:p>
        <w:p w14:paraId="575911AF" w14:textId="594B7E3E" w:rsidR="00771BF0" w:rsidRDefault="00771BF0">
          <w:pPr>
            <w:pStyle w:val="TOC3"/>
            <w:tabs>
              <w:tab w:val="left" w:pos="1540"/>
              <w:tab w:val="right" w:leader="dot" w:pos="9515"/>
            </w:tabs>
            <w:rPr>
              <w:ins w:id="117" w:author="Bright Liu" w:date="2025-11-25T11:25:00Z" w16du:dateUtc="2025-11-25T03:25:00Z"/>
              <w:rFonts w:asciiTheme="minorHAnsi" w:eastAsiaTheme="minorEastAsia" w:hAnsiTheme="minorHAnsi" w:cstheme="minorBidi"/>
              <w:noProof/>
              <w:sz w:val="22"/>
              <w:szCs w:val="24"/>
              <w14:ligatures w14:val="standardContextual"/>
            </w:rPr>
          </w:pPr>
          <w:ins w:id="118"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"_Toc214962403"</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7.3.9</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Video Wall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_Toc214962403 \h</w:instrText>
            </w:r>
            <w:r>
              <w:rPr>
                <w:rFonts w:hint="eastAsia"/>
                <w:noProof/>
                <w:webHidden/>
              </w:rPr>
              <w:instrText xml:space="preserve"> </w:instrText>
            </w:r>
          </w:ins>
          <w:r>
            <w:rPr>
              <w:rFonts w:hint="eastAsia"/>
              <w:noProof/>
              <w:webHidden/>
            </w:rPr>
          </w:r>
          <w:ins w:id="119" w:author="Bright Liu" w:date="2025-11-25T11:25:00Z" w16du:dateUtc="2025-11-25T03:25:00Z">
            <w:r>
              <w:rPr>
                <w:rFonts w:hint="eastAsia"/>
                <w:noProof/>
                <w:webHidden/>
              </w:rPr>
              <w:fldChar w:fldCharType="separate"/>
            </w:r>
            <w:r>
              <w:rPr>
                <w:noProof/>
                <w:webHidden/>
              </w:rPr>
              <w:t>16</w:t>
            </w:r>
            <w:r>
              <w:rPr>
                <w:rFonts w:hint="eastAsia"/>
                <w:noProof/>
                <w:webHidden/>
              </w:rPr>
              <w:fldChar w:fldCharType="end"/>
            </w:r>
            <w:r w:rsidRPr="00421C1E">
              <w:rPr>
                <w:rStyle w:val="af2"/>
                <w:rFonts w:hint="eastAsia"/>
                <w:noProof/>
              </w:rPr>
              <w:fldChar w:fldCharType="end"/>
            </w:r>
          </w:ins>
        </w:p>
        <w:p w14:paraId="0F0847D6" w14:textId="18EBBF61" w:rsidR="00771BF0" w:rsidRDefault="00771BF0">
          <w:pPr>
            <w:pStyle w:val="TOC3"/>
            <w:tabs>
              <w:tab w:val="left" w:pos="1760"/>
              <w:tab w:val="right" w:leader="dot" w:pos="9515"/>
            </w:tabs>
            <w:rPr>
              <w:ins w:id="120" w:author="Bright Liu" w:date="2025-11-25T11:25:00Z" w16du:dateUtc="2025-11-25T03:25:00Z"/>
              <w:rFonts w:asciiTheme="minorHAnsi" w:eastAsiaTheme="minorEastAsia" w:hAnsiTheme="minorHAnsi" w:cstheme="minorBidi"/>
              <w:noProof/>
              <w:sz w:val="22"/>
              <w:szCs w:val="24"/>
              <w14:ligatures w14:val="standardContextual"/>
            </w:rPr>
          </w:pPr>
          <w:ins w:id="121"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"_Toc214962404"</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7.3.10</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Instructing RX to Force a Resolution Output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_Toc214962404 \h</w:instrText>
            </w:r>
            <w:r>
              <w:rPr>
                <w:rFonts w:hint="eastAsia"/>
                <w:noProof/>
                <w:webHidden/>
              </w:rPr>
              <w:instrText xml:space="preserve"> </w:instrText>
            </w:r>
          </w:ins>
          <w:r>
            <w:rPr>
              <w:rFonts w:hint="eastAsia"/>
              <w:noProof/>
              <w:webHidden/>
            </w:rPr>
          </w:r>
          <w:ins w:id="122" w:author="Bright Liu" w:date="2025-11-25T11:25:00Z" w16du:dateUtc="2025-11-25T03:25:00Z">
            <w:r>
              <w:rPr>
                <w:rFonts w:hint="eastAsia"/>
                <w:noProof/>
                <w:webHidden/>
              </w:rPr>
              <w:fldChar w:fldCharType="separate"/>
            </w:r>
            <w:r>
              <w:rPr>
                <w:noProof/>
                <w:webHidden/>
              </w:rPr>
              <w:t>18</w:t>
            </w:r>
            <w:r>
              <w:rPr>
                <w:rFonts w:hint="eastAsia"/>
                <w:noProof/>
                <w:webHidden/>
              </w:rPr>
              <w:fldChar w:fldCharType="end"/>
            </w:r>
            <w:r w:rsidRPr="00421C1E">
              <w:rPr>
                <w:rStyle w:val="af2"/>
                <w:rFonts w:hint="eastAsia"/>
                <w:noProof/>
              </w:rPr>
              <w:fldChar w:fldCharType="end"/>
            </w:r>
          </w:ins>
        </w:p>
        <w:p w14:paraId="4BB88760" w14:textId="1D2ADFFE" w:rsidR="00771BF0" w:rsidRDefault="00771BF0">
          <w:pPr>
            <w:pStyle w:val="TOC3"/>
            <w:tabs>
              <w:tab w:val="left" w:pos="1760"/>
              <w:tab w:val="right" w:leader="dot" w:pos="9515"/>
            </w:tabs>
            <w:rPr>
              <w:ins w:id="123" w:author="Bright Liu" w:date="2025-11-25T11:25:00Z" w16du:dateUtc="2025-11-25T03:25:00Z"/>
              <w:rFonts w:asciiTheme="minorHAnsi" w:eastAsiaTheme="minorEastAsia" w:hAnsiTheme="minorHAnsi" w:cstheme="minorBidi"/>
              <w:noProof/>
              <w:sz w:val="22"/>
              <w:szCs w:val="24"/>
              <w14:ligatures w14:val="standardContextual"/>
            </w:rPr>
          </w:pPr>
          <w:ins w:id="124"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"_Toc214962406"</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7.3.11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Instructing RX to Force Color Space (RGB or YUV) Output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_Toc214962406 \h</w:instrText>
            </w:r>
            <w:r>
              <w:rPr>
                <w:rFonts w:hint="eastAsia"/>
                <w:noProof/>
                <w:webHidden/>
              </w:rPr>
              <w:instrText xml:space="preserve"> </w:instrText>
            </w:r>
          </w:ins>
          <w:r>
            <w:rPr>
              <w:rFonts w:hint="eastAsia"/>
              <w:noProof/>
              <w:webHidden/>
            </w:rPr>
          </w:r>
          <w:ins w:id="125" w:author="Bright Liu" w:date="2025-11-25T11:25:00Z" w16du:dateUtc="2025-11-25T03:25:00Z">
            <w:r>
              <w:rPr>
                <w:rFonts w:hint="eastAsia"/>
                <w:noProof/>
                <w:webHidden/>
              </w:rPr>
              <w:fldChar w:fldCharType="separate"/>
            </w:r>
            <w:r>
              <w:rPr>
                <w:noProof/>
                <w:webHidden/>
              </w:rPr>
              <w:t>20</w:t>
            </w:r>
            <w:r>
              <w:rPr>
                <w:rFonts w:hint="eastAsia"/>
                <w:noProof/>
                <w:webHidden/>
              </w:rPr>
              <w:fldChar w:fldCharType="end"/>
            </w:r>
            <w:r w:rsidRPr="00421C1E">
              <w:rPr>
                <w:rStyle w:val="af2"/>
                <w:rFonts w:hint="eastAsia"/>
                <w:noProof/>
              </w:rPr>
              <w:fldChar w:fldCharType="end"/>
            </w:r>
          </w:ins>
        </w:p>
        <w:p w14:paraId="012E5548" w14:textId="73F823FF" w:rsidR="00771BF0" w:rsidRDefault="00771BF0">
          <w:pPr>
            <w:pStyle w:val="TOC3"/>
            <w:tabs>
              <w:tab w:val="left" w:pos="1760"/>
              <w:tab w:val="right" w:leader="dot" w:pos="9515"/>
            </w:tabs>
            <w:rPr>
              <w:ins w:id="126" w:author="Bright Liu" w:date="2025-11-25T11:25:00Z" w16du:dateUtc="2025-11-25T03:25:00Z"/>
              <w:rFonts w:asciiTheme="minorHAnsi" w:eastAsiaTheme="minorEastAsia" w:hAnsiTheme="minorHAnsi" w:cstheme="minorBidi"/>
              <w:noProof/>
              <w:sz w:val="22"/>
              <w:szCs w:val="24"/>
              <w14:ligatures w14:val="standardContextual"/>
            </w:rPr>
          </w:pPr>
          <w:ins w:id="127"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"_Toc214962407"</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7.3.12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 xml:space="preserve">Closing the Output of Idle Image (Image reads </w:t>
            </w:r>
            <w:r w:rsidRPr="00421C1E">
              <w:rPr>
                <w:rStyle w:val="af2"/>
                <w:rFonts w:hint="eastAsia"/>
                <w:noProof/>
              </w:rPr>
              <w:t>“</w:t>
            </w:r>
            <w:r w:rsidRPr="00421C1E">
              <w:rPr>
                <w:rStyle w:val="af2"/>
                <w:rFonts w:hint="eastAsia"/>
                <w:noProof/>
              </w:rPr>
              <w:t>No Source</w:t>
            </w:r>
            <w:r w:rsidRPr="00421C1E">
              <w:rPr>
                <w:rStyle w:val="af2"/>
                <w:rFonts w:hint="eastAsia"/>
                <w:noProof/>
              </w:rPr>
              <w:t>”</w:t>
            </w:r>
            <w:r w:rsidRPr="00421C1E">
              <w:rPr>
                <w:rStyle w:val="af2"/>
                <w:rFonts w:hint="eastAsia"/>
                <w:noProof/>
              </w:rPr>
              <w:t>) on Detecting No Source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_Toc214962407 \h</w:instrText>
            </w:r>
            <w:r>
              <w:rPr>
                <w:rFonts w:hint="eastAsia"/>
                <w:noProof/>
                <w:webHidden/>
              </w:rPr>
              <w:instrText xml:space="preserve"> </w:instrText>
            </w:r>
          </w:ins>
          <w:r>
            <w:rPr>
              <w:rFonts w:hint="eastAsia"/>
              <w:noProof/>
              <w:webHidden/>
            </w:rPr>
          </w:r>
          <w:ins w:id="128" w:author="Bright Liu" w:date="2025-11-25T11:25:00Z" w16du:dateUtc="2025-11-25T03:25:00Z">
            <w:r>
              <w:rPr>
                <w:rFonts w:hint="eastAsia"/>
                <w:noProof/>
                <w:webHidden/>
              </w:rPr>
              <w:fldChar w:fldCharType="separate"/>
            </w:r>
            <w:r>
              <w:rPr>
                <w:noProof/>
                <w:webHidden/>
              </w:rPr>
              <w:t>20</w:t>
            </w:r>
            <w:r>
              <w:rPr>
                <w:rFonts w:hint="eastAsia"/>
                <w:noProof/>
                <w:webHidden/>
              </w:rPr>
              <w:fldChar w:fldCharType="end"/>
            </w:r>
            <w:r w:rsidRPr="00421C1E">
              <w:rPr>
                <w:rStyle w:val="af2"/>
                <w:rFonts w:hint="eastAsia"/>
                <w:noProof/>
              </w:rPr>
              <w:fldChar w:fldCharType="end"/>
            </w:r>
          </w:ins>
        </w:p>
        <w:p w14:paraId="698A51BE" w14:textId="72598F94" w:rsidR="00771BF0" w:rsidRDefault="00771BF0">
          <w:pPr>
            <w:pStyle w:val="TOC3"/>
            <w:tabs>
              <w:tab w:val="left" w:pos="1760"/>
              <w:tab w:val="right" w:leader="dot" w:pos="9515"/>
            </w:tabs>
            <w:rPr>
              <w:ins w:id="129" w:author="Bright Liu" w:date="2025-11-25T11:25:00Z" w16du:dateUtc="2025-11-25T03:25:00Z"/>
              <w:rFonts w:asciiTheme="minorHAnsi" w:eastAsiaTheme="minorEastAsia" w:hAnsiTheme="minorHAnsi" w:cstheme="minorBidi"/>
              <w:noProof/>
              <w:sz w:val="22"/>
              <w:szCs w:val="24"/>
              <w14:ligatures w14:val="standardContextual"/>
            </w:rPr>
          </w:pPr>
          <w:ins w:id="130"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"_Toc214962408"</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7.3.13</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Obtaining Display EDID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_Toc214962408 \h</w:instrText>
            </w:r>
            <w:r>
              <w:rPr>
                <w:rFonts w:hint="eastAsia"/>
                <w:noProof/>
                <w:webHidden/>
              </w:rPr>
              <w:instrText xml:space="preserve"> </w:instrText>
            </w:r>
          </w:ins>
          <w:r>
            <w:rPr>
              <w:rFonts w:hint="eastAsia"/>
              <w:noProof/>
              <w:webHidden/>
            </w:rPr>
          </w:r>
          <w:ins w:id="131" w:author="Bright Liu" w:date="2025-11-25T11:25:00Z" w16du:dateUtc="2025-11-25T03:25:00Z">
            <w:r>
              <w:rPr>
                <w:rFonts w:hint="eastAsia"/>
                <w:noProof/>
                <w:webHidden/>
              </w:rPr>
              <w:fldChar w:fldCharType="separate"/>
            </w:r>
            <w:r>
              <w:rPr>
                <w:noProof/>
                <w:webHidden/>
              </w:rPr>
              <w:t>21</w:t>
            </w:r>
            <w:r>
              <w:rPr>
                <w:rFonts w:hint="eastAsia"/>
                <w:noProof/>
                <w:webHidden/>
              </w:rPr>
              <w:fldChar w:fldCharType="end"/>
            </w:r>
            <w:r w:rsidRPr="00421C1E">
              <w:rPr>
                <w:rStyle w:val="af2"/>
                <w:rFonts w:hint="eastAsia"/>
                <w:noProof/>
              </w:rPr>
              <w:fldChar w:fldCharType="end"/>
            </w:r>
          </w:ins>
        </w:p>
        <w:p w14:paraId="7A6ED4C4" w14:textId="4560D4E0" w:rsidR="00771BF0" w:rsidRDefault="00771BF0">
          <w:pPr>
            <w:pStyle w:val="TOC3"/>
            <w:tabs>
              <w:tab w:val="left" w:pos="1760"/>
              <w:tab w:val="right" w:leader="dot" w:pos="9515"/>
            </w:tabs>
            <w:rPr>
              <w:ins w:id="132" w:author="Bright Liu" w:date="2025-11-25T11:25:00Z" w16du:dateUtc="2025-11-25T03:25:00Z"/>
              <w:rFonts w:asciiTheme="minorHAnsi" w:eastAsiaTheme="minorEastAsia" w:hAnsiTheme="minorHAnsi" w:cstheme="minorBidi"/>
              <w:noProof/>
              <w:sz w:val="22"/>
              <w:szCs w:val="24"/>
              <w14:ligatures w14:val="standardContextual"/>
            </w:rPr>
          </w:pPr>
          <w:ins w:id="133"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"_Toc214962409"</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7.3.14</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Overlaying Translucent Texts on Video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_Toc214962409 \h</w:instrText>
            </w:r>
            <w:r>
              <w:rPr>
                <w:rFonts w:hint="eastAsia"/>
                <w:noProof/>
                <w:webHidden/>
              </w:rPr>
              <w:instrText xml:space="preserve"> </w:instrText>
            </w:r>
          </w:ins>
          <w:r>
            <w:rPr>
              <w:rFonts w:hint="eastAsia"/>
              <w:noProof/>
              <w:webHidden/>
            </w:rPr>
          </w:r>
          <w:ins w:id="134" w:author="Bright Liu" w:date="2025-11-25T11:25:00Z" w16du:dateUtc="2025-11-25T03:25:00Z">
            <w:r>
              <w:rPr>
                <w:rFonts w:hint="eastAsia"/>
                <w:noProof/>
                <w:webHidden/>
              </w:rPr>
              <w:fldChar w:fldCharType="separate"/>
            </w:r>
            <w:r>
              <w:rPr>
                <w:noProof/>
                <w:webHidden/>
              </w:rPr>
              <w:t>21</w:t>
            </w:r>
            <w:r>
              <w:rPr>
                <w:rFonts w:hint="eastAsia"/>
                <w:noProof/>
                <w:webHidden/>
              </w:rPr>
              <w:fldChar w:fldCharType="end"/>
            </w:r>
            <w:r w:rsidRPr="00421C1E">
              <w:rPr>
                <w:rStyle w:val="af2"/>
                <w:rFonts w:hint="eastAsia"/>
                <w:noProof/>
              </w:rPr>
              <w:fldChar w:fldCharType="end"/>
            </w:r>
          </w:ins>
        </w:p>
        <w:p w14:paraId="08E55A58" w14:textId="00DCDCF7" w:rsidR="00771BF0" w:rsidRDefault="00771BF0">
          <w:pPr>
            <w:pStyle w:val="TOC2"/>
            <w:tabs>
              <w:tab w:val="left" w:pos="1100"/>
              <w:tab w:val="right" w:leader="dot" w:pos="9515"/>
            </w:tabs>
            <w:rPr>
              <w:ins w:id="135" w:author="Bright Liu" w:date="2025-11-25T11:25:00Z" w16du:dateUtc="2025-11-25T03:25:00Z"/>
              <w:rFonts w:asciiTheme="minorHAnsi" w:eastAsiaTheme="minorEastAsia" w:hAnsiTheme="minorHAnsi" w:cstheme="minorBidi"/>
              <w:noProof/>
              <w:sz w:val="22"/>
              <w:szCs w:val="24"/>
              <w14:ligatures w14:val="standardContextual"/>
            </w:rPr>
          </w:pPr>
          <w:ins w:id="136"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"_Toc214962410"</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7.4</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Functions for MRX Only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_Toc214962410 \h</w:instrText>
            </w:r>
            <w:r>
              <w:rPr>
                <w:rFonts w:hint="eastAsia"/>
                <w:noProof/>
                <w:webHidden/>
              </w:rPr>
              <w:instrText xml:space="preserve"> </w:instrText>
            </w:r>
          </w:ins>
          <w:r>
            <w:rPr>
              <w:rFonts w:hint="eastAsia"/>
              <w:noProof/>
              <w:webHidden/>
            </w:rPr>
          </w:r>
          <w:ins w:id="137" w:author="Bright Liu" w:date="2025-11-25T11:25:00Z" w16du:dateUtc="2025-11-25T03:25:00Z">
            <w:r>
              <w:rPr>
                <w:rFonts w:hint="eastAsia"/>
                <w:noProof/>
                <w:webHidden/>
              </w:rPr>
              <w:fldChar w:fldCharType="separate"/>
            </w:r>
            <w:r>
              <w:rPr>
                <w:noProof/>
                <w:webHidden/>
              </w:rPr>
              <w:t>22</w:t>
            </w:r>
            <w:r>
              <w:rPr>
                <w:rFonts w:hint="eastAsia"/>
                <w:noProof/>
                <w:webHidden/>
              </w:rPr>
              <w:fldChar w:fldCharType="end"/>
            </w:r>
            <w:r w:rsidRPr="00421C1E">
              <w:rPr>
                <w:rStyle w:val="af2"/>
                <w:rFonts w:hint="eastAsia"/>
                <w:noProof/>
              </w:rPr>
              <w:fldChar w:fldCharType="end"/>
            </w:r>
          </w:ins>
        </w:p>
        <w:p w14:paraId="61C78E40" w14:textId="3EA42899" w:rsidR="00771BF0" w:rsidRDefault="00771BF0">
          <w:pPr>
            <w:pStyle w:val="TOC3"/>
            <w:tabs>
              <w:tab w:val="left" w:pos="1540"/>
              <w:tab w:val="right" w:leader="dot" w:pos="9515"/>
            </w:tabs>
            <w:rPr>
              <w:ins w:id="138" w:author="Bright Liu" w:date="2025-11-25T11:25:00Z" w16du:dateUtc="2025-11-25T03:25:00Z"/>
              <w:rFonts w:asciiTheme="minorHAnsi" w:eastAsiaTheme="minorEastAsia" w:hAnsiTheme="minorHAnsi" w:cstheme="minorBidi"/>
              <w:noProof/>
              <w:sz w:val="22"/>
              <w:szCs w:val="24"/>
              <w14:ligatures w14:val="standardContextual"/>
            </w:rPr>
          </w:pPr>
          <w:ins w:id="139"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"_Toc214962411"</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7.4.1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Design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_Toc214962411 \h</w:instrText>
            </w:r>
            <w:r>
              <w:rPr>
                <w:rFonts w:hint="eastAsia"/>
                <w:noProof/>
                <w:webHidden/>
              </w:rPr>
              <w:instrText xml:space="preserve"> </w:instrText>
            </w:r>
          </w:ins>
          <w:r>
            <w:rPr>
              <w:rFonts w:hint="eastAsia"/>
              <w:noProof/>
              <w:webHidden/>
            </w:rPr>
          </w:r>
          <w:ins w:id="140" w:author="Bright Liu" w:date="2025-11-25T11:25:00Z" w16du:dateUtc="2025-11-25T03:25:00Z">
            <w:r>
              <w:rPr>
                <w:rFonts w:hint="eastAsia"/>
                <w:noProof/>
                <w:webHidden/>
              </w:rPr>
              <w:fldChar w:fldCharType="separate"/>
            </w:r>
            <w:r>
              <w:rPr>
                <w:noProof/>
                <w:webHidden/>
              </w:rPr>
              <w:t>22</w:t>
            </w:r>
            <w:r>
              <w:rPr>
                <w:rFonts w:hint="eastAsia"/>
                <w:noProof/>
                <w:webHidden/>
              </w:rPr>
              <w:fldChar w:fldCharType="end"/>
            </w:r>
            <w:r w:rsidRPr="00421C1E">
              <w:rPr>
                <w:rStyle w:val="af2"/>
                <w:rFonts w:hint="eastAsia"/>
                <w:noProof/>
              </w:rPr>
              <w:fldChar w:fldCharType="end"/>
            </w:r>
          </w:ins>
        </w:p>
        <w:p w14:paraId="3FA91480" w14:textId="7E750AFD" w:rsidR="00771BF0" w:rsidRDefault="00771BF0">
          <w:pPr>
            <w:pStyle w:val="TOC3"/>
            <w:tabs>
              <w:tab w:val="left" w:pos="1540"/>
              <w:tab w:val="right" w:leader="dot" w:pos="9515"/>
            </w:tabs>
            <w:rPr>
              <w:ins w:id="141" w:author="Bright Liu" w:date="2025-11-25T11:25:00Z" w16du:dateUtc="2025-11-25T03:25:00Z"/>
              <w:rFonts w:asciiTheme="minorHAnsi" w:eastAsiaTheme="minorEastAsia" w:hAnsiTheme="minorHAnsi" w:cstheme="minorBidi"/>
              <w:noProof/>
              <w:sz w:val="22"/>
              <w:szCs w:val="24"/>
              <w14:ligatures w14:val="standardContextual"/>
            </w:rPr>
          </w:pPr>
          <w:ins w:id="142"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"_Toc214962412"</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7.4.2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Selecting Video 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_Toc214962412 \h</w:instrText>
            </w:r>
            <w:r>
              <w:rPr>
                <w:rFonts w:hint="eastAsia"/>
                <w:noProof/>
                <w:webHidden/>
              </w:rPr>
              <w:instrText xml:space="preserve"> </w:instrText>
            </w:r>
          </w:ins>
          <w:r>
            <w:rPr>
              <w:rFonts w:hint="eastAsia"/>
              <w:noProof/>
              <w:webHidden/>
            </w:rPr>
          </w:r>
          <w:ins w:id="143" w:author="Bright Liu" w:date="2025-11-25T11:25:00Z" w16du:dateUtc="2025-11-25T03:25:00Z">
            <w:r>
              <w:rPr>
                <w:rFonts w:hint="eastAsia"/>
                <w:noProof/>
                <w:webHidden/>
              </w:rPr>
              <w:fldChar w:fldCharType="separate"/>
            </w:r>
            <w:r>
              <w:rPr>
                <w:noProof/>
                <w:webHidden/>
              </w:rPr>
              <w:t>23</w:t>
            </w:r>
            <w:r>
              <w:rPr>
                <w:rFonts w:hint="eastAsia"/>
                <w:noProof/>
                <w:webHidden/>
              </w:rPr>
              <w:fldChar w:fldCharType="end"/>
            </w:r>
            <w:r w:rsidRPr="00421C1E">
              <w:rPr>
                <w:rStyle w:val="af2"/>
                <w:rFonts w:hint="eastAsia"/>
                <w:noProof/>
              </w:rPr>
              <w:fldChar w:fldCharType="end"/>
            </w:r>
          </w:ins>
        </w:p>
        <w:p w14:paraId="548457E1" w14:textId="33314AAE" w:rsidR="00771BF0" w:rsidRDefault="00771BF0">
          <w:pPr>
            <w:pStyle w:val="TOC3"/>
            <w:tabs>
              <w:tab w:val="left" w:pos="1540"/>
              <w:tab w:val="right" w:leader="dot" w:pos="9515"/>
            </w:tabs>
            <w:rPr>
              <w:ins w:id="144" w:author="Bright Liu" w:date="2025-11-25T11:25:00Z" w16du:dateUtc="2025-11-25T03:25:00Z"/>
              <w:rFonts w:asciiTheme="minorHAnsi" w:eastAsiaTheme="minorEastAsia" w:hAnsiTheme="minorHAnsi" w:cstheme="minorBidi"/>
              <w:noProof/>
              <w:sz w:val="22"/>
              <w:szCs w:val="24"/>
              <w14:ligatures w14:val="standardContextual"/>
            </w:rPr>
          </w:pPr>
          <w:ins w:id="145"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"_Toc214962413"</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7.4.3</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Obtaining Layout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_Toc214962413 \h</w:instrText>
            </w:r>
            <w:r>
              <w:rPr>
                <w:rFonts w:hint="eastAsia"/>
                <w:noProof/>
                <w:webHidden/>
              </w:rPr>
              <w:instrText xml:space="preserve"> </w:instrText>
            </w:r>
          </w:ins>
          <w:r>
            <w:rPr>
              <w:rFonts w:hint="eastAsia"/>
              <w:noProof/>
              <w:webHidden/>
            </w:rPr>
          </w:r>
          <w:ins w:id="146" w:author="Bright Liu" w:date="2025-11-25T11:25:00Z" w16du:dateUtc="2025-11-25T03:25:00Z">
            <w:r>
              <w:rPr>
                <w:rFonts w:hint="eastAsia"/>
                <w:noProof/>
                <w:webHidden/>
              </w:rPr>
              <w:fldChar w:fldCharType="separate"/>
            </w:r>
            <w:r>
              <w:rPr>
                <w:noProof/>
                <w:webHidden/>
              </w:rPr>
              <w:t>25</w:t>
            </w:r>
            <w:r>
              <w:rPr>
                <w:rFonts w:hint="eastAsia"/>
                <w:noProof/>
                <w:webHidden/>
              </w:rPr>
              <w:fldChar w:fldCharType="end"/>
            </w:r>
            <w:r w:rsidRPr="00421C1E">
              <w:rPr>
                <w:rStyle w:val="af2"/>
                <w:rFonts w:hint="eastAsia"/>
                <w:noProof/>
              </w:rPr>
              <w:fldChar w:fldCharType="end"/>
            </w:r>
          </w:ins>
        </w:p>
        <w:p w14:paraId="742C235C" w14:textId="09B3430A" w:rsidR="00771BF0" w:rsidRDefault="00771BF0">
          <w:pPr>
            <w:pStyle w:val="TOC3"/>
            <w:tabs>
              <w:tab w:val="left" w:pos="1540"/>
              <w:tab w:val="right" w:leader="dot" w:pos="9515"/>
            </w:tabs>
            <w:rPr>
              <w:ins w:id="147" w:author="Bright Liu" w:date="2025-11-25T11:25:00Z" w16du:dateUtc="2025-11-25T03:25:00Z"/>
              <w:rFonts w:asciiTheme="minorHAnsi" w:eastAsiaTheme="minorEastAsia" w:hAnsiTheme="minorHAnsi" w:cstheme="minorBidi"/>
              <w:noProof/>
              <w:sz w:val="22"/>
              <w:szCs w:val="24"/>
              <w14:ligatures w14:val="standardContextual"/>
            </w:rPr>
          </w:pPr>
          <w:ins w:id="148"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"_Toc214962414"</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7.4.4</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Receiving Notifications of Layout Change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_Toc214962414 \h</w:instrText>
            </w:r>
            <w:r>
              <w:rPr>
                <w:rFonts w:hint="eastAsia"/>
                <w:noProof/>
                <w:webHidden/>
              </w:rPr>
              <w:instrText xml:space="preserve"> </w:instrText>
            </w:r>
          </w:ins>
          <w:r>
            <w:rPr>
              <w:rFonts w:hint="eastAsia"/>
              <w:noProof/>
              <w:webHidden/>
            </w:rPr>
          </w:r>
          <w:ins w:id="149" w:author="Bright Liu" w:date="2025-11-25T11:25:00Z" w16du:dateUtc="2025-11-25T03:25:00Z">
            <w:r>
              <w:rPr>
                <w:rFonts w:hint="eastAsia"/>
                <w:noProof/>
                <w:webHidden/>
              </w:rPr>
              <w:fldChar w:fldCharType="separate"/>
            </w:r>
            <w:r>
              <w:rPr>
                <w:noProof/>
                <w:webHidden/>
              </w:rPr>
              <w:t>29</w:t>
            </w:r>
            <w:r>
              <w:rPr>
                <w:rFonts w:hint="eastAsia"/>
                <w:noProof/>
                <w:webHidden/>
              </w:rPr>
              <w:fldChar w:fldCharType="end"/>
            </w:r>
            <w:r w:rsidRPr="00421C1E">
              <w:rPr>
                <w:rStyle w:val="af2"/>
                <w:rFonts w:hint="eastAsia"/>
                <w:noProof/>
              </w:rPr>
              <w:fldChar w:fldCharType="end"/>
            </w:r>
          </w:ins>
        </w:p>
        <w:p w14:paraId="5C556B58" w14:textId="7C083C9A" w:rsidR="00771BF0" w:rsidRDefault="00771BF0">
          <w:pPr>
            <w:pStyle w:val="TOC1"/>
            <w:tabs>
              <w:tab w:val="left" w:pos="420"/>
              <w:tab w:val="right" w:leader="dot" w:pos="9515"/>
            </w:tabs>
            <w:rPr>
              <w:ins w:id="150" w:author="Bright Liu" w:date="2025-11-25T11:25:00Z" w16du:dateUtc="2025-11-25T03:25:00Z"/>
              <w:rFonts w:asciiTheme="minorHAnsi" w:eastAsiaTheme="minorEastAsia" w:hAnsiTheme="minorHAnsi" w:cstheme="minorBidi"/>
              <w:noProof/>
              <w:sz w:val="22"/>
              <w:szCs w:val="24"/>
              <w14:ligatures w14:val="standardContextual"/>
            </w:rPr>
          </w:pPr>
          <w:ins w:id="151"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"_Toc214962416"</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8.</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Switching Multiple RXs to a Source Simultaneously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_Toc214962416 \h</w:instrText>
            </w:r>
            <w:r>
              <w:rPr>
                <w:rFonts w:hint="eastAsia"/>
                <w:noProof/>
                <w:webHidden/>
              </w:rPr>
              <w:instrText xml:space="preserve"> </w:instrText>
            </w:r>
          </w:ins>
          <w:r>
            <w:rPr>
              <w:rFonts w:hint="eastAsia"/>
              <w:noProof/>
              <w:webHidden/>
            </w:rPr>
          </w:r>
          <w:ins w:id="152" w:author="Bright Liu" w:date="2025-11-25T11:25:00Z" w16du:dateUtc="2025-11-25T03:25:00Z">
            <w:r>
              <w:rPr>
                <w:rFonts w:hint="eastAsia"/>
                <w:noProof/>
                <w:webHidden/>
              </w:rPr>
              <w:fldChar w:fldCharType="separate"/>
            </w:r>
            <w:r>
              <w:rPr>
                <w:noProof/>
                <w:webHidden/>
              </w:rPr>
              <w:t>30</w:t>
            </w:r>
            <w:r>
              <w:rPr>
                <w:rFonts w:hint="eastAsia"/>
                <w:noProof/>
                <w:webHidden/>
              </w:rPr>
              <w:fldChar w:fldCharType="end"/>
            </w:r>
            <w:r w:rsidRPr="00421C1E">
              <w:rPr>
                <w:rStyle w:val="af2"/>
                <w:rFonts w:hint="eastAsia"/>
                <w:noProof/>
              </w:rPr>
              <w:fldChar w:fldCharType="end"/>
            </w:r>
          </w:ins>
        </w:p>
        <w:p w14:paraId="5403F099" w14:textId="0C4DAA8A" w:rsidR="00771BF0" w:rsidRDefault="00771BF0">
          <w:pPr>
            <w:pStyle w:val="TOC1"/>
            <w:tabs>
              <w:tab w:val="left" w:pos="420"/>
              <w:tab w:val="right" w:leader="dot" w:pos="9515"/>
            </w:tabs>
            <w:rPr>
              <w:ins w:id="153" w:author="Bright Liu" w:date="2025-11-25T11:25:00Z" w16du:dateUtc="2025-11-25T03:25:00Z"/>
              <w:rFonts w:asciiTheme="minorHAnsi" w:eastAsiaTheme="minorEastAsia" w:hAnsiTheme="minorHAnsi" w:cstheme="minorBidi"/>
              <w:noProof/>
              <w:sz w:val="22"/>
              <w:szCs w:val="24"/>
              <w14:ligatures w14:val="standardContextual"/>
            </w:rPr>
          </w:pPr>
          <w:ins w:id="154"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"_Toc214962417"</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9.</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Getting Preview Stream of TX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_Toc214962417 \h</w:instrText>
            </w:r>
            <w:r>
              <w:rPr>
                <w:rFonts w:hint="eastAsia"/>
                <w:noProof/>
                <w:webHidden/>
              </w:rPr>
              <w:instrText xml:space="preserve"> </w:instrText>
            </w:r>
          </w:ins>
          <w:r>
            <w:rPr>
              <w:rFonts w:hint="eastAsia"/>
              <w:noProof/>
              <w:webHidden/>
            </w:rPr>
          </w:r>
          <w:ins w:id="155" w:author="Bright Liu" w:date="2025-11-25T11:25:00Z" w16du:dateUtc="2025-11-25T03:25:00Z">
            <w:r>
              <w:rPr>
                <w:rFonts w:hint="eastAsia"/>
                <w:noProof/>
                <w:webHidden/>
              </w:rPr>
              <w:fldChar w:fldCharType="separate"/>
            </w:r>
            <w:r>
              <w:rPr>
                <w:noProof/>
                <w:webHidden/>
              </w:rPr>
              <w:t>30</w:t>
            </w:r>
            <w:r>
              <w:rPr>
                <w:rFonts w:hint="eastAsia"/>
                <w:noProof/>
                <w:webHidden/>
              </w:rPr>
              <w:fldChar w:fldCharType="end"/>
            </w:r>
            <w:r w:rsidRPr="00421C1E">
              <w:rPr>
                <w:rStyle w:val="af2"/>
                <w:rFonts w:hint="eastAsia"/>
                <w:noProof/>
              </w:rPr>
              <w:fldChar w:fldCharType="end"/>
            </w:r>
          </w:ins>
        </w:p>
        <w:p w14:paraId="3632116C" w14:textId="3FFBCB49" w:rsidR="00771BF0" w:rsidRDefault="00771BF0">
          <w:pPr>
            <w:pStyle w:val="TOC1"/>
            <w:tabs>
              <w:tab w:val="left" w:pos="840"/>
              <w:tab w:val="right" w:leader="dot" w:pos="9515"/>
            </w:tabs>
            <w:rPr>
              <w:ins w:id="156" w:author="Bright Liu" w:date="2025-11-25T11:25:00Z" w16du:dateUtc="2025-11-25T03:25:00Z"/>
              <w:rFonts w:asciiTheme="minorHAnsi" w:eastAsiaTheme="minorEastAsia" w:hAnsiTheme="minorHAnsi" w:cstheme="minorBidi"/>
              <w:noProof/>
              <w:sz w:val="22"/>
              <w:szCs w:val="24"/>
              <w14:ligatures w14:val="standardContextual"/>
            </w:rPr>
          </w:pPr>
          <w:ins w:id="157"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"_Toc214962418"</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10.</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Uploading Idle Image to RX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_Toc214962418 \h</w:instrText>
            </w:r>
            <w:r>
              <w:rPr>
                <w:rFonts w:hint="eastAsia"/>
                <w:noProof/>
                <w:webHidden/>
              </w:rPr>
              <w:instrText xml:space="preserve"> </w:instrText>
            </w:r>
          </w:ins>
          <w:r>
            <w:rPr>
              <w:rFonts w:hint="eastAsia"/>
              <w:noProof/>
              <w:webHidden/>
            </w:rPr>
          </w:r>
          <w:ins w:id="158" w:author="Bright Liu" w:date="2025-11-25T11:25:00Z" w16du:dateUtc="2025-11-25T03:25:00Z">
            <w:r>
              <w:rPr>
                <w:rFonts w:hint="eastAsia"/>
                <w:noProof/>
                <w:webHidden/>
              </w:rPr>
              <w:fldChar w:fldCharType="separate"/>
            </w:r>
            <w:r>
              <w:rPr>
                <w:noProof/>
                <w:webHidden/>
              </w:rPr>
              <w:t>31</w:t>
            </w:r>
            <w:r>
              <w:rPr>
                <w:rFonts w:hint="eastAsia"/>
                <w:noProof/>
                <w:webHidden/>
              </w:rPr>
              <w:fldChar w:fldCharType="end"/>
            </w:r>
            <w:r w:rsidRPr="00421C1E">
              <w:rPr>
                <w:rStyle w:val="af2"/>
                <w:rFonts w:hint="eastAsia"/>
                <w:noProof/>
              </w:rPr>
              <w:fldChar w:fldCharType="end"/>
            </w:r>
          </w:ins>
        </w:p>
        <w:p w14:paraId="39D32F08" w14:textId="0EFF1A9C" w:rsidR="00771BF0" w:rsidRDefault="00771BF0">
          <w:pPr>
            <w:pStyle w:val="TOC1"/>
            <w:tabs>
              <w:tab w:val="left" w:pos="840"/>
              <w:tab w:val="right" w:leader="dot" w:pos="9515"/>
            </w:tabs>
            <w:rPr>
              <w:ins w:id="159" w:author="Bright Liu" w:date="2025-11-25T11:25:00Z" w16du:dateUtc="2025-11-25T03:25:00Z"/>
              <w:rFonts w:asciiTheme="minorHAnsi" w:eastAsiaTheme="minorEastAsia" w:hAnsiTheme="minorHAnsi" w:cstheme="minorBidi"/>
              <w:noProof/>
              <w:sz w:val="22"/>
              <w:szCs w:val="24"/>
              <w14:ligatures w14:val="standardContextual"/>
            </w:rPr>
          </w:pPr>
          <w:ins w:id="160"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"_Toc214962419"</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11.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Uploading an Image to Overlay on Video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_Toc214962419 \h</w:instrText>
            </w:r>
            <w:r>
              <w:rPr>
                <w:rFonts w:hint="eastAsia"/>
                <w:noProof/>
                <w:webHidden/>
              </w:rPr>
              <w:instrText xml:space="preserve"> </w:instrText>
            </w:r>
          </w:ins>
          <w:r>
            <w:rPr>
              <w:rFonts w:hint="eastAsia"/>
              <w:noProof/>
              <w:webHidden/>
            </w:rPr>
          </w:r>
          <w:ins w:id="161" w:author="Bright Liu" w:date="2025-11-25T11:25:00Z" w16du:dateUtc="2025-11-25T03:25:00Z">
            <w:r>
              <w:rPr>
                <w:rFonts w:hint="eastAsia"/>
                <w:noProof/>
                <w:webHidden/>
              </w:rPr>
              <w:fldChar w:fldCharType="separate"/>
            </w:r>
            <w:r>
              <w:rPr>
                <w:noProof/>
                <w:webHidden/>
              </w:rPr>
              <w:t>31</w:t>
            </w:r>
            <w:r>
              <w:rPr>
                <w:rFonts w:hint="eastAsia"/>
                <w:noProof/>
                <w:webHidden/>
              </w:rPr>
              <w:fldChar w:fldCharType="end"/>
            </w:r>
            <w:r w:rsidRPr="00421C1E">
              <w:rPr>
                <w:rStyle w:val="af2"/>
                <w:rFonts w:hint="eastAsia"/>
                <w:noProof/>
              </w:rPr>
              <w:fldChar w:fldCharType="end"/>
            </w:r>
          </w:ins>
        </w:p>
        <w:p w14:paraId="75C014BA" w14:textId="54B190D4" w:rsidR="00771BF0" w:rsidRDefault="00771BF0">
          <w:pPr>
            <w:pStyle w:val="TOC2"/>
            <w:tabs>
              <w:tab w:val="left" w:pos="1100"/>
              <w:tab w:val="right" w:leader="dot" w:pos="9515"/>
            </w:tabs>
            <w:rPr>
              <w:ins w:id="162" w:author="Bright Liu" w:date="2025-11-25T11:25:00Z" w16du:dateUtc="2025-11-25T03:25:00Z"/>
              <w:rFonts w:asciiTheme="minorHAnsi" w:eastAsiaTheme="minorEastAsia" w:hAnsiTheme="minorHAnsi" w:cstheme="minorBidi"/>
              <w:noProof/>
              <w:sz w:val="22"/>
              <w:szCs w:val="24"/>
              <w14:ligatures w14:val="standardContextual"/>
            </w:rPr>
          </w:pPr>
          <w:ins w:id="163"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"_Toc214962420"</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11.1</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Uploading Image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_Toc214962420 \h</w:instrText>
            </w:r>
            <w:r>
              <w:rPr>
                <w:rFonts w:hint="eastAsia"/>
                <w:noProof/>
                <w:webHidden/>
              </w:rPr>
              <w:instrText xml:space="preserve"> </w:instrText>
            </w:r>
          </w:ins>
          <w:r>
            <w:rPr>
              <w:rFonts w:hint="eastAsia"/>
              <w:noProof/>
              <w:webHidden/>
            </w:rPr>
          </w:r>
          <w:ins w:id="164" w:author="Bright Liu" w:date="2025-11-25T11:25:00Z" w16du:dateUtc="2025-11-25T03:25:00Z">
            <w:r>
              <w:rPr>
                <w:rFonts w:hint="eastAsia"/>
                <w:noProof/>
                <w:webHidden/>
              </w:rPr>
              <w:fldChar w:fldCharType="separate"/>
            </w:r>
            <w:r>
              <w:rPr>
                <w:noProof/>
                <w:webHidden/>
              </w:rPr>
              <w:t>31</w:t>
            </w:r>
            <w:r>
              <w:rPr>
                <w:rFonts w:hint="eastAsia"/>
                <w:noProof/>
                <w:webHidden/>
              </w:rPr>
              <w:fldChar w:fldCharType="end"/>
            </w:r>
            <w:r w:rsidRPr="00421C1E">
              <w:rPr>
                <w:rStyle w:val="af2"/>
                <w:rFonts w:hint="eastAsia"/>
                <w:noProof/>
              </w:rPr>
              <w:fldChar w:fldCharType="end"/>
            </w:r>
          </w:ins>
        </w:p>
        <w:p w14:paraId="64E82711" w14:textId="232BFB3B" w:rsidR="00771BF0" w:rsidRDefault="00771BF0">
          <w:pPr>
            <w:pStyle w:val="TOC2"/>
            <w:tabs>
              <w:tab w:val="left" w:pos="1100"/>
              <w:tab w:val="right" w:leader="dot" w:pos="9515"/>
            </w:tabs>
            <w:rPr>
              <w:ins w:id="165" w:author="Bright Liu" w:date="2025-11-25T11:25:00Z" w16du:dateUtc="2025-11-25T03:25:00Z"/>
              <w:rFonts w:asciiTheme="minorHAnsi" w:eastAsiaTheme="minorEastAsia" w:hAnsiTheme="minorHAnsi" w:cstheme="minorBidi"/>
              <w:noProof/>
              <w:sz w:val="22"/>
              <w:szCs w:val="24"/>
              <w14:ligatures w14:val="standardContextual"/>
            </w:rPr>
          </w:pPr>
          <w:ins w:id="166"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"_Toc214962422"</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11.2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Displaying Images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_Toc214962422 \h</w:instrText>
            </w:r>
            <w:r>
              <w:rPr>
                <w:rFonts w:hint="eastAsia"/>
                <w:noProof/>
                <w:webHidden/>
              </w:rPr>
              <w:instrText xml:space="preserve"> </w:instrText>
            </w:r>
          </w:ins>
          <w:r>
            <w:rPr>
              <w:rFonts w:hint="eastAsia"/>
              <w:noProof/>
              <w:webHidden/>
            </w:rPr>
          </w:r>
          <w:ins w:id="167" w:author="Bright Liu" w:date="2025-11-25T11:25:00Z" w16du:dateUtc="2025-11-25T03:25:00Z">
            <w:r>
              <w:rPr>
                <w:rFonts w:hint="eastAsia"/>
                <w:noProof/>
                <w:webHidden/>
              </w:rPr>
              <w:fldChar w:fldCharType="separate"/>
            </w:r>
            <w:r>
              <w:rPr>
                <w:noProof/>
                <w:webHidden/>
              </w:rPr>
              <w:t>32</w:t>
            </w:r>
            <w:r>
              <w:rPr>
                <w:rFonts w:hint="eastAsia"/>
                <w:noProof/>
                <w:webHidden/>
              </w:rPr>
              <w:fldChar w:fldCharType="end"/>
            </w:r>
            <w:r w:rsidRPr="00421C1E">
              <w:rPr>
                <w:rStyle w:val="af2"/>
                <w:rFonts w:hint="eastAsia"/>
                <w:noProof/>
              </w:rPr>
              <w:fldChar w:fldCharType="end"/>
            </w:r>
          </w:ins>
        </w:p>
        <w:p w14:paraId="392FAEFD" w14:textId="7FB7ACEA" w:rsidR="00771BF0" w:rsidRDefault="00771BF0">
          <w:pPr>
            <w:pStyle w:val="TOC1"/>
            <w:tabs>
              <w:tab w:val="left" w:pos="840"/>
              <w:tab w:val="right" w:leader="dot" w:pos="9515"/>
            </w:tabs>
            <w:rPr>
              <w:ins w:id="168" w:author="Bright Liu" w:date="2025-11-25T11:25:00Z" w16du:dateUtc="2025-11-25T03:25:00Z"/>
              <w:rFonts w:asciiTheme="minorHAnsi" w:eastAsiaTheme="minorEastAsia" w:hAnsiTheme="minorHAnsi" w:cstheme="minorBidi"/>
              <w:noProof/>
              <w:sz w:val="22"/>
              <w:szCs w:val="24"/>
              <w14:ligatures w14:val="standardContextual"/>
            </w:rPr>
          </w:pPr>
          <w:ins w:id="169" w:author="Bright Liu" w:date="2025-11-25T11:25:00Z" w16du:dateUtc="2025-11-25T03:25:00Z">
            <w:r w:rsidRPr="00421C1E">
              <w:rPr>
                <w:rStyle w:val="af2"/>
                <w:rFonts w:hint="eastAsia"/>
                <w:noProof/>
              </w:rPr>
              <w:fldChar w:fldCharType="begin"/>
            </w:r>
            <w:r w:rsidRPr="00421C1E">
              <w:rPr>
                <w:rStyle w:val="af2"/>
                <w:rFonts w:hint="eastAsia"/>
                <w:noProof/>
              </w:rPr>
              <w:instrText xml:space="preserve"> </w:instrText>
            </w:r>
            <w:r>
              <w:rPr>
                <w:rFonts w:hint="eastAsia"/>
                <w:noProof/>
              </w:rPr>
              <w:instrText>HYPERLINK \l "_Toc214962423"</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12.</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Upgrading Firmware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_Toc214962423 \h</w:instrText>
            </w:r>
            <w:r>
              <w:rPr>
                <w:rFonts w:hint="eastAsia"/>
                <w:noProof/>
                <w:webHidden/>
              </w:rPr>
              <w:instrText xml:space="preserve"> </w:instrText>
            </w:r>
          </w:ins>
          <w:r>
            <w:rPr>
              <w:rFonts w:hint="eastAsia"/>
              <w:noProof/>
              <w:webHidden/>
            </w:rPr>
          </w:r>
          <w:ins w:id="170" w:author="Bright Liu" w:date="2025-11-25T11:25:00Z" w16du:dateUtc="2025-11-25T03:25:00Z">
            <w:r>
              <w:rPr>
                <w:rFonts w:hint="eastAsia"/>
                <w:noProof/>
                <w:webHidden/>
              </w:rPr>
              <w:fldChar w:fldCharType="separate"/>
            </w:r>
            <w:r>
              <w:rPr>
                <w:noProof/>
                <w:webHidden/>
              </w:rPr>
              <w:t>32</w:t>
            </w:r>
            <w:r>
              <w:rPr>
                <w:rFonts w:hint="eastAsia"/>
                <w:noProof/>
                <w:webHidden/>
              </w:rPr>
              <w:fldChar w:fldCharType="end"/>
            </w:r>
            <w:r w:rsidRPr="00421C1E">
              <w:rPr>
                <w:rStyle w:val="af2"/>
                <w:rFonts w:hint="eastAsia"/>
                <w:noProof/>
              </w:rPr>
              <w:fldChar w:fldCharType="end"/>
            </w:r>
          </w:ins>
        </w:p>
        <w:p w14:paraId="7558E464" w14:textId="55318C1E" w:rsidR="00771BF0" w:rsidRDefault="00771BF0">
          <w:pPr>
            <w:pStyle w:val="TOC1"/>
            <w:tabs>
              <w:tab w:val="left" w:pos="840"/>
              <w:tab w:val="right" w:leader="dot" w:pos="9515"/>
            </w:tabs>
            <w:rPr>
              <w:ins w:id="171" w:author="Bright Liu" w:date="2025-11-25T11:25:00Z" w16du:dateUtc="2025-11-25T03:25:00Z"/>
              <w:rFonts w:asciiTheme="minorHAnsi" w:eastAsiaTheme="minorEastAsia" w:hAnsiTheme="minorHAnsi" w:cstheme="minorBidi"/>
              <w:noProof/>
              <w:sz w:val="22"/>
              <w:szCs w:val="24"/>
              <w14:ligatures w14:val="standardContextual"/>
            </w:rPr>
          </w:pPr>
          <w:ins w:id="172" w:author="Bright Liu" w:date="2025-11-25T11:25:00Z" w16du:dateUtc="2025-11-25T03:25:00Z">
            <w:r w:rsidRPr="00421C1E">
              <w:rPr>
                <w:rStyle w:val="af2"/>
                <w:rFonts w:hint="eastAsia"/>
                <w:noProof/>
              </w:rPr>
              <w:lastRenderedPageBreak/>
              <w:fldChar w:fldCharType="begin"/>
            </w:r>
            <w:r w:rsidRPr="00421C1E">
              <w:rPr>
                <w:rStyle w:val="af2"/>
                <w:rFonts w:hint="eastAsia"/>
                <w:noProof/>
              </w:rPr>
              <w:instrText xml:space="preserve"> </w:instrText>
            </w:r>
            <w:r>
              <w:rPr>
                <w:rFonts w:hint="eastAsia"/>
                <w:noProof/>
              </w:rPr>
              <w:instrText>HYPERLINK \l "_Toc214962424"</w:instrText>
            </w:r>
            <w:r w:rsidRPr="00421C1E">
              <w:rPr>
                <w:rStyle w:val="af2"/>
                <w:rFonts w:hint="eastAsia"/>
                <w:noProof/>
              </w:rPr>
              <w:instrText xml:space="preserve"> </w:instrText>
            </w:r>
            <w:r w:rsidRPr="00421C1E">
              <w:rPr>
                <w:rStyle w:val="af2"/>
                <w:rFonts w:hint="eastAsia"/>
                <w:noProof/>
              </w:rPr>
            </w:r>
            <w:r w:rsidRPr="00421C1E">
              <w:rPr>
                <w:rStyle w:val="af2"/>
                <w:rFonts w:hint="eastAsia"/>
                <w:noProof/>
              </w:rPr>
              <w:fldChar w:fldCharType="separate"/>
            </w:r>
            <w:r w:rsidRPr="00421C1E">
              <w:rPr>
                <w:rStyle w:val="af2"/>
                <w:rFonts w:hint="eastAsia"/>
                <w:noProof/>
              </w:rPr>
              <w:t>13.</w:t>
            </w:r>
            <w:r>
              <w:rPr>
                <w:rFonts w:asciiTheme="minorHAnsi" w:eastAsiaTheme="minorEastAsia" w:hAnsiTheme="minorHAnsi" w:cstheme="minorBidi" w:hint="eastAsia"/>
                <w:noProof/>
                <w:sz w:val="22"/>
                <w:szCs w:val="24"/>
                <w14:ligatures w14:val="standardContextual"/>
              </w:rPr>
              <w:tab/>
            </w:r>
            <w:r w:rsidRPr="00421C1E">
              <w:rPr>
                <w:rStyle w:val="af2"/>
                <w:rFonts w:hint="eastAsia"/>
                <w:noProof/>
              </w:rPr>
              <w:t>Document Revision 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_Toc214962424 \h</w:instrText>
            </w:r>
            <w:r>
              <w:rPr>
                <w:rFonts w:hint="eastAsia"/>
                <w:noProof/>
                <w:webHidden/>
              </w:rPr>
              <w:instrText xml:space="preserve"> </w:instrText>
            </w:r>
          </w:ins>
          <w:r>
            <w:rPr>
              <w:rFonts w:hint="eastAsia"/>
              <w:noProof/>
              <w:webHidden/>
            </w:rPr>
          </w:r>
          <w:ins w:id="173" w:author="Bright Liu" w:date="2025-11-25T11:25:00Z" w16du:dateUtc="2025-11-25T03:25:00Z">
            <w:r>
              <w:rPr>
                <w:rFonts w:hint="eastAsia"/>
                <w:noProof/>
                <w:webHidden/>
              </w:rPr>
              <w:fldChar w:fldCharType="separate"/>
            </w:r>
            <w:r>
              <w:rPr>
                <w:noProof/>
                <w:webHidden/>
              </w:rPr>
              <w:t>33</w:t>
            </w:r>
            <w:r>
              <w:rPr>
                <w:rFonts w:hint="eastAsia"/>
                <w:noProof/>
                <w:webHidden/>
              </w:rPr>
              <w:fldChar w:fldCharType="end"/>
            </w:r>
            <w:r w:rsidRPr="00421C1E">
              <w:rPr>
                <w:rStyle w:val="af2"/>
                <w:rFonts w:hint="eastAsia"/>
                <w:noProof/>
              </w:rPr>
              <w:fldChar w:fldCharType="end"/>
            </w:r>
          </w:ins>
        </w:p>
        <w:p w14:paraId="402A6865" w14:textId="6E3ED147" w:rsidR="00C15FEB" w:rsidDel="00771BF0" w:rsidRDefault="00C15FEB">
          <w:pPr>
            <w:pStyle w:val="TOC1"/>
            <w:tabs>
              <w:tab w:val="left" w:pos="420"/>
              <w:tab w:val="right" w:leader="dot" w:pos="9515"/>
            </w:tabs>
            <w:rPr>
              <w:del w:id="174" w:author="Bright Liu" w:date="2025-11-25T11:25:00Z" w16du:dateUtc="2025-11-25T03:25:00Z"/>
              <w:rFonts w:asciiTheme="minorHAnsi" w:eastAsiaTheme="minorEastAsia" w:hAnsiTheme="minorHAnsi" w:cstheme="minorBidi"/>
              <w:noProof/>
              <w:sz w:val="21"/>
              <w:szCs w:val="22"/>
              <w14:ligatures w14:val="standardContextual"/>
            </w:rPr>
          </w:pPr>
          <w:del w:id="175" w:author="Bright Liu" w:date="2025-11-25T11:25:00Z" w16du:dateUtc="2025-11-25T03:25:00Z">
            <w:r w:rsidRPr="00771BF0" w:rsidDel="00771BF0">
              <w:rPr>
                <w:rPrChange w:id="176" w:author="Bright Liu" w:date="2025-11-25T11:25:00Z" w16du:dateUtc="2025-11-25T03:25:00Z">
                  <w:rPr>
                    <w:rStyle w:val="af2"/>
                    <w:noProof/>
                  </w:rPr>
                </w:rPrChange>
              </w:rPr>
              <w:delText>1.</w:delText>
            </w:r>
            <w:r w:rsidDel="00771BF0">
              <w:rPr>
                <w:rFonts w:asciiTheme="minorHAnsi" w:eastAsiaTheme="minorEastAsia" w:hAnsiTheme="minorHAnsi" w:cstheme="minorBidi"/>
                <w:noProof/>
                <w:sz w:val="21"/>
                <w:szCs w:val="22"/>
                <w14:ligatures w14:val="standardContextual"/>
              </w:rPr>
              <w:tab/>
            </w:r>
            <w:r w:rsidRPr="00771BF0" w:rsidDel="00771BF0">
              <w:rPr>
                <w:rPrChange w:id="177" w:author="Bright Liu" w:date="2025-11-25T11:25:00Z" w16du:dateUtc="2025-11-25T03:25:00Z">
                  <w:rPr>
                    <w:rStyle w:val="af2"/>
                    <w:noProof/>
                  </w:rPr>
                </w:rPrChange>
              </w:rPr>
              <w:delText>Overview</w:delText>
            </w:r>
            <w:r w:rsidDel="00771BF0">
              <w:rPr>
                <w:noProof/>
                <w:webHidden/>
              </w:rPr>
              <w:tab/>
              <w:delText>4</w:delText>
            </w:r>
          </w:del>
        </w:p>
        <w:p w14:paraId="35F3B46C" w14:textId="1486B2F6" w:rsidR="00C15FEB" w:rsidDel="00771BF0" w:rsidRDefault="00C15FEB">
          <w:pPr>
            <w:pStyle w:val="TOC1"/>
            <w:tabs>
              <w:tab w:val="left" w:pos="420"/>
              <w:tab w:val="right" w:leader="dot" w:pos="9515"/>
            </w:tabs>
            <w:rPr>
              <w:del w:id="178" w:author="Bright Liu" w:date="2025-11-25T11:25:00Z" w16du:dateUtc="2025-11-25T03:25:00Z"/>
              <w:rFonts w:asciiTheme="minorHAnsi" w:eastAsiaTheme="minorEastAsia" w:hAnsiTheme="minorHAnsi" w:cstheme="minorBidi"/>
              <w:noProof/>
              <w:sz w:val="21"/>
              <w:szCs w:val="22"/>
              <w14:ligatures w14:val="standardContextual"/>
            </w:rPr>
          </w:pPr>
          <w:del w:id="179" w:author="Bright Liu" w:date="2025-11-25T11:25:00Z" w16du:dateUtc="2025-11-25T03:25:00Z">
            <w:r w:rsidRPr="00771BF0" w:rsidDel="00771BF0">
              <w:rPr>
                <w:rPrChange w:id="180" w:author="Bright Liu" w:date="2025-11-25T11:25:00Z" w16du:dateUtc="2025-11-25T03:25:00Z">
                  <w:rPr>
                    <w:rStyle w:val="af2"/>
                    <w:noProof/>
                  </w:rPr>
                </w:rPrChange>
              </w:rPr>
              <w:delText>2.</w:delText>
            </w:r>
            <w:r w:rsidDel="00771BF0">
              <w:rPr>
                <w:rFonts w:asciiTheme="minorHAnsi" w:eastAsiaTheme="minorEastAsia" w:hAnsiTheme="minorHAnsi" w:cstheme="minorBidi"/>
                <w:noProof/>
                <w:sz w:val="21"/>
                <w:szCs w:val="22"/>
                <w14:ligatures w14:val="standardContextual"/>
              </w:rPr>
              <w:tab/>
            </w:r>
            <w:r w:rsidRPr="00771BF0" w:rsidDel="00771BF0">
              <w:rPr>
                <w:rPrChange w:id="181" w:author="Bright Liu" w:date="2025-11-25T11:25:00Z" w16du:dateUtc="2025-11-25T03:25:00Z">
                  <w:rPr>
                    <w:rStyle w:val="af2"/>
                    <w:noProof/>
                  </w:rPr>
                </w:rPrChange>
              </w:rPr>
              <w:delText>Fundamental Knowledge</w:delText>
            </w:r>
            <w:r w:rsidDel="00771BF0">
              <w:rPr>
                <w:noProof/>
                <w:webHidden/>
              </w:rPr>
              <w:tab/>
              <w:delText>4</w:delText>
            </w:r>
          </w:del>
        </w:p>
        <w:p w14:paraId="615D62E2" w14:textId="2C62E04C" w:rsidR="00C15FEB" w:rsidDel="00771BF0" w:rsidRDefault="00C15FEB">
          <w:pPr>
            <w:pStyle w:val="TOC1"/>
            <w:tabs>
              <w:tab w:val="left" w:pos="420"/>
              <w:tab w:val="right" w:leader="dot" w:pos="9515"/>
            </w:tabs>
            <w:rPr>
              <w:del w:id="182" w:author="Bright Liu" w:date="2025-11-25T11:25:00Z" w16du:dateUtc="2025-11-25T03:25:00Z"/>
              <w:rFonts w:asciiTheme="minorHAnsi" w:eastAsiaTheme="minorEastAsia" w:hAnsiTheme="minorHAnsi" w:cstheme="minorBidi"/>
              <w:noProof/>
              <w:sz w:val="21"/>
              <w:szCs w:val="22"/>
              <w14:ligatures w14:val="standardContextual"/>
            </w:rPr>
          </w:pPr>
          <w:del w:id="183" w:author="Bright Liu" w:date="2025-11-25T11:25:00Z" w16du:dateUtc="2025-11-25T03:25:00Z">
            <w:r w:rsidRPr="00771BF0" w:rsidDel="00771BF0">
              <w:rPr>
                <w:rPrChange w:id="184" w:author="Bright Liu" w:date="2025-11-25T11:25:00Z" w16du:dateUtc="2025-11-25T03:25:00Z">
                  <w:rPr>
                    <w:rStyle w:val="af2"/>
                    <w:noProof/>
                  </w:rPr>
                </w:rPrChange>
              </w:rPr>
              <w:delText>3.</w:delText>
            </w:r>
            <w:r w:rsidDel="00771BF0">
              <w:rPr>
                <w:rFonts w:asciiTheme="minorHAnsi" w:eastAsiaTheme="minorEastAsia" w:hAnsiTheme="minorHAnsi" w:cstheme="minorBidi"/>
                <w:noProof/>
                <w:sz w:val="21"/>
                <w:szCs w:val="22"/>
                <w14:ligatures w14:val="standardContextual"/>
              </w:rPr>
              <w:tab/>
            </w:r>
            <w:r w:rsidRPr="00771BF0" w:rsidDel="00771BF0">
              <w:rPr>
                <w:rPrChange w:id="185" w:author="Bright Liu" w:date="2025-11-25T11:25:00Z" w16du:dateUtc="2025-11-25T03:25:00Z">
                  <w:rPr>
                    <w:rStyle w:val="af2"/>
                    <w:noProof/>
                  </w:rPr>
                </w:rPrChange>
              </w:rPr>
              <w:delText>Requirements of the Developers</w:delText>
            </w:r>
            <w:r w:rsidDel="00771BF0">
              <w:rPr>
                <w:noProof/>
                <w:webHidden/>
              </w:rPr>
              <w:tab/>
              <w:delText>5</w:delText>
            </w:r>
          </w:del>
        </w:p>
        <w:p w14:paraId="56A75529" w14:textId="7980639E" w:rsidR="00C15FEB" w:rsidDel="00771BF0" w:rsidRDefault="00C15FEB">
          <w:pPr>
            <w:pStyle w:val="TOC1"/>
            <w:tabs>
              <w:tab w:val="left" w:pos="420"/>
              <w:tab w:val="right" w:leader="dot" w:pos="9515"/>
            </w:tabs>
            <w:rPr>
              <w:del w:id="186" w:author="Bright Liu" w:date="2025-11-25T11:25:00Z" w16du:dateUtc="2025-11-25T03:25:00Z"/>
              <w:rFonts w:asciiTheme="minorHAnsi" w:eastAsiaTheme="minorEastAsia" w:hAnsiTheme="minorHAnsi" w:cstheme="minorBidi"/>
              <w:noProof/>
              <w:sz w:val="21"/>
              <w:szCs w:val="22"/>
              <w14:ligatures w14:val="standardContextual"/>
            </w:rPr>
          </w:pPr>
          <w:del w:id="187" w:author="Bright Liu" w:date="2025-11-25T11:25:00Z" w16du:dateUtc="2025-11-25T03:25:00Z">
            <w:r w:rsidRPr="00771BF0" w:rsidDel="00771BF0">
              <w:rPr>
                <w:rPrChange w:id="188" w:author="Bright Liu" w:date="2025-11-25T11:25:00Z" w16du:dateUtc="2025-11-25T03:25:00Z">
                  <w:rPr>
                    <w:rStyle w:val="af2"/>
                    <w:noProof/>
                  </w:rPr>
                </w:rPrChange>
              </w:rPr>
              <w:delText>4.</w:delText>
            </w:r>
            <w:r w:rsidDel="00771BF0">
              <w:rPr>
                <w:rFonts w:asciiTheme="minorHAnsi" w:eastAsiaTheme="minorEastAsia" w:hAnsiTheme="minorHAnsi" w:cstheme="minorBidi"/>
                <w:noProof/>
                <w:sz w:val="21"/>
                <w:szCs w:val="22"/>
                <w14:ligatures w14:val="standardContextual"/>
              </w:rPr>
              <w:tab/>
            </w:r>
            <w:r w:rsidRPr="00771BF0" w:rsidDel="00771BF0">
              <w:rPr>
                <w:rPrChange w:id="189" w:author="Bright Liu" w:date="2025-11-25T11:25:00Z" w16du:dateUtc="2025-11-25T03:25:00Z">
                  <w:rPr>
                    <w:rStyle w:val="af2"/>
                    <w:noProof/>
                  </w:rPr>
                </w:rPrChange>
              </w:rPr>
              <w:delText>How the Client App Interacts with Devices</w:delText>
            </w:r>
            <w:r w:rsidDel="00771BF0">
              <w:rPr>
                <w:noProof/>
                <w:webHidden/>
              </w:rPr>
              <w:tab/>
              <w:delText>5</w:delText>
            </w:r>
          </w:del>
        </w:p>
        <w:p w14:paraId="6C7AF6A9" w14:textId="3241F670" w:rsidR="00C15FEB" w:rsidDel="00771BF0" w:rsidRDefault="00C15FEB">
          <w:pPr>
            <w:pStyle w:val="TOC1"/>
            <w:tabs>
              <w:tab w:val="left" w:pos="420"/>
              <w:tab w:val="right" w:leader="dot" w:pos="9515"/>
            </w:tabs>
            <w:rPr>
              <w:del w:id="190" w:author="Bright Liu" w:date="2025-11-25T11:25:00Z" w16du:dateUtc="2025-11-25T03:25:00Z"/>
              <w:rFonts w:asciiTheme="minorHAnsi" w:eastAsiaTheme="minorEastAsia" w:hAnsiTheme="minorHAnsi" w:cstheme="minorBidi"/>
              <w:noProof/>
              <w:sz w:val="21"/>
              <w:szCs w:val="22"/>
              <w14:ligatures w14:val="standardContextual"/>
            </w:rPr>
          </w:pPr>
          <w:del w:id="191" w:author="Bright Liu" w:date="2025-11-25T11:25:00Z" w16du:dateUtc="2025-11-25T03:25:00Z">
            <w:r w:rsidRPr="00771BF0" w:rsidDel="00771BF0">
              <w:rPr>
                <w:rPrChange w:id="192" w:author="Bright Liu" w:date="2025-11-25T11:25:00Z" w16du:dateUtc="2025-11-25T03:25:00Z">
                  <w:rPr>
                    <w:rStyle w:val="af2"/>
                    <w:noProof/>
                  </w:rPr>
                </w:rPrChange>
              </w:rPr>
              <w:delText>5.</w:delText>
            </w:r>
            <w:r w:rsidDel="00771BF0">
              <w:rPr>
                <w:rFonts w:asciiTheme="minorHAnsi" w:eastAsiaTheme="minorEastAsia" w:hAnsiTheme="minorHAnsi" w:cstheme="minorBidi"/>
                <w:noProof/>
                <w:sz w:val="21"/>
                <w:szCs w:val="22"/>
                <w14:ligatures w14:val="standardContextual"/>
              </w:rPr>
              <w:tab/>
            </w:r>
            <w:r w:rsidRPr="00771BF0" w:rsidDel="00771BF0">
              <w:rPr>
                <w:rPrChange w:id="193" w:author="Bright Liu" w:date="2025-11-25T11:25:00Z" w16du:dateUtc="2025-11-25T03:25:00Z">
                  <w:rPr>
                    <w:rStyle w:val="af2"/>
                    <w:noProof/>
                  </w:rPr>
                </w:rPrChange>
              </w:rPr>
              <w:delText>Before You Start</w:delText>
            </w:r>
            <w:r w:rsidDel="00771BF0">
              <w:rPr>
                <w:noProof/>
                <w:webHidden/>
              </w:rPr>
              <w:tab/>
              <w:delText>5</w:delText>
            </w:r>
          </w:del>
        </w:p>
        <w:p w14:paraId="44559965" w14:textId="00776E5F" w:rsidR="00C15FEB" w:rsidDel="00771BF0" w:rsidRDefault="00C15FEB">
          <w:pPr>
            <w:pStyle w:val="TOC1"/>
            <w:tabs>
              <w:tab w:val="left" w:pos="420"/>
              <w:tab w:val="right" w:leader="dot" w:pos="9515"/>
            </w:tabs>
            <w:rPr>
              <w:del w:id="194" w:author="Bright Liu" w:date="2025-11-25T11:25:00Z" w16du:dateUtc="2025-11-25T03:25:00Z"/>
              <w:rFonts w:asciiTheme="minorHAnsi" w:eastAsiaTheme="minorEastAsia" w:hAnsiTheme="minorHAnsi" w:cstheme="minorBidi"/>
              <w:noProof/>
              <w:sz w:val="21"/>
              <w:szCs w:val="22"/>
              <w14:ligatures w14:val="standardContextual"/>
            </w:rPr>
          </w:pPr>
          <w:del w:id="195" w:author="Bright Liu" w:date="2025-11-25T11:25:00Z" w16du:dateUtc="2025-11-25T03:25:00Z">
            <w:r w:rsidRPr="00771BF0" w:rsidDel="00771BF0">
              <w:rPr>
                <w:rPrChange w:id="196" w:author="Bright Liu" w:date="2025-11-25T11:25:00Z" w16du:dateUtc="2025-11-25T03:25:00Z">
                  <w:rPr>
                    <w:rStyle w:val="af2"/>
                    <w:noProof/>
                  </w:rPr>
                </w:rPrChange>
              </w:rPr>
              <w:delText>6.</w:delText>
            </w:r>
            <w:r w:rsidDel="00771BF0">
              <w:rPr>
                <w:rFonts w:asciiTheme="minorHAnsi" w:eastAsiaTheme="minorEastAsia" w:hAnsiTheme="minorHAnsi" w:cstheme="minorBidi"/>
                <w:noProof/>
                <w:sz w:val="21"/>
                <w:szCs w:val="22"/>
                <w14:ligatures w14:val="standardContextual"/>
              </w:rPr>
              <w:tab/>
            </w:r>
            <w:r w:rsidRPr="00771BF0" w:rsidDel="00771BF0">
              <w:rPr>
                <w:rPrChange w:id="197" w:author="Bright Liu" w:date="2025-11-25T11:25:00Z" w16du:dateUtc="2025-11-25T03:25:00Z">
                  <w:rPr>
                    <w:rStyle w:val="af2"/>
                    <w:noProof/>
                  </w:rPr>
                </w:rPrChange>
              </w:rPr>
              <w:delText>Discovering Devices</w:delText>
            </w:r>
            <w:r w:rsidDel="00771BF0">
              <w:rPr>
                <w:noProof/>
                <w:webHidden/>
              </w:rPr>
              <w:tab/>
              <w:delText>6</w:delText>
            </w:r>
          </w:del>
        </w:p>
        <w:p w14:paraId="22EA9607" w14:textId="172452D4" w:rsidR="00C15FEB" w:rsidDel="00771BF0" w:rsidRDefault="00C15FEB">
          <w:pPr>
            <w:pStyle w:val="TOC1"/>
            <w:tabs>
              <w:tab w:val="left" w:pos="420"/>
              <w:tab w:val="right" w:leader="dot" w:pos="9515"/>
            </w:tabs>
            <w:rPr>
              <w:del w:id="198" w:author="Bright Liu" w:date="2025-11-25T11:25:00Z" w16du:dateUtc="2025-11-25T03:25:00Z"/>
              <w:rFonts w:asciiTheme="minorHAnsi" w:eastAsiaTheme="minorEastAsia" w:hAnsiTheme="minorHAnsi" w:cstheme="minorBidi"/>
              <w:noProof/>
              <w:sz w:val="21"/>
              <w:szCs w:val="22"/>
              <w14:ligatures w14:val="standardContextual"/>
            </w:rPr>
          </w:pPr>
          <w:del w:id="199" w:author="Bright Liu" w:date="2025-11-25T11:25:00Z" w16du:dateUtc="2025-11-25T03:25:00Z">
            <w:r w:rsidRPr="00771BF0" w:rsidDel="00771BF0">
              <w:rPr>
                <w:rPrChange w:id="200" w:author="Bright Liu" w:date="2025-11-25T11:25:00Z" w16du:dateUtc="2025-11-25T03:25:00Z">
                  <w:rPr>
                    <w:rStyle w:val="af2"/>
                    <w:noProof/>
                  </w:rPr>
                </w:rPrChange>
              </w:rPr>
              <w:delText>7.</w:delText>
            </w:r>
            <w:r w:rsidDel="00771BF0">
              <w:rPr>
                <w:rFonts w:asciiTheme="minorHAnsi" w:eastAsiaTheme="minorEastAsia" w:hAnsiTheme="minorHAnsi" w:cstheme="minorBidi"/>
                <w:noProof/>
                <w:sz w:val="21"/>
                <w:szCs w:val="22"/>
                <w14:ligatures w14:val="standardContextual"/>
              </w:rPr>
              <w:tab/>
            </w:r>
            <w:r w:rsidRPr="00771BF0" w:rsidDel="00771BF0">
              <w:rPr>
                <w:rPrChange w:id="201" w:author="Bright Liu" w:date="2025-11-25T11:25:00Z" w16du:dateUtc="2025-11-25T03:25:00Z">
                  <w:rPr>
                    <w:rStyle w:val="af2"/>
                    <w:noProof/>
                  </w:rPr>
                </w:rPrChange>
              </w:rPr>
              <w:delText>Functions Based on Telnet Session</w:delText>
            </w:r>
            <w:r w:rsidDel="00771BF0">
              <w:rPr>
                <w:noProof/>
                <w:webHidden/>
              </w:rPr>
              <w:tab/>
              <w:delText>7</w:delText>
            </w:r>
          </w:del>
        </w:p>
        <w:p w14:paraId="1C8A5852" w14:textId="43945368" w:rsidR="00C15FEB" w:rsidDel="00771BF0" w:rsidRDefault="00C15FEB">
          <w:pPr>
            <w:pStyle w:val="TOC2"/>
            <w:tabs>
              <w:tab w:val="left" w:pos="1050"/>
              <w:tab w:val="right" w:leader="dot" w:pos="9515"/>
            </w:tabs>
            <w:rPr>
              <w:del w:id="202" w:author="Bright Liu" w:date="2025-11-25T11:25:00Z" w16du:dateUtc="2025-11-25T03:25:00Z"/>
              <w:rFonts w:asciiTheme="minorHAnsi" w:eastAsiaTheme="minorEastAsia" w:hAnsiTheme="minorHAnsi" w:cstheme="minorBidi"/>
              <w:noProof/>
              <w:sz w:val="21"/>
              <w:szCs w:val="22"/>
              <w14:ligatures w14:val="standardContextual"/>
            </w:rPr>
          </w:pPr>
          <w:del w:id="203" w:author="Bright Liu" w:date="2025-11-25T11:25:00Z" w16du:dateUtc="2025-11-25T03:25:00Z">
            <w:r w:rsidRPr="00771BF0" w:rsidDel="00771BF0">
              <w:rPr>
                <w:rPrChange w:id="204" w:author="Bright Liu" w:date="2025-11-25T11:25:00Z" w16du:dateUtc="2025-11-25T03:25:00Z">
                  <w:rPr>
                    <w:rStyle w:val="af2"/>
                    <w:noProof/>
                  </w:rPr>
                </w:rPrChange>
              </w:rPr>
              <w:delText>7.1</w:delText>
            </w:r>
            <w:r w:rsidDel="00771BF0">
              <w:rPr>
                <w:rFonts w:asciiTheme="minorHAnsi" w:eastAsiaTheme="minorEastAsia" w:hAnsiTheme="minorHAnsi" w:cstheme="minorBidi"/>
                <w:noProof/>
                <w:sz w:val="21"/>
                <w:szCs w:val="22"/>
                <w14:ligatures w14:val="standardContextual"/>
              </w:rPr>
              <w:tab/>
            </w:r>
            <w:r w:rsidRPr="00771BF0" w:rsidDel="00771BF0">
              <w:rPr>
                <w:rPrChange w:id="205" w:author="Bright Liu" w:date="2025-11-25T11:25:00Z" w16du:dateUtc="2025-11-25T03:25:00Z">
                  <w:rPr>
                    <w:rStyle w:val="af2"/>
                    <w:noProof/>
                  </w:rPr>
                </w:rPrChange>
              </w:rPr>
              <w:delText>Functions for TX and RX</w:delText>
            </w:r>
            <w:r w:rsidDel="00771BF0">
              <w:rPr>
                <w:noProof/>
                <w:webHidden/>
              </w:rPr>
              <w:tab/>
              <w:delText>7</w:delText>
            </w:r>
          </w:del>
        </w:p>
        <w:p w14:paraId="026B0A19" w14:textId="25EC9F2A" w:rsidR="00C15FEB" w:rsidDel="00771BF0" w:rsidRDefault="00C15FEB">
          <w:pPr>
            <w:pStyle w:val="TOC3"/>
            <w:tabs>
              <w:tab w:val="left" w:pos="1470"/>
              <w:tab w:val="right" w:leader="dot" w:pos="9515"/>
            </w:tabs>
            <w:rPr>
              <w:del w:id="206" w:author="Bright Liu" w:date="2025-11-25T11:25:00Z" w16du:dateUtc="2025-11-25T03:25:00Z"/>
              <w:rFonts w:asciiTheme="minorHAnsi" w:eastAsiaTheme="minorEastAsia" w:hAnsiTheme="minorHAnsi" w:cstheme="minorBidi"/>
              <w:noProof/>
              <w:sz w:val="21"/>
              <w:szCs w:val="22"/>
              <w14:ligatures w14:val="standardContextual"/>
            </w:rPr>
          </w:pPr>
          <w:del w:id="207" w:author="Bright Liu" w:date="2025-11-25T11:25:00Z" w16du:dateUtc="2025-11-25T03:25:00Z">
            <w:r w:rsidRPr="00771BF0" w:rsidDel="00771BF0">
              <w:rPr>
                <w:rPrChange w:id="208" w:author="Bright Liu" w:date="2025-11-25T11:25:00Z" w16du:dateUtc="2025-11-25T03:25:00Z">
                  <w:rPr>
                    <w:rStyle w:val="af2"/>
                    <w:noProof/>
                  </w:rPr>
                </w:rPrChange>
              </w:rPr>
              <w:delText>7.1.1</w:delText>
            </w:r>
            <w:r w:rsidDel="00771BF0">
              <w:rPr>
                <w:rFonts w:asciiTheme="minorHAnsi" w:eastAsiaTheme="minorEastAsia" w:hAnsiTheme="minorHAnsi" w:cstheme="minorBidi"/>
                <w:noProof/>
                <w:sz w:val="21"/>
                <w:szCs w:val="22"/>
                <w14:ligatures w14:val="standardContextual"/>
              </w:rPr>
              <w:tab/>
            </w:r>
            <w:r w:rsidRPr="00771BF0" w:rsidDel="00771BF0">
              <w:rPr>
                <w:rPrChange w:id="209" w:author="Bright Liu" w:date="2025-11-25T11:25:00Z" w16du:dateUtc="2025-11-25T03:25:00Z">
                  <w:rPr>
                    <w:rStyle w:val="af2"/>
                    <w:noProof/>
                  </w:rPr>
                </w:rPrChange>
              </w:rPr>
              <w:delText>Logging in to the Device</w:delText>
            </w:r>
            <w:r w:rsidDel="00771BF0">
              <w:rPr>
                <w:noProof/>
                <w:webHidden/>
              </w:rPr>
              <w:tab/>
              <w:delText>7</w:delText>
            </w:r>
          </w:del>
        </w:p>
        <w:p w14:paraId="5F6F1F6C" w14:textId="308D904E" w:rsidR="00C15FEB" w:rsidDel="00771BF0" w:rsidRDefault="00C15FEB">
          <w:pPr>
            <w:pStyle w:val="TOC3"/>
            <w:tabs>
              <w:tab w:val="left" w:pos="1470"/>
              <w:tab w:val="right" w:leader="dot" w:pos="9515"/>
            </w:tabs>
            <w:rPr>
              <w:del w:id="210" w:author="Bright Liu" w:date="2025-11-25T11:25:00Z" w16du:dateUtc="2025-11-25T03:25:00Z"/>
              <w:rFonts w:asciiTheme="minorHAnsi" w:eastAsiaTheme="minorEastAsia" w:hAnsiTheme="minorHAnsi" w:cstheme="minorBidi"/>
              <w:noProof/>
              <w:sz w:val="21"/>
              <w:szCs w:val="22"/>
              <w14:ligatures w14:val="standardContextual"/>
            </w:rPr>
          </w:pPr>
          <w:del w:id="211" w:author="Bright Liu" w:date="2025-11-25T11:25:00Z" w16du:dateUtc="2025-11-25T03:25:00Z">
            <w:r w:rsidRPr="00771BF0" w:rsidDel="00771BF0">
              <w:rPr>
                <w:rPrChange w:id="212" w:author="Bright Liu" w:date="2025-11-25T11:25:00Z" w16du:dateUtc="2025-11-25T03:25:00Z">
                  <w:rPr>
                    <w:rStyle w:val="af2"/>
                    <w:noProof/>
                  </w:rPr>
                </w:rPrChange>
              </w:rPr>
              <w:delText>7.1.2</w:delText>
            </w:r>
            <w:r w:rsidDel="00771BF0">
              <w:rPr>
                <w:rFonts w:asciiTheme="minorHAnsi" w:eastAsiaTheme="minorEastAsia" w:hAnsiTheme="minorHAnsi" w:cstheme="minorBidi"/>
                <w:noProof/>
                <w:sz w:val="21"/>
                <w:szCs w:val="22"/>
                <w14:ligatures w14:val="standardContextual"/>
              </w:rPr>
              <w:tab/>
            </w:r>
            <w:r w:rsidRPr="00771BF0" w:rsidDel="00771BF0">
              <w:rPr>
                <w:rPrChange w:id="213" w:author="Bright Liu" w:date="2025-11-25T11:25:00Z" w16du:dateUtc="2025-11-25T03:25:00Z">
                  <w:rPr>
                    <w:rStyle w:val="af2"/>
                    <w:noProof/>
                  </w:rPr>
                </w:rPrChange>
              </w:rPr>
              <w:delText>Setting and Saving Device Alias</w:delText>
            </w:r>
            <w:r w:rsidDel="00771BF0">
              <w:rPr>
                <w:noProof/>
                <w:webHidden/>
              </w:rPr>
              <w:tab/>
              <w:delText>7</w:delText>
            </w:r>
          </w:del>
        </w:p>
        <w:p w14:paraId="451550DF" w14:textId="2D5A5F6C" w:rsidR="00C15FEB" w:rsidDel="00771BF0" w:rsidRDefault="00C15FEB">
          <w:pPr>
            <w:pStyle w:val="TOC3"/>
            <w:tabs>
              <w:tab w:val="left" w:pos="1470"/>
              <w:tab w:val="right" w:leader="dot" w:pos="9515"/>
            </w:tabs>
            <w:rPr>
              <w:del w:id="214" w:author="Bright Liu" w:date="2025-11-25T11:25:00Z" w16du:dateUtc="2025-11-25T03:25:00Z"/>
              <w:rFonts w:asciiTheme="minorHAnsi" w:eastAsiaTheme="minorEastAsia" w:hAnsiTheme="minorHAnsi" w:cstheme="minorBidi"/>
              <w:noProof/>
              <w:sz w:val="21"/>
              <w:szCs w:val="22"/>
              <w14:ligatures w14:val="standardContextual"/>
            </w:rPr>
          </w:pPr>
          <w:del w:id="215" w:author="Bright Liu" w:date="2025-11-25T11:25:00Z" w16du:dateUtc="2025-11-25T03:25:00Z">
            <w:r w:rsidRPr="00771BF0" w:rsidDel="00771BF0">
              <w:rPr>
                <w:rPrChange w:id="216" w:author="Bright Liu" w:date="2025-11-25T11:25:00Z" w16du:dateUtc="2025-11-25T03:25:00Z">
                  <w:rPr>
                    <w:rStyle w:val="af2"/>
                    <w:noProof/>
                  </w:rPr>
                </w:rPrChange>
              </w:rPr>
              <w:delText>7.1.3</w:delText>
            </w:r>
            <w:r w:rsidDel="00771BF0">
              <w:rPr>
                <w:rFonts w:asciiTheme="minorHAnsi" w:eastAsiaTheme="minorEastAsia" w:hAnsiTheme="minorHAnsi" w:cstheme="minorBidi"/>
                <w:noProof/>
                <w:sz w:val="21"/>
                <w:szCs w:val="22"/>
                <w14:ligatures w14:val="standardContextual"/>
              </w:rPr>
              <w:tab/>
            </w:r>
            <w:r w:rsidRPr="00771BF0" w:rsidDel="00771BF0">
              <w:rPr>
                <w:rPrChange w:id="217" w:author="Bright Liu" w:date="2025-11-25T11:25:00Z" w16du:dateUtc="2025-11-25T03:25:00Z">
                  <w:rPr>
                    <w:rStyle w:val="af2"/>
                    <w:noProof/>
                  </w:rPr>
                </w:rPrChange>
              </w:rPr>
              <w:delText>Setting/Getting IP Address and Netmask for/from Device</w:delText>
            </w:r>
            <w:r w:rsidDel="00771BF0">
              <w:rPr>
                <w:noProof/>
                <w:webHidden/>
              </w:rPr>
              <w:tab/>
              <w:delText>8</w:delText>
            </w:r>
          </w:del>
        </w:p>
        <w:p w14:paraId="5DCC554C" w14:textId="1AD56F8A" w:rsidR="00C15FEB" w:rsidDel="00771BF0" w:rsidRDefault="00C15FEB">
          <w:pPr>
            <w:pStyle w:val="TOC3"/>
            <w:tabs>
              <w:tab w:val="left" w:pos="1470"/>
              <w:tab w:val="right" w:leader="dot" w:pos="9515"/>
            </w:tabs>
            <w:rPr>
              <w:del w:id="218" w:author="Bright Liu" w:date="2025-11-25T11:25:00Z" w16du:dateUtc="2025-11-25T03:25:00Z"/>
              <w:rFonts w:asciiTheme="minorHAnsi" w:eastAsiaTheme="minorEastAsia" w:hAnsiTheme="minorHAnsi" w:cstheme="minorBidi"/>
              <w:noProof/>
              <w:sz w:val="21"/>
              <w:szCs w:val="22"/>
              <w14:ligatures w14:val="standardContextual"/>
            </w:rPr>
          </w:pPr>
          <w:del w:id="219" w:author="Bright Liu" w:date="2025-11-25T11:25:00Z" w16du:dateUtc="2025-11-25T03:25:00Z">
            <w:r w:rsidRPr="00771BF0" w:rsidDel="00771BF0">
              <w:rPr>
                <w:rPrChange w:id="220" w:author="Bright Liu" w:date="2025-11-25T11:25:00Z" w16du:dateUtc="2025-11-25T03:25:00Z">
                  <w:rPr>
                    <w:rStyle w:val="af2"/>
                    <w:noProof/>
                  </w:rPr>
                </w:rPrChange>
              </w:rPr>
              <w:delText>7.1.4</w:delText>
            </w:r>
            <w:r w:rsidDel="00771BF0">
              <w:rPr>
                <w:rFonts w:asciiTheme="minorHAnsi" w:eastAsiaTheme="minorEastAsia" w:hAnsiTheme="minorHAnsi" w:cstheme="minorBidi"/>
                <w:noProof/>
                <w:sz w:val="21"/>
                <w:szCs w:val="22"/>
                <w14:ligatures w14:val="standardContextual"/>
              </w:rPr>
              <w:tab/>
            </w:r>
            <w:r w:rsidRPr="00771BF0" w:rsidDel="00771BF0">
              <w:rPr>
                <w:rPrChange w:id="221" w:author="Bright Liu" w:date="2025-11-25T11:25:00Z" w16du:dateUtc="2025-11-25T03:25:00Z">
                  <w:rPr>
                    <w:rStyle w:val="af2"/>
                    <w:noProof/>
                  </w:rPr>
                </w:rPrChange>
              </w:rPr>
              <w:delText>Operating the Serial Port</w:delText>
            </w:r>
            <w:r w:rsidDel="00771BF0">
              <w:rPr>
                <w:noProof/>
                <w:webHidden/>
              </w:rPr>
              <w:tab/>
              <w:delText>9</w:delText>
            </w:r>
          </w:del>
        </w:p>
        <w:p w14:paraId="02F14018" w14:textId="7FF0A95A" w:rsidR="00C15FEB" w:rsidDel="00771BF0" w:rsidRDefault="00C15FEB">
          <w:pPr>
            <w:pStyle w:val="TOC3"/>
            <w:tabs>
              <w:tab w:val="left" w:pos="1470"/>
              <w:tab w:val="right" w:leader="dot" w:pos="9515"/>
            </w:tabs>
            <w:rPr>
              <w:del w:id="222" w:author="Bright Liu" w:date="2025-11-25T11:25:00Z" w16du:dateUtc="2025-11-25T03:25:00Z"/>
              <w:rFonts w:asciiTheme="minorHAnsi" w:eastAsiaTheme="minorEastAsia" w:hAnsiTheme="minorHAnsi" w:cstheme="minorBidi"/>
              <w:noProof/>
              <w:sz w:val="21"/>
              <w:szCs w:val="22"/>
              <w14:ligatures w14:val="standardContextual"/>
            </w:rPr>
          </w:pPr>
          <w:del w:id="223" w:author="Bright Liu" w:date="2025-11-25T11:25:00Z" w16du:dateUtc="2025-11-25T03:25:00Z">
            <w:r w:rsidRPr="00771BF0" w:rsidDel="00771BF0">
              <w:rPr>
                <w:rPrChange w:id="224" w:author="Bright Liu" w:date="2025-11-25T11:25:00Z" w16du:dateUtc="2025-11-25T03:25:00Z">
                  <w:rPr>
                    <w:rStyle w:val="af2"/>
                    <w:noProof/>
                  </w:rPr>
                </w:rPrChange>
              </w:rPr>
              <w:delText>7.1.5</w:delText>
            </w:r>
            <w:r w:rsidDel="00771BF0">
              <w:rPr>
                <w:rFonts w:asciiTheme="minorHAnsi" w:eastAsiaTheme="minorEastAsia" w:hAnsiTheme="minorHAnsi" w:cstheme="minorBidi"/>
                <w:noProof/>
                <w:sz w:val="21"/>
                <w:szCs w:val="22"/>
                <w14:ligatures w14:val="standardContextual"/>
              </w:rPr>
              <w:tab/>
            </w:r>
            <w:r w:rsidRPr="00771BF0" w:rsidDel="00771BF0">
              <w:rPr>
                <w:rPrChange w:id="225" w:author="Bright Liu" w:date="2025-11-25T11:25:00Z" w16du:dateUtc="2025-11-25T03:25:00Z">
                  <w:rPr>
                    <w:rStyle w:val="af2"/>
                    <w:noProof/>
                  </w:rPr>
                </w:rPrChange>
              </w:rPr>
              <w:delText>Rebooting Device</w:delText>
            </w:r>
            <w:r w:rsidDel="00771BF0">
              <w:rPr>
                <w:noProof/>
                <w:webHidden/>
              </w:rPr>
              <w:tab/>
              <w:delText>10</w:delText>
            </w:r>
          </w:del>
        </w:p>
        <w:p w14:paraId="7C349961" w14:textId="38FBB0E3" w:rsidR="00C15FEB" w:rsidDel="00771BF0" w:rsidRDefault="00C15FEB">
          <w:pPr>
            <w:pStyle w:val="TOC3"/>
            <w:tabs>
              <w:tab w:val="left" w:pos="1470"/>
              <w:tab w:val="right" w:leader="dot" w:pos="9515"/>
            </w:tabs>
            <w:rPr>
              <w:del w:id="226" w:author="Bright Liu" w:date="2025-11-25T11:25:00Z" w16du:dateUtc="2025-11-25T03:25:00Z"/>
              <w:rFonts w:asciiTheme="minorHAnsi" w:eastAsiaTheme="minorEastAsia" w:hAnsiTheme="minorHAnsi" w:cstheme="minorBidi"/>
              <w:noProof/>
              <w:sz w:val="21"/>
              <w:szCs w:val="22"/>
              <w14:ligatures w14:val="standardContextual"/>
            </w:rPr>
          </w:pPr>
          <w:del w:id="227" w:author="Bright Liu" w:date="2025-11-25T11:25:00Z" w16du:dateUtc="2025-11-25T03:25:00Z">
            <w:r w:rsidRPr="00771BF0" w:rsidDel="00771BF0">
              <w:rPr>
                <w:rPrChange w:id="228" w:author="Bright Liu" w:date="2025-11-25T11:25:00Z" w16du:dateUtc="2025-11-25T03:25:00Z">
                  <w:rPr>
                    <w:rStyle w:val="af2"/>
                    <w:noProof/>
                  </w:rPr>
                </w:rPrChange>
              </w:rPr>
              <w:delText>7.1.6</w:delText>
            </w:r>
            <w:r w:rsidDel="00771BF0">
              <w:rPr>
                <w:rFonts w:asciiTheme="minorHAnsi" w:eastAsiaTheme="minorEastAsia" w:hAnsiTheme="minorHAnsi" w:cstheme="minorBidi"/>
                <w:noProof/>
                <w:sz w:val="21"/>
                <w:szCs w:val="22"/>
                <w14:ligatures w14:val="standardContextual"/>
              </w:rPr>
              <w:tab/>
            </w:r>
            <w:r w:rsidRPr="00771BF0" w:rsidDel="00771BF0">
              <w:rPr>
                <w:rPrChange w:id="229" w:author="Bright Liu" w:date="2025-11-25T11:25:00Z" w16du:dateUtc="2025-11-25T03:25:00Z">
                  <w:rPr>
                    <w:rStyle w:val="af2"/>
                    <w:noProof/>
                  </w:rPr>
                </w:rPrChange>
              </w:rPr>
              <w:delText>Getting Firmware Version</w:delText>
            </w:r>
            <w:r w:rsidDel="00771BF0">
              <w:rPr>
                <w:noProof/>
                <w:webHidden/>
              </w:rPr>
              <w:tab/>
              <w:delText>11</w:delText>
            </w:r>
          </w:del>
        </w:p>
        <w:p w14:paraId="08ED1515" w14:textId="1E20585C" w:rsidR="00C15FEB" w:rsidDel="00771BF0" w:rsidRDefault="00C15FEB">
          <w:pPr>
            <w:pStyle w:val="TOC3"/>
            <w:tabs>
              <w:tab w:val="left" w:pos="1470"/>
              <w:tab w:val="right" w:leader="dot" w:pos="9515"/>
            </w:tabs>
            <w:rPr>
              <w:del w:id="230" w:author="Bright Liu" w:date="2025-11-25T11:25:00Z" w16du:dateUtc="2025-11-25T03:25:00Z"/>
              <w:rFonts w:asciiTheme="minorHAnsi" w:eastAsiaTheme="minorEastAsia" w:hAnsiTheme="minorHAnsi" w:cstheme="minorBidi"/>
              <w:noProof/>
              <w:sz w:val="21"/>
              <w:szCs w:val="22"/>
              <w14:ligatures w14:val="standardContextual"/>
            </w:rPr>
          </w:pPr>
          <w:del w:id="231" w:author="Bright Liu" w:date="2025-11-25T11:25:00Z" w16du:dateUtc="2025-11-25T03:25:00Z">
            <w:r w:rsidRPr="00771BF0" w:rsidDel="00771BF0">
              <w:rPr>
                <w:rPrChange w:id="232" w:author="Bright Liu" w:date="2025-11-25T11:25:00Z" w16du:dateUtc="2025-11-25T03:25:00Z">
                  <w:rPr>
                    <w:rStyle w:val="af2"/>
                    <w:noProof/>
                  </w:rPr>
                </w:rPrChange>
              </w:rPr>
              <w:delText>7.1.7</w:delText>
            </w:r>
            <w:r w:rsidDel="00771BF0">
              <w:rPr>
                <w:rFonts w:asciiTheme="minorHAnsi" w:eastAsiaTheme="minorEastAsia" w:hAnsiTheme="minorHAnsi" w:cstheme="minorBidi"/>
                <w:noProof/>
                <w:sz w:val="21"/>
                <w:szCs w:val="22"/>
                <w14:ligatures w14:val="standardContextual"/>
              </w:rPr>
              <w:tab/>
            </w:r>
            <w:r w:rsidRPr="00771BF0" w:rsidDel="00771BF0">
              <w:rPr>
                <w:rPrChange w:id="233" w:author="Bright Liu" w:date="2025-11-25T11:25:00Z" w16du:dateUtc="2025-11-25T03:25:00Z">
                  <w:rPr>
                    <w:rStyle w:val="af2"/>
                    <w:noProof/>
                  </w:rPr>
                </w:rPrChange>
              </w:rPr>
              <w:delText>Restoring Device to Factory Defaults</w:delText>
            </w:r>
            <w:r w:rsidDel="00771BF0">
              <w:rPr>
                <w:noProof/>
                <w:webHidden/>
              </w:rPr>
              <w:tab/>
              <w:delText>11</w:delText>
            </w:r>
          </w:del>
        </w:p>
        <w:p w14:paraId="0A4E6DF8" w14:textId="4F728496" w:rsidR="00C15FEB" w:rsidDel="00771BF0" w:rsidRDefault="00C15FEB">
          <w:pPr>
            <w:pStyle w:val="TOC2"/>
            <w:tabs>
              <w:tab w:val="left" w:pos="1050"/>
              <w:tab w:val="right" w:leader="dot" w:pos="9515"/>
            </w:tabs>
            <w:rPr>
              <w:del w:id="234" w:author="Bright Liu" w:date="2025-11-25T11:25:00Z" w16du:dateUtc="2025-11-25T03:25:00Z"/>
              <w:rFonts w:asciiTheme="minorHAnsi" w:eastAsiaTheme="minorEastAsia" w:hAnsiTheme="minorHAnsi" w:cstheme="minorBidi"/>
              <w:noProof/>
              <w:sz w:val="21"/>
              <w:szCs w:val="22"/>
              <w14:ligatures w14:val="standardContextual"/>
            </w:rPr>
          </w:pPr>
          <w:del w:id="235" w:author="Bright Liu" w:date="2025-11-25T11:25:00Z" w16du:dateUtc="2025-11-25T03:25:00Z">
            <w:r w:rsidRPr="00771BF0" w:rsidDel="00771BF0">
              <w:rPr>
                <w:rPrChange w:id="236" w:author="Bright Liu" w:date="2025-11-25T11:25:00Z" w16du:dateUtc="2025-11-25T03:25:00Z">
                  <w:rPr>
                    <w:rStyle w:val="af2"/>
                    <w:noProof/>
                  </w:rPr>
                </w:rPrChange>
              </w:rPr>
              <w:delText>7.2</w:delText>
            </w:r>
            <w:r w:rsidDel="00771BF0">
              <w:rPr>
                <w:rFonts w:asciiTheme="minorHAnsi" w:eastAsiaTheme="minorEastAsia" w:hAnsiTheme="minorHAnsi" w:cstheme="minorBidi"/>
                <w:noProof/>
                <w:sz w:val="21"/>
                <w:szCs w:val="22"/>
                <w14:ligatures w14:val="standardContextual"/>
              </w:rPr>
              <w:tab/>
            </w:r>
            <w:r w:rsidRPr="00771BF0" w:rsidDel="00771BF0">
              <w:rPr>
                <w:rPrChange w:id="237" w:author="Bright Liu" w:date="2025-11-25T11:25:00Z" w16du:dateUtc="2025-11-25T03:25:00Z">
                  <w:rPr>
                    <w:rStyle w:val="af2"/>
                    <w:noProof/>
                  </w:rPr>
                </w:rPrChange>
              </w:rPr>
              <w:delText>Functions for TX Only</w:delText>
            </w:r>
            <w:r w:rsidDel="00771BF0">
              <w:rPr>
                <w:noProof/>
                <w:webHidden/>
              </w:rPr>
              <w:tab/>
              <w:delText>11</w:delText>
            </w:r>
          </w:del>
        </w:p>
        <w:p w14:paraId="7DDD846E" w14:textId="3D78332A" w:rsidR="00C15FEB" w:rsidDel="00771BF0" w:rsidRDefault="00C15FEB">
          <w:pPr>
            <w:pStyle w:val="TOC3"/>
            <w:tabs>
              <w:tab w:val="left" w:pos="1470"/>
              <w:tab w:val="right" w:leader="dot" w:pos="9515"/>
            </w:tabs>
            <w:rPr>
              <w:del w:id="238" w:author="Bright Liu" w:date="2025-11-25T11:25:00Z" w16du:dateUtc="2025-11-25T03:25:00Z"/>
              <w:rFonts w:asciiTheme="minorHAnsi" w:eastAsiaTheme="minorEastAsia" w:hAnsiTheme="minorHAnsi" w:cstheme="minorBidi"/>
              <w:noProof/>
              <w:sz w:val="21"/>
              <w:szCs w:val="22"/>
              <w14:ligatures w14:val="standardContextual"/>
            </w:rPr>
          </w:pPr>
          <w:del w:id="239" w:author="Bright Liu" w:date="2025-11-25T11:25:00Z" w16du:dateUtc="2025-11-25T03:25:00Z">
            <w:r w:rsidRPr="00771BF0" w:rsidDel="00771BF0">
              <w:rPr>
                <w:rPrChange w:id="240" w:author="Bright Liu" w:date="2025-11-25T11:25:00Z" w16du:dateUtc="2025-11-25T03:25:00Z">
                  <w:rPr>
                    <w:rStyle w:val="af2"/>
                    <w:noProof/>
                  </w:rPr>
                </w:rPrChange>
              </w:rPr>
              <w:delText>7.2.1</w:delText>
            </w:r>
            <w:r w:rsidDel="00771BF0">
              <w:rPr>
                <w:rFonts w:asciiTheme="minorHAnsi" w:eastAsiaTheme="minorEastAsia" w:hAnsiTheme="minorHAnsi" w:cstheme="minorBidi"/>
                <w:noProof/>
                <w:sz w:val="21"/>
                <w:szCs w:val="22"/>
                <w14:ligatures w14:val="standardContextual"/>
              </w:rPr>
              <w:tab/>
            </w:r>
            <w:r w:rsidRPr="00771BF0" w:rsidDel="00771BF0">
              <w:rPr>
                <w:rPrChange w:id="241" w:author="Bright Liu" w:date="2025-11-25T11:25:00Z" w16du:dateUtc="2025-11-25T03:25:00Z">
                  <w:rPr>
                    <w:rStyle w:val="af2"/>
                    <w:noProof/>
                  </w:rPr>
                </w:rPrChange>
              </w:rPr>
              <w:delText>Setting HDCP</w:delText>
            </w:r>
            <w:r w:rsidDel="00771BF0">
              <w:rPr>
                <w:noProof/>
                <w:webHidden/>
              </w:rPr>
              <w:tab/>
              <w:delText>11</w:delText>
            </w:r>
          </w:del>
        </w:p>
        <w:p w14:paraId="362E58C9" w14:textId="46C63F28" w:rsidR="00C15FEB" w:rsidDel="00771BF0" w:rsidRDefault="00C15FEB">
          <w:pPr>
            <w:pStyle w:val="TOC2"/>
            <w:tabs>
              <w:tab w:val="left" w:pos="1050"/>
              <w:tab w:val="right" w:leader="dot" w:pos="9515"/>
            </w:tabs>
            <w:rPr>
              <w:del w:id="242" w:author="Bright Liu" w:date="2025-11-25T11:25:00Z" w16du:dateUtc="2025-11-25T03:25:00Z"/>
              <w:rFonts w:asciiTheme="minorHAnsi" w:eastAsiaTheme="minorEastAsia" w:hAnsiTheme="minorHAnsi" w:cstheme="minorBidi"/>
              <w:noProof/>
              <w:sz w:val="21"/>
              <w:szCs w:val="22"/>
              <w14:ligatures w14:val="standardContextual"/>
            </w:rPr>
          </w:pPr>
          <w:del w:id="243" w:author="Bright Liu" w:date="2025-11-25T11:25:00Z" w16du:dateUtc="2025-11-25T03:25:00Z">
            <w:r w:rsidRPr="00771BF0" w:rsidDel="00771BF0">
              <w:rPr>
                <w:rPrChange w:id="244" w:author="Bright Liu" w:date="2025-11-25T11:25:00Z" w16du:dateUtc="2025-11-25T03:25:00Z">
                  <w:rPr>
                    <w:rStyle w:val="af2"/>
                    <w:noProof/>
                  </w:rPr>
                </w:rPrChange>
              </w:rPr>
              <w:delText>7.3</w:delText>
            </w:r>
            <w:r w:rsidDel="00771BF0">
              <w:rPr>
                <w:rFonts w:asciiTheme="minorHAnsi" w:eastAsiaTheme="minorEastAsia" w:hAnsiTheme="minorHAnsi" w:cstheme="minorBidi"/>
                <w:noProof/>
                <w:sz w:val="21"/>
                <w:szCs w:val="22"/>
                <w14:ligatures w14:val="standardContextual"/>
              </w:rPr>
              <w:tab/>
            </w:r>
            <w:r w:rsidRPr="00771BF0" w:rsidDel="00771BF0">
              <w:rPr>
                <w:rPrChange w:id="245" w:author="Bright Liu" w:date="2025-11-25T11:25:00Z" w16du:dateUtc="2025-11-25T03:25:00Z">
                  <w:rPr>
                    <w:rStyle w:val="af2"/>
                    <w:noProof/>
                  </w:rPr>
                </w:rPrChange>
              </w:rPr>
              <w:delText>Functions for RX Only</w:delText>
            </w:r>
            <w:r w:rsidDel="00771BF0">
              <w:rPr>
                <w:noProof/>
                <w:webHidden/>
              </w:rPr>
              <w:tab/>
              <w:delText>11</w:delText>
            </w:r>
          </w:del>
        </w:p>
        <w:p w14:paraId="2B10F55B" w14:textId="23D8F656" w:rsidR="00C15FEB" w:rsidDel="00771BF0" w:rsidRDefault="00C15FEB">
          <w:pPr>
            <w:pStyle w:val="TOC3"/>
            <w:tabs>
              <w:tab w:val="left" w:pos="1470"/>
              <w:tab w:val="right" w:leader="dot" w:pos="9515"/>
            </w:tabs>
            <w:rPr>
              <w:del w:id="246" w:author="Bright Liu" w:date="2025-11-25T11:25:00Z" w16du:dateUtc="2025-11-25T03:25:00Z"/>
              <w:rFonts w:asciiTheme="minorHAnsi" w:eastAsiaTheme="minorEastAsia" w:hAnsiTheme="minorHAnsi" w:cstheme="minorBidi"/>
              <w:noProof/>
              <w:sz w:val="21"/>
              <w:szCs w:val="22"/>
              <w14:ligatures w14:val="standardContextual"/>
            </w:rPr>
          </w:pPr>
          <w:del w:id="247" w:author="Bright Liu" w:date="2025-11-25T11:25:00Z" w16du:dateUtc="2025-11-25T03:25:00Z">
            <w:r w:rsidRPr="00771BF0" w:rsidDel="00771BF0">
              <w:rPr>
                <w:rPrChange w:id="248" w:author="Bright Liu" w:date="2025-11-25T11:25:00Z" w16du:dateUtc="2025-11-25T03:25:00Z">
                  <w:rPr>
                    <w:rStyle w:val="af2"/>
                    <w:noProof/>
                  </w:rPr>
                </w:rPrChange>
              </w:rPr>
              <w:delText>7.3.1</w:delText>
            </w:r>
            <w:r w:rsidDel="00771BF0">
              <w:rPr>
                <w:rFonts w:asciiTheme="minorHAnsi" w:eastAsiaTheme="minorEastAsia" w:hAnsiTheme="minorHAnsi" w:cstheme="minorBidi"/>
                <w:noProof/>
                <w:sz w:val="21"/>
                <w:szCs w:val="22"/>
                <w14:ligatures w14:val="standardContextual"/>
              </w:rPr>
              <w:tab/>
            </w:r>
            <w:r w:rsidRPr="00771BF0" w:rsidDel="00771BF0">
              <w:rPr>
                <w:rPrChange w:id="249" w:author="Bright Liu" w:date="2025-11-25T11:25:00Z" w16du:dateUtc="2025-11-25T03:25:00Z">
                  <w:rPr>
                    <w:rStyle w:val="af2"/>
                    <w:noProof/>
                  </w:rPr>
                </w:rPrChange>
              </w:rPr>
              <w:delText>Setting Communication Modes for Controlling Display On/Off via RX</w:delText>
            </w:r>
            <w:r w:rsidDel="00771BF0">
              <w:rPr>
                <w:noProof/>
                <w:webHidden/>
              </w:rPr>
              <w:tab/>
              <w:delText>11</w:delText>
            </w:r>
          </w:del>
        </w:p>
        <w:p w14:paraId="44A171D6" w14:textId="28CFECB4" w:rsidR="00C15FEB" w:rsidDel="00771BF0" w:rsidRDefault="00C15FEB">
          <w:pPr>
            <w:pStyle w:val="TOC3"/>
            <w:tabs>
              <w:tab w:val="left" w:pos="1470"/>
              <w:tab w:val="right" w:leader="dot" w:pos="9515"/>
            </w:tabs>
            <w:rPr>
              <w:del w:id="250" w:author="Bright Liu" w:date="2025-11-25T11:25:00Z" w16du:dateUtc="2025-11-25T03:25:00Z"/>
              <w:rFonts w:asciiTheme="minorHAnsi" w:eastAsiaTheme="minorEastAsia" w:hAnsiTheme="minorHAnsi" w:cstheme="minorBidi"/>
              <w:noProof/>
              <w:sz w:val="21"/>
              <w:szCs w:val="22"/>
              <w14:ligatures w14:val="standardContextual"/>
            </w:rPr>
          </w:pPr>
          <w:del w:id="251" w:author="Bright Liu" w:date="2025-11-25T11:25:00Z" w16du:dateUtc="2025-11-25T03:25:00Z">
            <w:r w:rsidRPr="00771BF0" w:rsidDel="00771BF0">
              <w:rPr>
                <w:rPrChange w:id="252" w:author="Bright Liu" w:date="2025-11-25T11:25:00Z" w16du:dateUtc="2025-11-25T03:25:00Z">
                  <w:rPr>
                    <w:rStyle w:val="af2"/>
                    <w:noProof/>
                  </w:rPr>
                </w:rPrChange>
              </w:rPr>
              <w:delText>7.3.2</w:delText>
            </w:r>
            <w:r w:rsidDel="00771BF0">
              <w:rPr>
                <w:rFonts w:asciiTheme="minorHAnsi" w:eastAsiaTheme="minorEastAsia" w:hAnsiTheme="minorHAnsi" w:cstheme="minorBidi"/>
                <w:noProof/>
                <w:sz w:val="21"/>
                <w:szCs w:val="22"/>
                <w14:ligatures w14:val="standardContextual"/>
              </w:rPr>
              <w:tab/>
            </w:r>
            <w:r w:rsidRPr="00771BF0" w:rsidDel="00771BF0">
              <w:rPr>
                <w:rPrChange w:id="253" w:author="Bright Liu" w:date="2025-11-25T11:25:00Z" w16du:dateUtc="2025-11-25T03:25:00Z">
                  <w:rPr>
                    <w:rStyle w:val="af2"/>
                    <w:noProof/>
                  </w:rPr>
                </w:rPrChange>
              </w:rPr>
              <w:delText>Setting CEC Commands for Controlling Display On/Off</w:delText>
            </w:r>
            <w:r w:rsidDel="00771BF0">
              <w:rPr>
                <w:noProof/>
                <w:webHidden/>
              </w:rPr>
              <w:tab/>
              <w:delText>12</w:delText>
            </w:r>
          </w:del>
        </w:p>
        <w:p w14:paraId="0098E70D" w14:textId="73FEF5A9" w:rsidR="00C15FEB" w:rsidDel="00771BF0" w:rsidRDefault="00C15FEB">
          <w:pPr>
            <w:pStyle w:val="TOC3"/>
            <w:tabs>
              <w:tab w:val="left" w:pos="1470"/>
              <w:tab w:val="right" w:leader="dot" w:pos="9515"/>
            </w:tabs>
            <w:rPr>
              <w:del w:id="254" w:author="Bright Liu" w:date="2025-11-25T11:25:00Z" w16du:dateUtc="2025-11-25T03:25:00Z"/>
              <w:rFonts w:asciiTheme="minorHAnsi" w:eastAsiaTheme="minorEastAsia" w:hAnsiTheme="minorHAnsi" w:cstheme="minorBidi"/>
              <w:noProof/>
              <w:sz w:val="21"/>
              <w:szCs w:val="22"/>
              <w14:ligatures w14:val="standardContextual"/>
            </w:rPr>
          </w:pPr>
          <w:del w:id="255" w:author="Bright Liu" w:date="2025-11-25T11:25:00Z" w16du:dateUtc="2025-11-25T03:25:00Z">
            <w:r w:rsidRPr="00771BF0" w:rsidDel="00771BF0">
              <w:rPr>
                <w:rPrChange w:id="256" w:author="Bright Liu" w:date="2025-11-25T11:25:00Z" w16du:dateUtc="2025-11-25T03:25:00Z">
                  <w:rPr>
                    <w:rStyle w:val="af2"/>
                    <w:noProof/>
                  </w:rPr>
                </w:rPrChange>
              </w:rPr>
              <w:delText>7.3.3</w:delText>
            </w:r>
            <w:r w:rsidDel="00771BF0">
              <w:rPr>
                <w:rFonts w:asciiTheme="minorHAnsi" w:eastAsiaTheme="minorEastAsia" w:hAnsiTheme="minorHAnsi" w:cstheme="minorBidi"/>
                <w:noProof/>
                <w:sz w:val="21"/>
                <w:szCs w:val="22"/>
                <w14:ligatures w14:val="standardContextual"/>
              </w:rPr>
              <w:tab/>
            </w:r>
            <w:r w:rsidRPr="00771BF0" w:rsidDel="00771BF0">
              <w:rPr>
                <w:rPrChange w:id="257" w:author="Bright Liu" w:date="2025-11-25T11:25:00Z" w16du:dateUtc="2025-11-25T03:25:00Z">
                  <w:rPr>
                    <w:rStyle w:val="af2"/>
                    <w:noProof/>
                  </w:rPr>
                </w:rPrChange>
              </w:rPr>
              <w:delText>Setting RS232 Commands for Controlling Display On/Off</w:delText>
            </w:r>
            <w:r w:rsidDel="00771BF0">
              <w:rPr>
                <w:noProof/>
                <w:webHidden/>
              </w:rPr>
              <w:tab/>
              <w:delText>12</w:delText>
            </w:r>
          </w:del>
        </w:p>
        <w:p w14:paraId="04E49C11" w14:textId="4D8D83FA" w:rsidR="00C15FEB" w:rsidDel="00771BF0" w:rsidRDefault="00C15FEB">
          <w:pPr>
            <w:pStyle w:val="TOC3"/>
            <w:tabs>
              <w:tab w:val="left" w:pos="1470"/>
              <w:tab w:val="right" w:leader="dot" w:pos="9515"/>
            </w:tabs>
            <w:rPr>
              <w:del w:id="258" w:author="Bright Liu" w:date="2025-11-25T11:25:00Z" w16du:dateUtc="2025-11-25T03:25:00Z"/>
              <w:rFonts w:asciiTheme="minorHAnsi" w:eastAsiaTheme="minorEastAsia" w:hAnsiTheme="minorHAnsi" w:cstheme="minorBidi"/>
              <w:noProof/>
              <w:sz w:val="21"/>
              <w:szCs w:val="22"/>
              <w14:ligatures w14:val="standardContextual"/>
            </w:rPr>
          </w:pPr>
          <w:del w:id="259" w:author="Bright Liu" w:date="2025-11-25T11:25:00Z" w16du:dateUtc="2025-11-25T03:25:00Z">
            <w:r w:rsidRPr="00771BF0" w:rsidDel="00771BF0">
              <w:rPr>
                <w:rPrChange w:id="260" w:author="Bright Liu" w:date="2025-11-25T11:25:00Z" w16du:dateUtc="2025-11-25T03:25:00Z">
                  <w:rPr>
                    <w:rStyle w:val="af2"/>
                    <w:noProof/>
                  </w:rPr>
                </w:rPrChange>
              </w:rPr>
              <w:delText>7.3.4</w:delText>
            </w:r>
            <w:r w:rsidDel="00771BF0">
              <w:rPr>
                <w:rFonts w:asciiTheme="minorHAnsi" w:eastAsiaTheme="minorEastAsia" w:hAnsiTheme="minorHAnsi" w:cstheme="minorBidi"/>
                <w:noProof/>
                <w:sz w:val="21"/>
                <w:szCs w:val="22"/>
                <w14:ligatures w14:val="standardContextual"/>
              </w:rPr>
              <w:tab/>
            </w:r>
            <w:r w:rsidRPr="00771BF0" w:rsidDel="00771BF0">
              <w:rPr>
                <w:rPrChange w:id="261" w:author="Bright Liu" w:date="2025-11-25T11:25:00Z" w16du:dateUtc="2025-11-25T03:25:00Z">
                  <w:rPr>
                    <w:rStyle w:val="af2"/>
                    <w:noProof/>
                  </w:rPr>
                </w:rPrChange>
              </w:rPr>
              <w:delText>Instructing Device to Control Display On/Off</w:delText>
            </w:r>
            <w:r w:rsidDel="00771BF0">
              <w:rPr>
                <w:noProof/>
                <w:webHidden/>
              </w:rPr>
              <w:tab/>
              <w:delText>13</w:delText>
            </w:r>
          </w:del>
        </w:p>
        <w:p w14:paraId="5143F073" w14:textId="269EBCA0" w:rsidR="00C15FEB" w:rsidDel="00771BF0" w:rsidRDefault="00C15FEB">
          <w:pPr>
            <w:pStyle w:val="TOC3"/>
            <w:tabs>
              <w:tab w:val="left" w:pos="1470"/>
              <w:tab w:val="right" w:leader="dot" w:pos="9515"/>
            </w:tabs>
            <w:rPr>
              <w:del w:id="262" w:author="Bright Liu" w:date="2025-11-25T11:25:00Z" w16du:dateUtc="2025-11-25T03:25:00Z"/>
              <w:rFonts w:asciiTheme="minorHAnsi" w:eastAsiaTheme="minorEastAsia" w:hAnsiTheme="minorHAnsi" w:cstheme="minorBidi"/>
              <w:noProof/>
              <w:sz w:val="21"/>
              <w:szCs w:val="22"/>
              <w14:ligatures w14:val="standardContextual"/>
            </w:rPr>
          </w:pPr>
          <w:del w:id="263" w:author="Bright Liu" w:date="2025-11-25T11:25:00Z" w16du:dateUtc="2025-11-25T03:25:00Z">
            <w:r w:rsidRPr="00771BF0" w:rsidDel="00771BF0">
              <w:rPr>
                <w:rPrChange w:id="264" w:author="Bright Liu" w:date="2025-11-25T11:25:00Z" w16du:dateUtc="2025-11-25T03:25:00Z">
                  <w:rPr>
                    <w:rStyle w:val="af2"/>
                    <w:noProof/>
                  </w:rPr>
                </w:rPrChange>
              </w:rPr>
              <w:delText>7.3.5</w:delText>
            </w:r>
            <w:r w:rsidDel="00771BF0">
              <w:rPr>
                <w:rFonts w:asciiTheme="minorHAnsi" w:eastAsiaTheme="minorEastAsia" w:hAnsiTheme="minorHAnsi" w:cstheme="minorBidi"/>
                <w:noProof/>
                <w:sz w:val="21"/>
                <w:szCs w:val="22"/>
                <w14:ligatures w14:val="standardContextual"/>
              </w:rPr>
              <w:tab/>
            </w:r>
            <w:r w:rsidRPr="00771BF0" w:rsidDel="00771BF0">
              <w:rPr>
                <w:rPrChange w:id="265" w:author="Bright Liu" w:date="2025-11-25T11:25:00Z" w16du:dateUtc="2025-11-25T03:25:00Z">
                  <w:rPr>
                    <w:rStyle w:val="af2"/>
                    <w:noProof/>
                  </w:rPr>
                </w:rPrChange>
              </w:rPr>
              <w:delText>Sending Specific CEC Commands to the Display</w:delText>
            </w:r>
            <w:r w:rsidDel="00771BF0">
              <w:rPr>
                <w:noProof/>
                <w:webHidden/>
              </w:rPr>
              <w:tab/>
              <w:delText>13</w:delText>
            </w:r>
          </w:del>
        </w:p>
        <w:p w14:paraId="366C3A90" w14:textId="77A7B7B2" w:rsidR="00C15FEB" w:rsidDel="00771BF0" w:rsidRDefault="00C15FEB">
          <w:pPr>
            <w:pStyle w:val="TOC3"/>
            <w:tabs>
              <w:tab w:val="left" w:pos="1470"/>
              <w:tab w:val="right" w:leader="dot" w:pos="9515"/>
            </w:tabs>
            <w:rPr>
              <w:del w:id="266" w:author="Bright Liu" w:date="2025-11-25T11:25:00Z" w16du:dateUtc="2025-11-25T03:25:00Z"/>
              <w:rFonts w:asciiTheme="minorHAnsi" w:eastAsiaTheme="minorEastAsia" w:hAnsiTheme="minorHAnsi" w:cstheme="minorBidi"/>
              <w:noProof/>
              <w:sz w:val="21"/>
              <w:szCs w:val="22"/>
              <w14:ligatures w14:val="standardContextual"/>
            </w:rPr>
          </w:pPr>
          <w:del w:id="267" w:author="Bright Liu" w:date="2025-11-25T11:25:00Z" w16du:dateUtc="2025-11-25T03:25:00Z">
            <w:r w:rsidRPr="00771BF0" w:rsidDel="00771BF0">
              <w:rPr>
                <w:rPrChange w:id="268" w:author="Bright Liu" w:date="2025-11-25T11:25:00Z" w16du:dateUtc="2025-11-25T03:25:00Z">
                  <w:rPr>
                    <w:rStyle w:val="af2"/>
                    <w:noProof/>
                  </w:rPr>
                </w:rPrChange>
              </w:rPr>
              <w:delText>7.3.6</w:delText>
            </w:r>
            <w:r w:rsidDel="00771BF0">
              <w:rPr>
                <w:rFonts w:asciiTheme="minorHAnsi" w:eastAsiaTheme="minorEastAsia" w:hAnsiTheme="minorHAnsi" w:cstheme="minorBidi"/>
                <w:noProof/>
                <w:sz w:val="21"/>
                <w:szCs w:val="22"/>
                <w14:ligatures w14:val="standardContextual"/>
              </w:rPr>
              <w:tab/>
            </w:r>
            <w:r w:rsidRPr="00771BF0" w:rsidDel="00771BF0">
              <w:rPr>
                <w:rPrChange w:id="269" w:author="Bright Liu" w:date="2025-11-25T11:25:00Z" w16du:dateUtc="2025-11-25T03:25:00Z">
                  <w:rPr>
                    <w:rStyle w:val="af2"/>
                    <w:noProof/>
                  </w:rPr>
                </w:rPrChange>
              </w:rPr>
              <w:delText>Assigning a Source to RX</w:delText>
            </w:r>
            <w:r w:rsidDel="00771BF0">
              <w:rPr>
                <w:noProof/>
                <w:webHidden/>
              </w:rPr>
              <w:tab/>
              <w:delText>14</w:delText>
            </w:r>
          </w:del>
        </w:p>
        <w:p w14:paraId="710F652D" w14:textId="380A3244" w:rsidR="00C15FEB" w:rsidDel="00771BF0" w:rsidRDefault="00C15FEB">
          <w:pPr>
            <w:pStyle w:val="TOC3"/>
            <w:tabs>
              <w:tab w:val="left" w:pos="1470"/>
              <w:tab w:val="right" w:leader="dot" w:pos="9515"/>
            </w:tabs>
            <w:rPr>
              <w:del w:id="270" w:author="Bright Liu" w:date="2025-11-25T11:25:00Z" w16du:dateUtc="2025-11-25T03:25:00Z"/>
              <w:rFonts w:asciiTheme="minorHAnsi" w:eastAsiaTheme="minorEastAsia" w:hAnsiTheme="minorHAnsi" w:cstheme="minorBidi"/>
              <w:noProof/>
              <w:sz w:val="21"/>
              <w:szCs w:val="22"/>
              <w14:ligatures w14:val="standardContextual"/>
            </w:rPr>
          </w:pPr>
          <w:del w:id="271" w:author="Bright Liu" w:date="2025-11-25T11:25:00Z" w16du:dateUtc="2025-11-25T03:25:00Z">
            <w:r w:rsidRPr="00771BF0" w:rsidDel="00771BF0">
              <w:rPr>
                <w:rPrChange w:id="272" w:author="Bright Liu" w:date="2025-11-25T11:25:00Z" w16du:dateUtc="2025-11-25T03:25:00Z">
                  <w:rPr>
                    <w:rStyle w:val="af2"/>
                    <w:noProof/>
                  </w:rPr>
                </w:rPrChange>
              </w:rPr>
              <w:delText>7.3.7</w:delText>
            </w:r>
            <w:r w:rsidDel="00771BF0">
              <w:rPr>
                <w:rFonts w:asciiTheme="minorHAnsi" w:eastAsiaTheme="minorEastAsia" w:hAnsiTheme="minorHAnsi" w:cstheme="minorBidi"/>
                <w:noProof/>
                <w:sz w:val="21"/>
                <w:szCs w:val="22"/>
                <w14:ligatures w14:val="standardContextual"/>
              </w:rPr>
              <w:tab/>
            </w:r>
            <w:r w:rsidRPr="00771BF0" w:rsidDel="00771BF0">
              <w:rPr>
                <w:rPrChange w:id="273" w:author="Bright Liu" w:date="2025-11-25T11:25:00Z" w16du:dateUtc="2025-11-25T03:25:00Z">
                  <w:rPr>
                    <w:rStyle w:val="af2"/>
                    <w:noProof/>
                  </w:rPr>
                </w:rPrChange>
              </w:rPr>
              <w:delText>Getting the Source Assigned to RX</w:delText>
            </w:r>
            <w:r w:rsidDel="00771BF0">
              <w:rPr>
                <w:noProof/>
                <w:webHidden/>
              </w:rPr>
              <w:tab/>
              <w:delText>15</w:delText>
            </w:r>
          </w:del>
        </w:p>
        <w:p w14:paraId="76A95865" w14:textId="2DD2961A" w:rsidR="00C15FEB" w:rsidDel="00771BF0" w:rsidRDefault="00C15FEB">
          <w:pPr>
            <w:pStyle w:val="TOC3"/>
            <w:tabs>
              <w:tab w:val="left" w:pos="1470"/>
              <w:tab w:val="right" w:leader="dot" w:pos="9515"/>
            </w:tabs>
            <w:rPr>
              <w:del w:id="274" w:author="Bright Liu" w:date="2025-11-25T11:25:00Z" w16du:dateUtc="2025-11-25T03:25:00Z"/>
              <w:rFonts w:asciiTheme="minorHAnsi" w:eastAsiaTheme="minorEastAsia" w:hAnsiTheme="minorHAnsi" w:cstheme="minorBidi"/>
              <w:noProof/>
              <w:sz w:val="21"/>
              <w:szCs w:val="22"/>
              <w14:ligatures w14:val="standardContextual"/>
            </w:rPr>
          </w:pPr>
          <w:del w:id="275" w:author="Bright Liu" w:date="2025-11-25T11:25:00Z" w16du:dateUtc="2025-11-25T03:25:00Z">
            <w:r w:rsidRPr="00771BF0" w:rsidDel="00771BF0">
              <w:rPr>
                <w:rPrChange w:id="276" w:author="Bright Liu" w:date="2025-11-25T11:25:00Z" w16du:dateUtc="2025-11-25T03:25:00Z">
                  <w:rPr>
                    <w:rStyle w:val="af2"/>
                    <w:noProof/>
                  </w:rPr>
                </w:rPrChange>
              </w:rPr>
              <w:delText>7.3.8</w:delText>
            </w:r>
            <w:r w:rsidDel="00771BF0">
              <w:rPr>
                <w:rFonts w:asciiTheme="minorHAnsi" w:eastAsiaTheme="minorEastAsia" w:hAnsiTheme="minorHAnsi" w:cstheme="minorBidi"/>
                <w:noProof/>
                <w:sz w:val="21"/>
                <w:szCs w:val="22"/>
                <w14:ligatures w14:val="standardContextual"/>
              </w:rPr>
              <w:tab/>
            </w:r>
            <w:r w:rsidRPr="00771BF0" w:rsidDel="00771BF0">
              <w:rPr>
                <w:rPrChange w:id="277" w:author="Bright Liu" w:date="2025-11-25T11:25:00Z" w16du:dateUtc="2025-11-25T03:25:00Z">
                  <w:rPr>
                    <w:rStyle w:val="af2"/>
                    <w:noProof/>
                  </w:rPr>
                </w:rPrChange>
              </w:rPr>
              <w:delText>Rotating Video</w:delText>
            </w:r>
            <w:r w:rsidDel="00771BF0">
              <w:rPr>
                <w:noProof/>
                <w:webHidden/>
              </w:rPr>
              <w:tab/>
              <w:delText>15</w:delText>
            </w:r>
          </w:del>
        </w:p>
        <w:p w14:paraId="59B10E01" w14:textId="6492164D" w:rsidR="00C15FEB" w:rsidDel="00771BF0" w:rsidRDefault="00C15FEB">
          <w:pPr>
            <w:pStyle w:val="TOC3"/>
            <w:tabs>
              <w:tab w:val="left" w:pos="1470"/>
              <w:tab w:val="right" w:leader="dot" w:pos="9515"/>
            </w:tabs>
            <w:rPr>
              <w:del w:id="278" w:author="Bright Liu" w:date="2025-11-25T11:25:00Z" w16du:dateUtc="2025-11-25T03:25:00Z"/>
              <w:rFonts w:asciiTheme="minorHAnsi" w:eastAsiaTheme="minorEastAsia" w:hAnsiTheme="minorHAnsi" w:cstheme="minorBidi"/>
              <w:noProof/>
              <w:sz w:val="21"/>
              <w:szCs w:val="22"/>
              <w14:ligatures w14:val="standardContextual"/>
            </w:rPr>
          </w:pPr>
          <w:del w:id="279" w:author="Bright Liu" w:date="2025-11-25T11:25:00Z" w16du:dateUtc="2025-11-25T03:25:00Z">
            <w:r w:rsidRPr="00771BF0" w:rsidDel="00771BF0">
              <w:rPr>
                <w:rPrChange w:id="280" w:author="Bright Liu" w:date="2025-11-25T11:25:00Z" w16du:dateUtc="2025-11-25T03:25:00Z">
                  <w:rPr>
                    <w:rStyle w:val="af2"/>
                    <w:noProof/>
                  </w:rPr>
                </w:rPrChange>
              </w:rPr>
              <w:delText>7.3.9</w:delText>
            </w:r>
            <w:r w:rsidDel="00771BF0">
              <w:rPr>
                <w:rFonts w:asciiTheme="minorHAnsi" w:eastAsiaTheme="minorEastAsia" w:hAnsiTheme="minorHAnsi" w:cstheme="minorBidi"/>
                <w:noProof/>
                <w:sz w:val="21"/>
                <w:szCs w:val="22"/>
                <w14:ligatures w14:val="standardContextual"/>
              </w:rPr>
              <w:tab/>
            </w:r>
            <w:r w:rsidRPr="00771BF0" w:rsidDel="00771BF0">
              <w:rPr>
                <w:rPrChange w:id="281" w:author="Bright Liu" w:date="2025-11-25T11:25:00Z" w16du:dateUtc="2025-11-25T03:25:00Z">
                  <w:rPr>
                    <w:rStyle w:val="af2"/>
                    <w:noProof/>
                  </w:rPr>
                </w:rPrChange>
              </w:rPr>
              <w:delText>Video Wall</w:delText>
            </w:r>
            <w:r w:rsidDel="00771BF0">
              <w:rPr>
                <w:noProof/>
                <w:webHidden/>
              </w:rPr>
              <w:tab/>
              <w:delText>16</w:delText>
            </w:r>
          </w:del>
        </w:p>
        <w:p w14:paraId="78732B2E" w14:textId="68D22FF3" w:rsidR="00C15FEB" w:rsidDel="00771BF0" w:rsidRDefault="00C15FEB">
          <w:pPr>
            <w:pStyle w:val="TOC3"/>
            <w:tabs>
              <w:tab w:val="left" w:pos="1680"/>
              <w:tab w:val="right" w:leader="dot" w:pos="9515"/>
            </w:tabs>
            <w:rPr>
              <w:del w:id="282" w:author="Bright Liu" w:date="2025-11-25T11:25:00Z" w16du:dateUtc="2025-11-25T03:25:00Z"/>
              <w:rFonts w:asciiTheme="minorHAnsi" w:eastAsiaTheme="minorEastAsia" w:hAnsiTheme="minorHAnsi" w:cstheme="minorBidi"/>
              <w:noProof/>
              <w:sz w:val="21"/>
              <w:szCs w:val="22"/>
              <w14:ligatures w14:val="standardContextual"/>
            </w:rPr>
          </w:pPr>
          <w:del w:id="283" w:author="Bright Liu" w:date="2025-11-25T11:25:00Z" w16du:dateUtc="2025-11-25T03:25:00Z">
            <w:r w:rsidRPr="00771BF0" w:rsidDel="00771BF0">
              <w:rPr>
                <w:rPrChange w:id="284" w:author="Bright Liu" w:date="2025-11-25T11:25:00Z" w16du:dateUtc="2025-11-25T03:25:00Z">
                  <w:rPr>
                    <w:rStyle w:val="af2"/>
                    <w:noProof/>
                  </w:rPr>
                </w:rPrChange>
              </w:rPr>
              <w:delText>7.3.10</w:delText>
            </w:r>
            <w:r w:rsidDel="00771BF0">
              <w:rPr>
                <w:rFonts w:asciiTheme="minorHAnsi" w:eastAsiaTheme="minorEastAsia" w:hAnsiTheme="minorHAnsi" w:cstheme="minorBidi"/>
                <w:noProof/>
                <w:sz w:val="21"/>
                <w:szCs w:val="22"/>
                <w14:ligatures w14:val="standardContextual"/>
              </w:rPr>
              <w:tab/>
            </w:r>
            <w:r w:rsidRPr="00771BF0" w:rsidDel="00771BF0">
              <w:rPr>
                <w:rPrChange w:id="285" w:author="Bright Liu" w:date="2025-11-25T11:25:00Z" w16du:dateUtc="2025-11-25T03:25:00Z">
                  <w:rPr>
                    <w:rStyle w:val="af2"/>
                    <w:noProof/>
                  </w:rPr>
                </w:rPrChange>
              </w:rPr>
              <w:delText>Instructing RX to Force a Resolution Output</w:delText>
            </w:r>
            <w:r w:rsidDel="00771BF0">
              <w:rPr>
                <w:noProof/>
                <w:webHidden/>
              </w:rPr>
              <w:tab/>
              <w:delText>18</w:delText>
            </w:r>
          </w:del>
        </w:p>
        <w:p w14:paraId="754C7659" w14:textId="5234CD2A" w:rsidR="00C15FEB" w:rsidDel="00771BF0" w:rsidRDefault="00C15FEB">
          <w:pPr>
            <w:pStyle w:val="TOC3"/>
            <w:tabs>
              <w:tab w:val="left" w:pos="1680"/>
              <w:tab w:val="right" w:leader="dot" w:pos="9515"/>
            </w:tabs>
            <w:rPr>
              <w:del w:id="286" w:author="Bright Liu" w:date="2025-11-25T11:25:00Z" w16du:dateUtc="2025-11-25T03:25:00Z"/>
              <w:rFonts w:asciiTheme="minorHAnsi" w:eastAsiaTheme="minorEastAsia" w:hAnsiTheme="minorHAnsi" w:cstheme="minorBidi"/>
              <w:noProof/>
              <w:sz w:val="21"/>
              <w:szCs w:val="22"/>
              <w14:ligatures w14:val="standardContextual"/>
            </w:rPr>
          </w:pPr>
          <w:del w:id="287" w:author="Bright Liu" w:date="2025-11-25T11:25:00Z" w16du:dateUtc="2025-11-25T03:25:00Z">
            <w:r w:rsidRPr="00771BF0" w:rsidDel="00771BF0">
              <w:rPr>
                <w:rPrChange w:id="288" w:author="Bright Liu" w:date="2025-11-25T11:25:00Z" w16du:dateUtc="2025-11-25T03:25:00Z">
                  <w:rPr>
                    <w:rStyle w:val="af2"/>
                    <w:noProof/>
                  </w:rPr>
                </w:rPrChange>
              </w:rPr>
              <w:delText>7.3.11</w:delText>
            </w:r>
            <w:r w:rsidDel="00771BF0">
              <w:rPr>
                <w:rFonts w:asciiTheme="minorHAnsi" w:eastAsiaTheme="minorEastAsia" w:hAnsiTheme="minorHAnsi" w:cstheme="minorBidi"/>
                <w:noProof/>
                <w:sz w:val="21"/>
                <w:szCs w:val="22"/>
                <w14:ligatures w14:val="standardContextual"/>
              </w:rPr>
              <w:tab/>
            </w:r>
            <w:r w:rsidRPr="00771BF0" w:rsidDel="00771BF0">
              <w:rPr>
                <w:rPrChange w:id="289" w:author="Bright Liu" w:date="2025-11-25T11:25:00Z" w16du:dateUtc="2025-11-25T03:25:00Z">
                  <w:rPr>
                    <w:rStyle w:val="af2"/>
                    <w:noProof/>
                  </w:rPr>
                </w:rPrChange>
              </w:rPr>
              <w:delText>Instructing RX to Force Color Space (RGB or YUV) Output</w:delText>
            </w:r>
            <w:r w:rsidDel="00771BF0">
              <w:rPr>
                <w:noProof/>
                <w:webHidden/>
              </w:rPr>
              <w:tab/>
              <w:delText>18</w:delText>
            </w:r>
          </w:del>
        </w:p>
        <w:p w14:paraId="1165313E" w14:textId="0D5E20C4" w:rsidR="00C15FEB" w:rsidDel="00771BF0" w:rsidRDefault="00C15FEB">
          <w:pPr>
            <w:pStyle w:val="TOC3"/>
            <w:tabs>
              <w:tab w:val="left" w:pos="1680"/>
              <w:tab w:val="right" w:leader="dot" w:pos="9515"/>
            </w:tabs>
            <w:rPr>
              <w:del w:id="290" w:author="Bright Liu" w:date="2025-11-25T11:25:00Z" w16du:dateUtc="2025-11-25T03:25:00Z"/>
              <w:rFonts w:asciiTheme="minorHAnsi" w:eastAsiaTheme="minorEastAsia" w:hAnsiTheme="minorHAnsi" w:cstheme="minorBidi"/>
              <w:noProof/>
              <w:sz w:val="21"/>
              <w:szCs w:val="22"/>
              <w14:ligatures w14:val="standardContextual"/>
            </w:rPr>
          </w:pPr>
          <w:del w:id="291" w:author="Bright Liu" w:date="2025-11-25T11:25:00Z" w16du:dateUtc="2025-11-25T03:25:00Z">
            <w:r w:rsidRPr="00771BF0" w:rsidDel="00771BF0">
              <w:rPr>
                <w:rPrChange w:id="292" w:author="Bright Liu" w:date="2025-11-25T11:25:00Z" w16du:dateUtc="2025-11-25T03:25:00Z">
                  <w:rPr>
                    <w:rStyle w:val="af2"/>
                    <w:noProof/>
                  </w:rPr>
                </w:rPrChange>
              </w:rPr>
              <w:delText>7.3.12</w:delText>
            </w:r>
            <w:r w:rsidDel="00771BF0">
              <w:rPr>
                <w:rFonts w:asciiTheme="minorHAnsi" w:eastAsiaTheme="minorEastAsia" w:hAnsiTheme="minorHAnsi" w:cstheme="minorBidi"/>
                <w:noProof/>
                <w:sz w:val="21"/>
                <w:szCs w:val="22"/>
                <w14:ligatures w14:val="standardContextual"/>
              </w:rPr>
              <w:tab/>
            </w:r>
            <w:r w:rsidRPr="00771BF0" w:rsidDel="00771BF0">
              <w:rPr>
                <w:rPrChange w:id="293" w:author="Bright Liu" w:date="2025-11-25T11:25:00Z" w16du:dateUtc="2025-11-25T03:25:00Z">
                  <w:rPr>
                    <w:rStyle w:val="af2"/>
                    <w:noProof/>
                  </w:rPr>
                </w:rPrChange>
              </w:rPr>
              <w:delText>Closing the Output of Idle Image (Image reads “No Source”) on Detecting No Source</w:delText>
            </w:r>
            <w:r w:rsidDel="00771BF0">
              <w:rPr>
                <w:noProof/>
                <w:webHidden/>
              </w:rPr>
              <w:tab/>
              <w:delText>19</w:delText>
            </w:r>
          </w:del>
        </w:p>
        <w:p w14:paraId="721EC334" w14:textId="2CBD88DF" w:rsidR="00C15FEB" w:rsidDel="00771BF0" w:rsidRDefault="00C15FEB">
          <w:pPr>
            <w:pStyle w:val="TOC3"/>
            <w:tabs>
              <w:tab w:val="left" w:pos="1680"/>
              <w:tab w:val="right" w:leader="dot" w:pos="9515"/>
            </w:tabs>
            <w:rPr>
              <w:del w:id="294" w:author="Bright Liu" w:date="2025-11-25T11:25:00Z" w16du:dateUtc="2025-11-25T03:25:00Z"/>
              <w:rFonts w:asciiTheme="minorHAnsi" w:eastAsiaTheme="minorEastAsia" w:hAnsiTheme="minorHAnsi" w:cstheme="minorBidi"/>
              <w:noProof/>
              <w:sz w:val="21"/>
              <w:szCs w:val="22"/>
              <w14:ligatures w14:val="standardContextual"/>
            </w:rPr>
          </w:pPr>
          <w:del w:id="295" w:author="Bright Liu" w:date="2025-11-25T11:25:00Z" w16du:dateUtc="2025-11-25T03:25:00Z">
            <w:r w:rsidRPr="00771BF0" w:rsidDel="00771BF0">
              <w:rPr>
                <w:rPrChange w:id="296" w:author="Bright Liu" w:date="2025-11-25T11:25:00Z" w16du:dateUtc="2025-11-25T03:25:00Z">
                  <w:rPr>
                    <w:rStyle w:val="af2"/>
                    <w:noProof/>
                  </w:rPr>
                </w:rPrChange>
              </w:rPr>
              <w:delText>7.3.13</w:delText>
            </w:r>
            <w:r w:rsidDel="00771BF0">
              <w:rPr>
                <w:rFonts w:asciiTheme="minorHAnsi" w:eastAsiaTheme="minorEastAsia" w:hAnsiTheme="minorHAnsi" w:cstheme="minorBidi"/>
                <w:noProof/>
                <w:sz w:val="21"/>
                <w:szCs w:val="22"/>
                <w14:ligatures w14:val="standardContextual"/>
              </w:rPr>
              <w:tab/>
            </w:r>
            <w:r w:rsidRPr="00771BF0" w:rsidDel="00771BF0">
              <w:rPr>
                <w:rPrChange w:id="297" w:author="Bright Liu" w:date="2025-11-25T11:25:00Z" w16du:dateUtc="2025-11-25T03:25:00Z">
                  <w:rPr>
                    <w:rStyle w:val="af2"/>
                    <w:noProof/>
                  </w:rPr>
                </w:rPrChange>
              </w:rPr>
              <w:delText>Obtaining Display EDID</w:delText>
            </w:r>
            <w:r w:rsidDel="00771BF0">
              <w:rPr>
                <w:noProof/>
                <w:webHidden/>
              </w:rPr>
              <w:tab/>
              <w:delText>19</w:delText>
            </w:r>
          </w:del>
        </w:p>
        <w:p w14:paraId="21339E20" w14:textId="6D0073BB" w:rsidR="00C15FEB" w:rsidDel="00771BF0" w:rsidRDefault="00C15FEB">
          <w:pPr>
            <w:pStyle w:val="TOC3"/>
            <w:tabs>
              <w:tab w:val="left" w:pos="1680"/>
              <w:tab w:val="right" w:leader="dot" w:pos="9515"/>
            </w:tabs>
            <w:rPr>
              <w:del w:id="298" w:author="Bright Liu" w:date="2025-11-25T11:25:00Z" w16du:dateUtc="2025-11-25T03:25:00Z"/>
              <w:rFonts w:asciiTheme="minorHAnsi" w:eastAsiaTheme="minorEastAsia" w:hAnsiTheme="minorHAnsi" w:cstheme="minorBidi"/>
              <w:noProof/>
              <w:sz w:val="21"/>
              <w:szCs w:val="22"/>
              <w14:ligatures w14:val="standardContextual"/>
            </w:rPr>
          </w:pPr>
          <w:del w:id="299" w:author="Bright Liu" w:date="2025-11-25T11:25:00Z" w16du:dateUtc="2025-11-25T03:25:00Z">
            <w:r w:rsidRPr="00771BF0" w:rsidDel="00771BF0">
              <w:rPr>
                <w:rPrChange w:id="300" w:author="Bright Liu" w:date="2025-11-25T11:25:00Z" w16du:dateUtc="2025-11-25T03:25:00Z">
                  <w:rPr>
                    <w:rStyle w:val="af2"/>
                    <w:noProof/>
                  </w:rPr>
                </w:rPrChange>
              </w:rPr>
              <w:delText>7.3.14</w:delText>
            </w:r>
            <w:r w:rsidDel="00771BF0">
              <w:rPr>
                <w:rFonts w:asciiTheme="minorHAnsi" w:eastAsiaTheme="minorEastAsia" w:hAnsiTheme="minorHAnsi" w:cstheme="minorBidi"/>
                <w:noProof/>
                <w:sz w:val="21"/>
                <w:szCs w:val="22"/>
                <w14:ligatures w14:val="standardContextual"/>
              </w:rPr>
              <w:tab/>
            </w:r>
            <w:r w:rsidRPr="00771BF0" w:rsidDel="00771BF0">
              <w:rPr>
                <w:rPrChange w:id="301" w:author="Bright Liu" w:date="2025-11-25T11:25:00Z" w16du:dateUtc="2025-11-25T03:25:00Z">
                  <w:rPr>
                    <w:rStyle w:val="af2"/>
                    <w:noProof/>
                  </w:rPr>
                </w:rPrChange>
              </w:rPr>
              <w:delText>Overlaying Translucent Texts on Video</w:delText>
            </w:r>
            <w:r w:rsidDel="00771BF0">
              <w:rPr>
                <w:noProof/>
                <w:webHidden/>
              </w:rPr>
              <w:tab/>
              <w:delText>20</w:delText>
            </w:r>
          </w:del>
        </w:p>
        <w:p w14:paraId="5445EB65" w14:textId="08BA5F3C" w:rsidR="00C15FEB" w:rsidDel="00771BF0" w:rsidRDefault="00C15FEB">
          <w:pPr>
            <w:pStyle w:val="TOC2"/>
            <w:tabs>
              <w:tab w:val="left" w:pos="1050"/>
              <w:tab w:val="right" w:leader="dot" w:pos="9515"/>
            </w:tabs>
            <w:rPr>
              <w:del w:id="302" w:author="Bright Liu" w:date="2025-11-25T11:25:00Z" w16du:dateUtc="2025-11-25T03:25:00Z"/>
              <w:rFonts w:asciiTheme="minorHAnsi" w:eastAsiaTheme="minorEastAsia" w:hAnsiTheme="minorHAnsi" w:cstheme="minorBidi"/>
              <w:noProof/>
              <w:sz w:val="21"/>
              <w:szCs w:val="22"/>
              <w14:ligatures w14:val="standardContextual"/>
            </w:rPr>
          </w:pPr>
          <w:del w:id="303" w:author="Bright Liu" w:date="2025-11-25T11:25:00Z" w16du:dateUtc="2025-11-25T03:25:00Z">
            <w:r w:rsidRPr="00771BF0" w:rsidDel="00771BF0">
              <w:rPr>
                <w:rPrChange w:id="304" w:author="Bright Liu" w:date="2025-11-25T11:25:00Z" w16du:dateUtc="2025-11-25T03:25:00Z">
                  <w:rPr>
                    <w:rStyle w:val="af2"/>
                    <w:noProof/>
                  </w:rPr>
                </w:rPrChange>
              </w:rPr>
              <w:delText>7.4</w:delText>
            </w:r>
            <w:r w:rsidDel="00771BF0">
              <w:rPr>
                <w:rFonts w:asciiTheme="minorHAnsi" w:eastAsiaTheme="minorEastAsia" w:hAnsiTheme="minorHAnsi" w:cstheme="minorBidi"/>
                <w:noProof/>
                <w:sz w:val="21"/>
                <w:szCs w:val="22"/>
                <w14:ligatures w14:val="standardContextual"/>
              </w:rPr>
              <w:tab/>
            </w:r>
            <w:r w:rsidRPr="00771BF0" w:rsidDel="00771BF0">
              <w:rPr>
                <w:rPrChange w:id="305" w:author="Bright Liu" w:date="2025-11-25T11:25:00Z" w16du:dateUtc="2025-11-25T03:25:00Z">
                  <w:rPr>
                    <w:rStyle w:val="af2"/>
                    <w:noProof/>
                  </w:rPr>
                </w:rPrChange>
              </w:rPr>
              <w:delText>Functions for MRX Only</w:delText>
            </w:r>
            <w:r w:rsidDel="00771BF0">
              <w:rPr>
                <w:noProof/>
                <w:webHidden/>
              </w:rPr>
              <w:tab/>
              <w:delText>21</w:delText>
            </w:r>
          </w:del>
        </w:p>
        <w:p w14:paraId="19645D42" w14:textId="4B39052B" w:rsidR="00C15FEB" w:rsidDel="00771BF0" w:rsidRDefault="00C15FEB">
          <w:pPr>
            <w:pStyle w:val="TOC3"/>
            <w:tabs>
              <w:tab w:val="left" w:pos="1470"/>
              <w:tab w:val="right" w:leader="dot" w:pos="9515"/>
            </w:tabs>
            <w:rPr>
              <w:del w:id="306" w:author="Bright Liu" w:date="2025-11-25T11:25:00Z" w16du:dateUtc="2025-11-25T03:25:00Z"/>
              <w:rFonts w:asciiTheme="minorHAnsi" w:eastAsiaTheme="minorEastAsia" w:hAnsiTheme="minorHAnsi" w:cstheme="minorBidi"/>
              <w:noProof/>
              <w:sz w:val="21"/>
              <w:szCs w:val="22"/>
              <w14:ligatures w14:val="standardContextual"/>
            </w:rPr>
          </w:pPr>
          <w:del w:id="307" w:author="Bright Liu" w:date="2025-11-25T11:25:00Z" w16du:dateUtc="2025-11-25T03:25:00Z">
            <w:r w:rsidRPr="00771BF0" w:rsidDel="00771BF0">
              <w:rPr>
                <w:rPrChange w:id="308" w:author="Bright Liu" w:date="2025-11-25T11:25:00Z" w16du:dateUtc="2025-11-25T03:25:00Z">
                  <w:rPr>
                    <w:rStyle w:val="af2"/>
                    <w:noProof/>
                  </w:rPr>
                </w:rPrChange>
              </w:rPr>
              <w:delText>7.4.1</w:delText>
            </w:r>
            <w:r w:rsidDel="00771BF0">
              <w:rPr>
                <w:rFonts w:asciiTheme="minorHAnsi" w:eastAsiaTheme="minorEastAsia" w:hAnsiTheme="minorHAnsi" w:cstheme="minorBidi"/>
                <w:noProof/>
                <w:sz w:val="21"/>
                <w:szCs w:val="22"/>
                <w14:ligatures w14:val="standardContextual"/>
              </w:rPr>
              <w:tab/>
            </w:r>
            <w:r w:rsidRPr="00771BF0" w:rsidDel="00771BF0">
              <w:rPr>
                <w:rPrChange w:id="309" w:author="Bright Liu" w:date="2025-11-25T11:25:00Z" w16du:dateUtc="2025-11-25T03:25:00Z">
                  <w:rPr>
                    <w:rStyle w:val="af2"/>
                    <w:noProof/>
                  </w:rPr>
                </w:rPrChange>
              </w:rPr>
              <w:delText>Design Overview</w:delText>
            </w:r>
            <w:r w:rsidDel="00771BF0">
              <w:rPr>
                <w:noProof/>
                <w:webHidden/>
              </w:rPr>
              <w:tab/>
              <w:delText>21</w:delText>
            </w:r>
          </w:del>
        </w:p>
        <w:p w14:paraId="3A5A5F1B" w14:textId="0FCDCC04" w:rsidR="00C15FEB" w:rsidDel="00771BF0" w:rsidRDefault="00C15FEB">
          <w:pPr>
            <w:pStyle w:val="TOC3"/>
            <w:tabs>
              <w:tab w:val="left" w:pos="1470"/>
              <w:tab w:val="right" w:leader="dot" w:pos="9515"/>
            </w:tabs>
            <w:rPr>
              <w:del w:id="310" w:author="Bright Liu" w:date="2025-11-25T11:25:00Z" w16du:dateUtc="2025-11-25T03:25:00Z"/>
              <w:rFonts w:asciiTheme="minorHAnsi" w:eastAsiaTheme="minorEastAsia" w:hAnsiTheme="minorHAnsi" w:cstheme="minorBidi"/>
              <w:noProof/>
              <w:sz w:val="21"/>
              <w:szCs w:val="22"/>
              <w14:ligatures w14:val="standardContextual"/>
            </w:rPr>
          </w:pPr>
          <w:del w:id="311" w:author="Bright Liu" w:date="2025-11-25T11:25:00Z" w16du:dateUtc="2025-11-25T03:25:00Z">
            <w:r w:rsidRPr="00771BF0" w:rsidDel="00771BF0">
              <w:rPr>
                <w:rPrChange w:id="312" w:author="Bright Liu" w:date="2025-11-25T11:25:00Z" w16du:dateUtc="2025-11-25T03:25:00Z">
                  <w:rPr>
                    <w:rStyle w:val="af2"/>
                    <w:noProof/>
                  </w:rPr>
                </w:rPrChange>
              </w:rPr>
              <w:delText>7.4.2</w:delText>
            </w:r>
            <w:r w:rsidDel="00771BF0">
              <w:rPr>
                <w:rFonts w:asciiTheme="minorHAnsi" w:eastAsiaTheme="minorEastAsia" w:hAnsiTheme="minorHAnsi" w:cstheme="minorBidi"/>
                <w:noProof/>
                <w:sz w:val="21"/>
                <w:szCs w:val="22"/>
                <w14:ligatures w14:val="standardContextual"/>
              </w:rPr>
              <w:tab/>
            </w:r>
            <w:r w:rsidRPr="00771BF0" w:rsidDel="00771BF0">
              <w:rPr>
                <w:rPrChange w:id="313" w:author="Bright Liu" w:date="2025-11-25T11:25:00Z" w16du:dateUtc="2025-11-25T03:25:00Z">
                  <w:rPr>
                    <w:rStyle w:val="af2"/>
                    <w:noProof/>
                  </w:rPr>
                </w:rPrChange>
              </w:rPr>
              <w:delText>Selecting Video Sources</w:delText>
            </w:r>
            <w:r w:rsidDel="00771BF0">
              <w:rPr>
                <w:noProof/>
                <w:webHidden/>
              </w:rPr>
              <w:tab/>
              <w:delText>22</w:delText>
            </w:r>
          </w:del>
        </w:p>
        <w:p w14:paraId="37FF5624" w14:textId="24DD6037" w:rsidR="00C15FEB" w:rsidDel="00771BF0" w:rsidRDefault="00C15FEB">
          <w:pPr>
            <w:pStyle w:val="TOC3"/>
            <w:tabs>
              <w:tab w:val="left" w:pos="1470"/>
              <w:tab w:val="right" w:leader="dot" w:pos="9515"/>
            </w:tabs>
            <w:rPr>
              <w:del w:id="314" w:author="Bright Liu" w:date="2025-11-25T11:25:00Z" w16du:dateUtc="2025-11-25T03:25:00Z"/>
              <w:rFonts w:asciiTheme="minorHAnsi" w:eastAsiaTheme="minorEastAsia" w:hAnsiTheme="minorHAnsi" w:cstheme="minorBidi"/>
              <w:noProof/>
              <w:sz w:val="21"/>
              <w:szCs w:val="22"/>
              <w14:ligatures w14:val="standardContextual"/>
            </w:rPr>
          </w:pPr>
          <w:del w:id="315" w:author="Bright Liu" w:date="2025-11-25T11:25:00Z" w16du:dateUtc="2025-11-25T03:25:00Z">
            <w:r w:rsidRPr="00771BF0" w:rsidDel="00771BF0">
              <w:rPr>
                <w:rPrChange w:id="316" w:author="Bright Liu" w:date="2025-11-25T11:25:00Z" w16du:dateUtc="2025-11-25T03:25:00Z">
                  <w:rPr>
                    <w:rStyle w:val="af2"/>
                    <w:noProof/>
                  </w:rPr>
                </w:rPrChange>
              </w:rPr>
              <w:delText>7.4.3</w:delText>
            </w:r>
            <w:r w:rsidDel="00771BF0">
              <w:rPr>
                <w:rFonts w:asciiTheme="minorHAnsi" w:eastAsiaTheme="minorEastAsia" w:hAnsiTheme="minorHAnsi" w:cstheme="minorBidi"/>
                <w:noProof/>
                <w:sz w:val="21"/>
                <w:szCs w:val="22"/>
                <w14:ligatures w14:val="standardContextual"/>
              </w:rPr>
              <w:tab/>
            </w:r>
            <w:r w:rsidRPr="00771BF0" w:rsidDel="00771BF0">
              <w:rPr>
                <w:rPrChange w:id="317" w:author="Bright Liu" w:date="2025-11-25T11:25:00Z" w16du:dateUtc="2025-11-25T03:25:00Z">
                  <w:rPr>
                    <w:rStyle w:val="af2"/>
                    <w:noProof/>
                  </w:rPr>
                </w:rPrChange>
              </w:rPr>
              <w:delText>Obtaining Layout Information</w:delText>
            </w:r>
            <w:r w:rsidDel="00771BF0">
              <w:rPr>
                <w:noProof/>
                <w:webHidden/>
              </w:rPr>
              <w:tab/>
              <w:delText>23</w:delText>
            </w:r>
          </w:del>
        </w:p>
        <w:p w14:paraId="599879EB" w14:textId="3A77EA03" w:rsidR="00C15FEB" w:rsidDel="00771BF0" w:rsidRDefault="00C15FEB">
          <w:pPr>
            <w:pStyle w:val="TOC3"/>
            <w:tabs>
              <w:tab w:val="left" w:pos="1470"/>
              <w:tab w:val="right" w:leader="dot" w:pos="9515"/>
            </w:tabs>
            <w:rPr>
              <w:del w:id="318" w:author="Bright Liu" w:date="2025-11-25T11:25:00Z" w16du:dateUtc="2025-11-25T03:25:00Z"/>
              <w:rFonts w:asciiTheme="minorHAnsi" w:eastAsiaTheme="minorEastAsia" w:hAnsiTheme="minorHAnsi" w:cstheme="minorBidi"/>
              <w:noProof/>
              <w:sz w:val="21"/>
              <w:szCs w:val="22"/>
              <w14:ligatures w14:val="standardContextual"/>
            </w:rPr>
          </w:pPr>
          <w:del w:id="319" w:author="Bright Liu" w:date="2025-11-25T11:25:00Z" w16du:dateUtc="2025-11-25T03:25:00Z">
            <w:r w:rsidRPr="00771BF0" w:rsidDel="00771BF0">
              <w:rPr>
                <w:rPrChange w:id="320" w:author="Bright Liu" w:date="2025-11-25T11:25:00Z" w16du:dateUtc="2025-11-25T03:25:00Z">
                  <w:rPr>
                    <w:rStyle w:val="af2"/>
                    <w:noProof/>
                  </w:rPr>
                </w:rPrChange>
              </w:rPr>
              <w:delText>7.4.4</w:delText>
            </w:r>
            <w:r w:rsidDel="00771BF0">
              <w:rPr>
                <w:rFonts w:asciiTheme="minorHAnsi" w:eastAsiaTheme="minorEastAsia" w:hAnsiTheme="minorHAnsi" w:cstheme="minorBidi"/>
                <w:noProof/>
                <w:sz w:val="21"/>
                <w:szCs w:val="22"/>
                <w14:ligatures w14:val="standardContextual"/>
              </w:rPr>
              <w:tab/>
            </w:r>
            <w:r w:rsidRPr="00771BF0" w:rsidDel="00771BF0">
              <w:rPr>
                <w:rPrChange w:id="321" w:author="Bright Liu" w:date="2025-11-25T11:25:00Z" w16du:dateUtc="2025-11-25T03:25:00Z">
                  <w:rPr>
                    <w:rStyle w:val="af2"/>
                    <w:noProof/>
                  </w:rPr>
                </w:rPrChange>
              </w:rPr>
              <w:delText>Receiving Notifications of Layout Change</w:delText>
            </w:r>
            <w:r w:rsidDel="00771BF0">
              <w:rPr>
                <w:noProof/>
                <w:webHidden/>
              </w:rPr>
              <w:tab/>
              <w:delText>27</w:delText>
            </w:r>
          </w:del>
        </w:p>
        <w:p w14:paraId="498A1A37" w14:textId="48E42A9D" w:rsidR="00C15FEB" w:rsidDel="00771BF0" w:rsidRDefault="00C15FEB">
          <w:pPr>
            <w:pStyle w:val="TOC1"/>
            <w:tabs>
              <w:tab w:val="left" w:pos="420"/>
              <w:tab w:val="right" w:leader="dot" w:pos="9515"/>
            </w:tabs>
            <w:rPr>
              <w:del w:id="322" w:author="Bright Liu" w:date="2025-11-25T11:25:00Z" w16du:dateUtc="2025-11-25T03:25:00Z"/>
              <w:rFonts w:asciiTheme="minorHAnsi" w:eastAsiaTheme="minorEastAsia" w:hAnsiTheme="minorHAnsi" w:cstheme="minorBidi"/>
              <w:noProof/>
              <w:sz w:val="21"/>
              <w:szCs w:val="22"/>
              <w14:ligatures w14:val="standardContextual"/>
            </w:rPr>
          </w:pPr>
          <w:del w:id="323" w:author="Bright Liu" w:date="2025-11-25T11:25:00Z" w16du:dateUtc="2025-11-25T03:25:00Z">
            <w:r w:rsidRPr="00771BF0" w:rsidDel="00771BF0">
              <w:rPr>
                <w:rPrChange w:id="324" w:author="Bright Liu" w:date="2025-11-25T11:25:00Z" w16du:dateUtc="2025-11-25T03:25:00Z">
                  <w:rPr>
                    <w:rStyle w:val="af2"/>
                    <w:noProof/>
                  </w:rPr>
                </w:rPrChange>
              </w:rPr>
              <w:delText>8.</w:delText>
            </w:r>
            <w:r w:rsidDel="00771BF0">
              <w:rPr>
                <w:rFonts w:asciiTheme="minorHAnsi" w:eastAsiaTheme="minorEastAsia" w:hAnsiTheme="minorHAnsi" w:cstheme="minorBidi"/>
                <w:noProof/>
                <w:sz w:val="21"/>
                <w:szCs w:val="22"/>
                <w14:ligatures w14:val="standardContextual"/>
              </w:rPr>
              <w:tab/>
            </w:r>
            <w:r w:rsidRPr="00771BF0" w:rsidDel="00771BF0">
              <w:rPr>
                <w:rPrChange w:id="325" w:author="Bright Liu" w:date="2025-11-25T11:25:00Z" w16du:dateUtc="2025-11-25T03:25:00Z">
                  <w:rPr>
                    <w:rStyle w:val="af2"/>
                    <w:noProof/>
                  </w:rPr>
                </w:rPrChange>
              </w:rPr>
              <w:delText>Switching Multiple RXs to a Source Simultaneously</w:delText>
            </w:r>
            <w:r w:rsidDel="00771BF0">
              <w:rPr>
                <w:noProof/>
                <w:webHidden/>
              </w:rPr>
              <w:tab/>
              <w:delText>28</w:delText>
            </w:r>
          </w:del>
        </w:p>
        <w:p w14:paraId="521C94C2" w14:textId="2609DAAF" w:rsidR="00C15FEB" w:rsidDel="00771BF0" w:rsidRDefault="00C15FEB">
          <w:pPr>
            <w:pStyle w:val="TOC1"/>
            <w:tabs>
              <w:tab w:val="left" w:pos="420"/>
              <w:tab w:val="right" w:leader="dot" w:pos="9515"/>
            </w:tabs>
            <w:rPr>
              <w:del w:id="326" w:author="Bright Liu" w:date="2025-11-25T11:25:00Z" w16du:dateUtc="2025-11-25T03:25:00Z"/>
              <w:rFonts w:asciiTheme="minorHAnsi" w:eastAsiaTheme="minorEastAsia" w:hAnsiTheme="minorHAnsi" w:cstheme="minorBidi"/>
              <w:noProof/>
              <w:sz w:val="21"/>
              <w:szCs w:val="22"/>
              <w14:ligatures w14:val="standardContextual"/>
            </w:rPr>
          </w:pPr>
          <w:del w:id="327" w:author="Bright Liu" w:date="2025-11-25T11:25:00Z" w16du:dateUtc="2025-11-25T03:25:00Z">
            <w:r w:rsidRPr="00771BF0" w:rsidDel="00771BF0">
              <w:rPr>
                <w:rPrChange w:id="328" w:author="Bright Liu" w:date="2025-11-25T11:25:00Z" w16du:dateUtc="2025-11-25T03:25:00Z">
                  <w:rPr>
                    <w:rStyle w:val="af2"/>
                    <w:noProof/>
                  </w:rPr>
                </w:rPrChange>
              </w:rPr>
              <w:delText>9.</w:delText>
            </w:r>
            <w:r w:rsidDel="00771BF0">
              <w:rPr>
                <w:rFonts w:asciiTheme="minorHAnsi" w:eastAsiaTheme="minorEastAsia" w:hAnsiTheme="minorHAnsi" w:cstheme="minorBidi"/>
                <w:noProof/>
                <w:sz w:val="21"/>
                <w:szCs w:val="22"/>
                <w14:ligatures w14:val="standardContextual"/>
              </w:rPr>
              <w:tab/>
            </w:r>
            <w:r w:rsidRPr="00771BF0" w:rsidDel="00771BF0">
              <w:rPr>
                <w:rPrChange w:id="329" w:author="Bright Liu" w:date="2025-11-25T11:25:00Z" w16du:dateUtc="2025-11-25T03:25:00Z">
                  <w:rPr>
                    <w:rStyle w:val="af2"/>
                    <w:noProof/>
                  </w:rPr>
                </w:rPrChange>
              </w:rPr>
              <w:delText>Getting Preview Stream of TX</w:delText>
            </w:r>
            <w:r w:rsidDel="00771BF0">
              <w:rPr>
                <w:noProof/>
                <w:webHidden/>
              </w:rPr>
              <w:tab/>
              <w:delText>29</w:delText>
            </w:r>
          </w:del>
        </w:p>
        <w:p w14:paraId="2D83BC15" w14:textId="25F64914" w:rsidR="00C15FEB" w:rsidDel="00771BF0" w:rsidRDefault="00C15FEB">
          <w:pPr>
            <w:pStyle w:val="TOC1"/>
            <w:tabs>
              <w:tab w:val="left" w:pos="840"/>
              <w:tab w:val="right" w:leader="dot" w:pos="9515"/>
            </w:tabs>
            <w:rPr>
              <w:del w:id="330" w:author="Bright Liu" w:date="2025-11-25T11:25:00Z" w16du:dateUtc="2025-11-25T03:25:00Z"/>
              <w:rFonts w:asciiTheme="minorHAnsi" w:eastAsiaTheme="minorEastAsia" w:hAnsiTheme="minorHAnsi" w:cstheme="minorBidi"/>
              <w:noProof/>
              <w:sz w:val="21"/>
              <w:szCs w:val="22"/>
              <w14:ligatures w14:val="standardContextual"/>
            </w:rPr>
          </w:pPr>
          <w:del w:id="331" w:author="Bright Liu" w:date="2025-11-25T11:25:00Z" w16du:dateUtc="2025-11-25T03:25:00Z">
            <w:r w:rsidRPr="00771BF0" w:rsidDel="00771BF0">
              <w:rPr>
                <w:rPrChange w:id="332" w:author="Bright Liu" w:date="2025-11-25T11:25:00Z" w16du:dateUtc="2025-11-25T03:25:00Z">
                  <w:rPr>
                    <w:rStyle w:val="af2"/>
                    <w:noProof/>
                  </w:rPr>
                </w:rPrChange>
              </w:rPr>
              <w:delText>10.</w:delText>
            </w:r>
            <w:r w:rsidDel="00771BF0">
              <w:rPr>
                <w:rFonts w:asciiTheme="minorHAnsi" w:eastAsiaTheme="minorEastAsia" w:hAnsiTheme="minorHAnsi" w:cstheme="minorBidi"/>
                <w:noProof/>
                <w:sz w:val="21"/>
                <w:szCs w:val="22"/>
                <w14:ligatures w14:val="standardContextual"/>
              </w:rPr>
              <w:tab/>
            </w:r>
            <w:r w:rsidRPr="00771BF0" w:rsidDel="00771BF0">
              <w:rPr>
                <w:rPrChange w:id="333" w:author="Bright Liu" w:date="2025-11-25T11:25:00Z" w16du:dateUtc="2025-11-25T03:25:00Z">
                  <w:rPr>
                    <w:rStyle w:val="af2"/>
                    <w:noProof/>
                  </w:rPr>
                </w:rPrChange>
              </w:rPr>
              <w:delText>Uploading Idle Image to RX</w:delText>
            </w:r>
            <w:r w:rsidDel="00771BF0">
              <w:rPr>
                <w:noProof/>
                <w:webHidden/>
              </w:rPr>
              <w:tab/>
              <w:delText>29</w:delText>
            </w:r>
          </w:del>
        </w:p>
        <w:p w14:paraId="31D330CB" w14:textId="011B6976" w:rsidR="00C15FEB" w:rsidDel="00771BF0" w:rsidRDefault="00C15FEB">
          <w:pPr>
            <w:pStyle w:val="TOC1"/>
            <w:tabs>
              <w:tab w:val="left" w:pos="840"/>
              <w:tab w:val="right" w:leader="dot" w:pos="9515"/>
            </w:tabs>
            <w:rPr>
              <w:del w:id="334" w:author="Bright Liu" w:date="2025-11-25T11:25:00Z" w16du:dateUtc="2025-11-25T03:25:00Z"/>
              <w:rFonts w:asciiTheme="minorHAnsi" w:eastAsiaTheme="minorEastAsia" w:hAnsiTheme="minorHAnsi" w:cstheme="minorBidi"/>
              <w:noProof/>
              <w:sz w:val="21"/>
              <w:szCs w:val="22"/>
              <w14:ligatures w14:val="standardContextual"/>
            </w:rPr>
          </w:pPr>
          <w:del w:id="335" w:author="Bright Liu" w:date="2025-11-25T11:25:00Z" w16du:dateUtc="2025-11-25T03:25:00Z">
            <w:r w:rsidRPr="00771BF0" w:rsidDel="00771BF0">
              <w:rPr>
                <w:rPrChange w:id="336" w:author="Bright Liu" w:date="2025-11-25T11:25:00Z" w16du:dateUtc="2025-11-25T03:25:00Z">
                  <w:rPr>
                    <w:rStyle w:val="af2"/>
                    <w:noProof/>
                  </w:rPr>
                </w:rPrChange>
              </w:rPr>
              <w:delText>11.</w:delText>
            </w:r>
            <w:r w:rsidDel="00771BF0">
              <w:rPr>
                <w:rFonts w:asciiTheme="minorHAnsi" w:eastAsiaTheme="minorEastAsia" w:hAnsiTheme="minorHAnsi" w:cstheme="minorBidi"/>
                <w:noProof/>
                <w:sz w:val="21"/>
                <w:szCs w:val="22"/>
                <w14:ligatures w14:val="standardContextual"/>
              </w:rPr>
              <w:tab/>
            </w:r>
            <w:r w:rsidRPr="00771BF0" w:rsidDel="00771BF0">
              <w:rPr>
                <w:rPrChange w:id="337" w:author="Bright Liu" w:date="2025-11-25T11:25:00Z" w16du:dateUtc="2025-11-25T03:25:00Z">
                  <w:rPr>
                    <w:rStyle w:val="af2"/>
                    <w:noProof/>
                  </w:rPr>
                </w:rPrChange>
              </w:rPr>
              <w:delText>Uploading an Image to Overlay on Video</w:delText>
            </w:r>
            <w:r w:rsidDel="00771BF0">
              <w:rPr>
                <w:noProof/>
                <w:webHidden/>
              </w:rPr>
              <w:tab/>
              <w:delText>29</w:delText>
            </w:r>
          </w:del>
        </w:p>
        <w:p w14:paraId="0E03BA4F" w14:textId="47D69ACD" w:rsidR="00C15FEB" w:rsidDel="00771BF0" w:rsidRDefault="00C15FEB">
          <w:pPr>
            <w:pStyle w:val="TOC2"/>
            <w:tabs>
              <w:tab w:val="left" w:pos="1050"/>
              <w:tab w:val="right" w:leader="dot" w:pos="9515"/>
            </w:tabs>
            <w:rPr>
              <w:del w:id="338" w:author="Bright Liu" w:date="2025-11-25T11:25:00Z" w16du:dateUtc="2025-11-25T03:25:00Z"/>
              <w:rFonts w:asciiTheme="minorHAnsi" w:eastAsiaTheme="minorEastAsia" w:hAnsiTheme="minorHAnsi" w:cstheme="minorBidi"/>
              <w:noProof/>
              <w:sz w:val="21"/>
              <w:szCs w:val="22"/>
              <w14:ligatures w14:val="standardContextual"/>
            </w:rPr>
          </w:pPr>
          <w:del w:id="339" w:author="Bright Liu" w:date="2025-11-25T11:25:00Z" w16du:dateUtc="2025-11-25T03:25:00Z">
            <w:r w:rsidRPr="00771BF0" w:rsidDel="00771BF0">
              <w:rPr>
                <w:rPrChange w:id="340" w:author="Bright Liu" w:date="2025-11-25T11:25:00Z" w16du:dateUtc="2025-11-25T03:25:00Z">
                  <w:rPr>
                    <w:rStyle w:val="af2"/>
                    <w:noProof/>
                  </w:rPr>
                </w:rPrChange>
              </w:rPr>
              <w:delText>11.1</w:delText>
            </w:r>
            <w:r w:rsidDel="00771BF0">
              <w:rPr>
                <w:rFonts w:asciiTheme="minorHAnsi" w:eastAsiaTheme="minorEastAsia" w:hAnsiTheme="minorHAnsi" w:cstheme="minorBidi"/>
                <w:noProof/>
                <w:sz w:val="21"/>
                <w:szCs w:val="22"/>
                <w14:ligatures w14:val="standardContextual"/>
              </w:rPr>
              <w:tab/>
            </w:r>
            <w:r w:rsidRPr="00771BF0" w:rsidDel="00771BF0">
              <w:rPr>
                <w:rPrChange w:id="341" w:author="Bright Liu" w:date="2025-11-25T11:25:00Z" w16du:dateUtc="2025-11-25T03:25:00Z">
                  <w:rPr>
                    <w:rStyle w:val="af2"/>
                    <w:noProof/>
                  </w:rPr>
                </w:rPrChange>
              </w:rPr>
              <w:delText>Uploading Image</w:delText>
            </w:r>
            <w:r w:rsidDel="00771BF0">
              <w:rPr>
                <w:noProof/>
                <w:webHidden/>
              </w:rPr>
              <w:tab/>
              <w:delText>29</w:delText>
            </w:r>
          </w:del>
        </w:p>
        <w:p w14:paraId="400F2504" w14:textId="161D3ECA" w:rsidR="00C15FEB" w:rsidDel="00771BF0" w:rsidRDefault="00C15FEB">
          <w:pPr>
            <w:pStyle w:val="TOC2"/>
            <w:tabs>
              <w:tab w:val="left" w:pos="1050"/>
              <w:tab w:val="right" w:leader="dot" w:pos="9515"/>
            </w:tabs>
            <w:rPr>
              <w:del w:id="342" w:author="Bright Liu" w:date="2025-11-25T11:25:00Z" w16du:dateUtc="2025-11-25T03:25:00Z"/>
              <w:rFonts w:asciiTheme="minorHAnsi" w:eastAsiaTheme="minorEastAsia" w:hAnsiTheme="minorHAnsi" w:cstheme="minorBidi"/>
              <w:noProof/>
              <w:sz w:val="21"/>
              <w:szCs w:val="22"/>
              <w14:ligatures w14:val="standardContextual"/>
            </w:rPr>
          </w:pPr>
          <w:del w:id="343" w:author="Bright Liu" w:date="2025-11-25T11:25:00Z" w16du:dateUtc="2025-11-25T03:25:00Z">
            <w:r w:rsidRPr="00771BF0" w:rsidDel="00771BF0">
              <w:rPr>
                <w:rPrChange w:id="344" w:author="Bright Liu" w:date="2025-11-25T11:25:00Z" w16du:dateUtc="2025-11-25T03:25:00Z">
                  <w:rPr>
                    <w:rStyle w:val="af2"/>
                    <w:noProof/>
                  </w:rPr>
                </w:rPrChange>
              </w:rPr>
              <w:delText>11.2</w:delText>
            </w:r>
            <w:r w:rsidDel="00771BF0">
              <w:rPr>
                <w:rFonts w:asciiTheme="minorHAnsi" w:eastAsiaTheme="minorEastAsia" w:hAnsiTheme="minorHAnsi" w:cstheme="minorBidi"/>
                <w:noProof/>
                <w:sz w:val="21"/>
                <w:szCs w:val="22"/>
                <w14:ligatures w14:val="standardContextual"/>
              </w:rPr>
              <w:tab/>
            </w:r>
            <w:r w:rsidRPr="00771BF0" w:rsidDel="00771BF0">
              <w:rPr>
                <w:rPrChange w:id="345" w:author="Bright Liu" w:date="2025-11-25T11:25:00Z" w16du:dateUtc="2025-11-25T03:25:00Z">
                  <w:rPr>
                    <w:rStyle w:val="af2"/>
                    <w:noProof/>
                  </w:rPr>
                </w:rPrChange>
              </w:rPr>
              <w:delText>Displaying Images</w:delText>
            </w:r>
            <w:r w:rsidDel="00771BF0">
              <w:rPr>
                <w:noProof/>
                <w:webHidden/>
              </w:rPr>
              <w:tab/>
              <w:delText>30</w:delText>
            </w:r>
          </w:del>
        </w:p>
        <w:p w14:paraId="200BECC3" w14:textId="11E8CAE9" w:rsidR="00C15FEB" w:rsidDel="00771BF0" w:rsidRDefault="00C15FEB">
          <w:pPr>
            <w:pStyle w:val="TOC1"/>
            <w:tabs>
              <w:tab w:val="left" w:pos="840"/>
              <w:tab w:val="right" w:leader="dot" w:pos="9515"/>
            </w:tabs>
            <w:rPr>
              <w:del w:id="346" w:author="Bright Liu" w:date="2025-11-25T11:25:00Z" w16du:dateUtc="2025-11-25T03:25:00Z"/>
              <w:rFonts w:asciiTheme="minorHAnsi" w:eastAsiaTheme="minorEastAsia" w:hAnsiTheme="minorHAnsi" w:cstheme="minorBidi"/>
              <w:noProof/>
              <w:sz w:val="21"/>
              <w:szCs w:val="22"/>
              <w14:ligatures w14:val="standardContextual"/>
            </w:rPr>
          </w:pPr>
          <w:del w:id="347" w:author="Bright Liu" w:date="2025-11-25T11:25:00Z" w16du:dateUtc="2025-11-25T03:25:00Z">
            <w:r w:rsidRPr="00771BF0" w:rsidDel="00771BF0">
              <w:rPr>
                <w:rPrChange w:id="348" w:author="Bright Liu" w:date="2025-11-25T11:25:00Z" w16du:dateUtc="2025-11-25T03:25:00Z">
                  <w:rPr>
                    <w:rStyle w:val="af2"/>
                    <w:noProof/>
                  </w:rPr>
                </w:rPrChange>
              </w:rPr>
              <w:delText>12.</w:delText>
            </w:r>
            <w:r w:rsidDel="00771BF0">
              <w:rPr>
                <w:rFonts w:asciiTheme="minorHAnsi" w:eastAsiaTheme="minorEastAsia" w:hAnsiTheme="minorHAnsi" w:cstheme="minorBidi"/>
                <w:noProof/>
                <w:sz w:val="21"/>
                <w:szCs w:val="22"/>
                <w14:ligatures w14:val="standardContextual"/>
              </w:rPr>
              <w:tab/>
            </w:r>
            <w:r w:rsidRPr="00771BF0" w:rsidDel="00771BF0">
              <w:rPr>
                <w:rPrChange w:id="349" w:author="Bright Liu" w:date="2025-11-25T11:25:00Z" w16du:dateUtc="2025-11-25T03:25:00Z">
                  <w:rPr>
                    <w:rStyle w:val="af2"/>
                    <w:noProof/>
                  </w:rPr>
                </w:rPrChange>
              </w:rPr>
              <w:delText>Upgrading Firmware</w:delText>
            </w:r>
            <w:r w:rsidDel="00771BF0">
              <w:rPr>
                <w:noProof/>
                <w:webHidden/>
              </w:rPr>
              <w:tab/>
              <w:delText>30</w:delText>
            </w:r>
          </w:del>
        </w:p>
        <w:p w14:paraId="0486B44F" w14:textId="6DE82AF3" w:rsidR="00C15FEB" w:rsidDel="00771BF0" w:rsidRDefault="00C15FEB">
          <w:pPr>
            <w:pStyle w:val="TOC1"/>
            <w:tabs>
              <w:tab w:val="left" w:pos="840"/>
              <w:tab w:val="right" w:leader="dot" w:pos="9515"/>
            </w:tabs>
            <w:rPr>
              <w:del w:id="350" w:author="Bright Liu" w:date="2025-11-25T11:25:00Z" w16du:dateUtc="2025-11-25T03:25:00Z"/>
              <w:rFonts w:asciiTheme="minorHAnsi" w:eastAsiaTheme="minorEastAsia" w:hAnsiTheme="minorHAnsi" w:cstheme="minorBidi"/>
              <w:noProof/>
              <w:sz w:val="21"/>
              <w:szCs w:val="22"/>
              <w14:ligatures w14:val="standardContextual"/>
            </w:rPr>
          </w:pPr>
          <w:del w:id="351" w:author="Bright Liu" w:date="2025-11-25T11:25:00Z" w16du:dateUtc="2025-11-25T03:25:00Z">
            <w:r w:rsidRPr="00771BF0" w:rsidDel="00771BF0">
              <w:rPr>
                <w:rPrChange w:id="352" w:author="Bright Liu" w:date="2025-11-25T11:25:00Z" w16du:dateUtc="2025-11-25T03:25:00Z">
                  <w:rPr>
                    <w:rStyle w:val="af2"/>
                    <w:noProof/>
                  </w:rPr>
                </w:rPrChange>
              </w:rPr>
              <w:delText>13.</w:delText>
            </w:r>
            <w:r w:rsidDel="00771BF0">
              <w:rPr>
                <w:rFonts w:asciiTheme="minorHAnsi" w:eastAsiaTheme="minorEastAsia" w:hAnsiTheme="minorHAnsi" w:cstheme="minorBidi"/>
                <w:noProof/>
                <w:sz w:val="21"/>
                <w:szCs w:val="22"/>
                <w14:ligatures w14:val="standardContextual"/>
              </w:rPr>
              <w:tab/>
            </w:r>
            <w:r w:rsidRPr="00771BF0" w:rsidDel="00771BF0">
              <w:rPr>
                <w:rPrChange w:id="353" w:author="Bright Liu" w:date="2025-11-25T11:25:00Z" w16du:dateUtc="2025-11-25T03:25:00Z">
                  <w:rPr>
                    <w:rStyle w:val="af2"/>
                    <w:noProof/>
                  </w:rPr>
                </w:rPrChange>
              </w:rPr>
              <w:delText>Document Revision History</w:delText>
            </w:r>
            <w:r w:rsidDel="00771BF0">
              <w:rPr>
                <w:noProof/>
                <w:webHidden/>
              </w:rPr>
              <w:tab/>
              <w:delText>31</w:delText>
            </w:r>
          </w:del>
        </w:p>
        <w:p w14:paraId="233A9401" w14:textId="3EBFE868" w:rsidR="00867F99" w:rsidDel="00771BF0" w:rsidRDefault="00867F99" w:rsidP="00867F99">
          <w:pPr>
            <w:pStyle w:val="TOC1"/>
            <w:tabs>
              <w:tab w:val="left" w:pos="420"/>
              <w:tab w:val="right" w:leader="dot" w:pos="9515"/>
            </w:tabs>
            <w:spacing w:line="300" w:lineRule="exact"/>
            <w:rPr>
              <w:del w:id="354" w:author="Bright Liu" w:date="2025-11-25T11:25:00Z" w16du:dateUtc="2025-11-25T03:25:00Z"/>
              <w:rFonts w:asciiTheme="minorHAnsi" w:eastAsiaTheme="minorEastAsia" w:hAnsiTheme="minorHAnsi" w:cstheme="minorBidi"/>
              <w:noProof/>
              <w:sz w:val="21"/>
              <w:szCs w:val="22"/>
              <w14:ligatures w14:val="standardContextual"/>
            </w:rPr>
          </w:pPr>
          <w:del w:id="355" w:author="Bright Liu" w:date="2025-11-25T11:25:00Z" w16du:dateUtc="2025-11-25T03:25:00Z">
            <w:r w:rsidRPr="00C15FEB" w:rsidDel="00771BF0">
              <w:rPr>
                <w:rStyle w:val="af2"/>
                <w:noProof/>
              </w:rPr>
              <w:delText>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Overview</w:delText>
            </w:r>
            <w:r w:rsidDel="00771BF0">
              <w:rPr>
                <w:noProof/>
                <w:webHidden/>
              </w:rPr>
              <w:tab/>
              <w:delText>4</w:delText>
            </w:r>
          </w:del>
        </w:p>
        <w:p w14:paraId="194CB31F" w14:textId="0C73E033" w:rsidR="00867F99" w:rsidDel="00771BF0" w:rsidRDefault="00867F99" w:rsidP="00867F99">
          <w:pPr>
            <w:pStyle w:val="TOC1"/>
            <w:tabs>
              <w:tab w:val="left" w:pos="420"/>
              <w:tab w:val="right" w:leader="dot" w:pos="9515"/>
            </w:tabs>
            <w:spacing w:line="300" w:lineRule="exact"/>
            <w:rPr>
              <w:del w:id="356" w:author="Bright Liu" w:date="2025-11-25T11:25:00Z" w16du:dateUtc="2025-11-25T03:25:00Z"/>
              <w:rFonts w:asciiTheme="minorHAnsi" w:eastAsiaTheme="minorEastAsia" w:hAnsiTheme="minorHAnsi" w:cstheme="minorBidi"/>
              <w:noProof/>
              <w:sz w:val="21"/>
              <w:szCs w:val="22"/>
              <w14:ligatures w14:val="standardContextual"/>
            </w:rPr>
          </w:pPr>
          <w:del w:id="357" w:author="Bright Liu" w:date="2025-11-25T11:25:00Z" w16du:dateUtc="2025-11-25T03:25:00Z">
            <w:r w:rsidRPr="00C15FEB" w:rsidDel="00771BF0">
              <w:rPr>
                <w:rStyle w:val="af2"/>
                <w:noProof/>
              </w:rPr>
              <w:delText>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Fundamental Knowledge</w:delText>
            </w:r>
            <w:r w:rsidDel="00771BF0">
              <w:rPr>
                <w:noProof/>
                <w:webHidden/>
              </w:rPr>
              <w:tab/>
              <w:delText>4</w:delText>
            </w:r>
          </w:del>
        </w:p>
        <w:p w14:paraId="2E806E0D" w14:textId="546CC8F0" w:rsidR="00867F99" w:rsidDel="00771BF0" w:rsidRDefault="00867F99" w:rsidP="00867F99">
          <w:pPr>
            <w:pStyle w:val="TOC1"/>
            <w:tabs>
              <w:tab w:val="left" w:pos="420"/>
              <w:tab w:val="right" w:leader="dot" w:pos="9515"/>
            </w:tabs>
            <w:spacing w:line="300" w:lineRule="exact"/>
            <w:rPr>
              <w:del w:id="358" w:author="Bright Liu" w:date="2025-11-25T11:25:00Z" w16du:dateUtc="2025-11-25T03:25:00Z"/>
              <w:rFonts w:asciiTheme="minorHAnsi" w:eastAsiaTheme="minorEastAsia" w:hAnsiTheme="minorHAnsi" w:cstheme="minorBidi"/>
              <w:noProof/>
              <w:sz w:val="21"/>
              <w:szCs w:val="22"/>
              <w14:ligatures w14:val="standardContextual"/>
            </w:rPr>
          </w:pPr>
          <w:del w:id="359" w:author="Bright Liu" w:date="2025-11-25T11:25:00Z" w16du:dateUtc="2025-11-25T03:25:00Z">
            <w:r w:rsidRPr="00C15FEB" w:rsidDel="00771BF0">
              <w:rPr>
                <w:rStyle w:val="af2"/>
                <w:noProof/>
              </w:rPr>
              <w:delText>3.</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Requirements of the Developers</w:delText>
            </w:r>
            <w:r w:rsidDel="00771BF0">
              <w:rPr>
                <w:noProof/>
                <w:webHidden/>
              </w:rPr>
              <w:tab/>
              <w:delText>5</w:delText>
            </w:r>
          </w:del>
        </w:p>
        <w:p w14:paraId="100AAEA2" w14:textId="6C6572CE" w:rsidR="00867F99" w:rsidDel="00771BF0" w:rsidRDefault="00867F99" w:rsidP="00867F99">
          <w:pPr>
            <w:pStyle w:val="TOC1"/>
            <w:tabs>
              <w:tab w:val="left" w:pos="420"/>
              <w:tab w:val="right" w:leader="dot" w:pos="9515"/>
            </w:tabs>
            <w:spacing w:line="300" w:lineRule="exact"/>
            <w:rPr>
              <w:del w:id="360" w:author="Bright Liu" w:date="2025-11-25T11:25:00Z" w16du:dateUtc="2025-11-25T03:25:00Z"/>
              <w:rFonts w:asciiTheme="minorHAnsi" w:eastAsiaTheme="minorEastAsia" w:hAnsiTheme="minorHAnsi" w:cstheme="minorBidi"/>
              <w:noProof/>
              <w:sz w:val="21"/>
              <w:szCs w:val="22"/>
              <w14:ligatures w14:val="standardContextual"/>
            </w:rPr>
          </w:pPr>
          <w:del w:id="361" w:author="Bright Liu" w:date="2025-11-25T11:25:00Z" w16du:dateUtc="2025-11-25T03:25:00Z">
            <w:r w:rsidRPr="00C15FEB" w:rsidDel="00771BF0">
              <w:rPr>
                <w:rStyle w:val="af2"/>
                <w:noProof/>
              </w:rPr>
              <w:delText>4.</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How the Client App Interacts with Devices</w:delText>
            </w:r>
            <w:r w:rsidDel="00771BF0">
              <w:rPr>
                <w:noProof/>
                <w:webHidden/>
              </w:rPr>
              <w:tab/>
              <w:delText>5</w:delText>
            </w:r>
          </w:del>
        </w:p>
        <w:p w14:paraId="04DA4264" w14:textId="0AF23DF4" w:rsidR="00867F99" w:rsidDel="00771BF0" w:rsidRDefault="00867F99" w:rsidP="00867F99">
          <w:pPr>
            <w:pStyle w:val="TOC1"/>
            <w:tabs>
              <w:tab w:val="left" w:pos="420"/>
              <w:tab w:val="right" w:leader="dot" w:pos="9515"/>
            </w:tabs>
            <w:spacing w:line="300" w:lineRule="exact"/>
            <w:rPr>
              <w:del w:id="362" w:author="Bright Liu" w:date="2025-11-25T11:25:00Z" w16du:dateUtc="2025-11-25T03:25:00Z"/>
              <w:rFonts w:asciiTheme="minorHAnsi" w:eastAsiaTheme="minorEastAsia" w:hAnsiTheme="minorHAnsi" w:cstheme="minorBidi"/>
              <w:noProof/>
              <w:sz w:val="21"/>
              <w:szCs w:val="22"/>
              <w14:ligatures w14:val="standardContextual"/>
            </w:rPr>
          </w:pPr>
          <w:del w:id="363" w:author="Bright Liu" w:date="2025-11-25T11:25:00Z" w16du:dateUtc="2025-11-25T03:25:00Z">
            <w:r w:rsidRPr="00C15FEB" w:rsidDel="00771BF0">
              <w:rPr>
                <w:rStyle w:val="af2"/>
                <w:noProof/>
              </w:rPr>
              <w:delText>5.</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Before You Start</w:delText>
            </w:r>
            <w:r w:rsidDel="00771BF0">
              <w:rPr>
                <w:noProof/>
                <w:webHidden/>
              </w:rPr>
              <w:tab/>
              <w:delText>5</w:delText>
            </w:r>
          </w:del>
        </w:p>
        <w:p w14:paraId="44319905" w14:textId="0A3F6986" w:rsidR="00867F99" w:rsidDel="00771BF0" w:rsidRDefault="00867F99" w:rsidP="00867F99">
          <w:pPr>
            <w:pStyle w:val="TOC1"/>
            <w:tabs>
              <w:tab w:val="left" w:pos="420"/>
              <w:tab w:val="right" w:leader="dot" w:pos="9515"/>
            </w:tabs>
            <w:spacing w:line="300" w:lineRule="exact"/>
            <w:rPr>
              <w:del w:id="364" w:author="Bright Liu" w:date="2025-11-25T11:25:00Z" w16du:dateUtc="2025-11-25T03:25:00Z"/>
              <w:rFonts w:asciiTheme="minorHAnsi" w:eastAsiaTheme="minorEastAsia" w:hAnsiTheme="minorHAnsi" w:cstheme="minorBidi"/>
              <w:noProof/>
              <w:sz w:val="21"/>
              <w:szCs w:val="22"/>
              <w14:ligatures w14:val="standardContextual"/>
            </w:rPr>
          </w:pPr>
          <w:del w:id="365" w:author="Bright Liu" w:date="2025-11-25T11:25:00Z" w16du:dateUtc="2025-11-25T03:25:00Z">
            <w:r w:rsidRPr="00C15FEB" w:rsidDel="00771BF0">
              <w:rPr>
                <w:rStyle w:val="af2"/>
                <w:noProof/>
              </w:rPr>
              <w:delText>6.</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Discovering Devices</w:delText>
            </w:r>
            <w:r w:rsidDel="00771BF0">
              <w:rPr>
                <w:noProof/>
                <w:webHidden/>
              </w:rPr>
              <w:tab/>
              <w:delText>6</w:delText>
            </w:r>
          </w:del>
        </w:p>
        <w:p w14:paraId="3DC8327A" w14:textId="3DBFEFC7" w:rsidR="00867F99" w:rsidDel="00771BF0" w:rsidRDefault="00867F99" w:rsidP="00867F99">
          <w:pPr>
            <w:pStyle w:val="TOC1"/>
            <w:tabs>
              <w:tab w:val="left" w:pos="420"/>
              <w:tab w:val="right" w:leader="dot" w:pos="9515"/>
            </w:tabs>
            <w:spacing w:line="300" w:lineRule="exact"/>
            <w:rPr>
              <w:del w:id="366" w:author="Bright Liu" w:date="2025-11-25T11:25:00Z" w16du:dateUtc="2025-11-25T03:25:00Z"/>
              <w:rFonts w:asciiTheme="minorHAnsi" w:eastAsiaTheme="minorEastAsia" w:hAnsiTheme="minorHAnsi" w:cstheme="minorBidi"/>
              <w:noProof/>
              <w:sz w:val="21"/>
              <w:szCs w:val="22"/>
              <w14:ligatures w14:val="standardContextual"/>
            </w:rPr>
          </w:pPr>
          <w:del w:id="367" w:author="Bright Liu" w:date="2025-11-25T11:25:00Z" w16du:dateUtc="2025-11-25T03:25:00Z">
            <w:r w:rsidRPr="00C15FEB" w:rsidDel="00771BF0">
              <w:rPr>
                <w:rStyle w:val="af2"/>
                <w:noProof/>
              </w:rPr>
              <w:delText>7.</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Functions Based on Telnet Session</w:delText>
            </w:r>
            <w:r w:rsidDel="00771BF0">
              <w:rPr>
                <w:noProof/>
                <w:webHidden/>
              </w:rPr>
              <w:tab/>
              <w:delText>7</w:delText>
            </w:r>
          </w:del>
        </w:p>
        <w:p w14:paraId="44454E1C" w14:textId="075E84AE" w:rsidR="00867F99" w:rsidDel="00771BF0" w:rsidRDefault="00867F99" w:rsidP="00867F99">
          <w:pPr>
            <w:pStyle w:val="TOC2"/>
            <w:tabs>
              <w:tab w:val="left" w:pos="1050"/>
              <w:tab w:val="right" w:leader="dot" w:pos="9515"/>
            </w:tabs>
            <w:spacing w:line="300" w:lineRule="exact"/>
            <w:rPr>
              <w:del w:id="368" w:author="Bright Liu" w:date="2025-11-25T11:25:00Z" w16du:dateUtc="2025-11-25T03:25:00Z"/>
              <w:rFonts w:asciiTheme="minorHAnsi" w:eastAsiaTheme="minorEastAsia" w:hAnsiTheme="minorHAnsi" w:cstheme="minorBidi"/>
              <w:noProof/>
              <w:sz w:val="21"/>
              <w:szCs w:val="22"/>
              <w14:ligatures w14:val="standardContextual"/>
            </w:rPr>
          </w:pPr>
          <w:del w:id="369" w:author="Bright Liu" w:date="2025-11-25T11:25:00Z" w16du:dateUtc="2025-11-25T03:25:00Z">
            <w:r w:rsidRPr="00C15FEB" w:rsidDel="00771BF0">
              <w:rPr>
                <w:rStyle w:val="af2"/>
                <w:noProof/>
              </w:rPr>
              <w:delText>7.1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Functions for TX and RX</w:delText>
            </w:r>
            <w:r w:rsidDel="00771BF0">
              <w:rPr>
                <w:noProof/>
                <w:webHidden/>
              </w:rPr>
              <w:tab/>
              <w:delText>7</w:delText>
            </w:r>
          </w:del>
        </w:p>
        <w:p w14:paraId="31D24F35" w14:textId="5014C374" w:rsidR="00867F99" w:rsidDel="00771BF0" w:rsidRDefault="00867F99" w:rsidP="00867F99">
          <w:pPr>
            <w:pStyle w:val="TOC3"/>
            <w:tabs>
              <w:tab w:val="left" w:pos="1470"/>
              <w:tab w:val="right" w:leader="dot" w:pos="9515"/>
            </w:tabs>
            <w:spacing w:line="300" w:lineRule="exact"/>
            <w:rPr>
              <w:del w:id="370" w:author="Bright Liu" w:date="2025-11-25T11:25:00Z" w16du:dateUtc="2025-11-25T03:25:00Z"/>
              <w:rFonts w:asciiTheme="minorHAnsi" w:eastAsiaTheme="minorEastAsia" w:hAnsiTheme="minorHAnsi" w:cstheme="minorBidi"/>
              <w:noProof/>
              <w:sz w:val="21"/>
              <w:szCs w:val="22"/>
              <w14:ligatures w14:val="standardContextual"/>
            </w:rPr>
          </w:pPr>
          <w:del w:id="371" w:author="Bright Liu" w:date="2025-11-25T11:25:00Z" w16du:dateUtc="2025-11-25T03:25:00Z">
            <w:r w:rsidRPr="00C15FEB" w:rsidDel="00771BF0">
              <w:rPr>
                <w:rStyle w:val="af2"/>
                <w:noProof/>
              </w:rPr>
              <w:delText>7.1.1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Logging in to the Device</w:delText>
            </w:r>
            <w:r w:rsidDel="00771BF0">
              <w:rPr>
                <w:noProof/>
                <w:webHidden/>
              </w:rPr>
              <w:tab/>
              <w:delText>7</w:delText>
            </w:r>
          </w:del>
        </w:p>
        <w:p w14:paraId="6C355F38" w14:textId="479B147A" w:rsidR="00867F99" w:rsidDel="00771BF0" w:rsidRDefault="00867F99" w:rsidP="00867F99">
          <w:pPr>
            <w:pStyle w:val="TOC3"/>
            <w:tabs>
              <w:tab w:val="left" w:pos="1470"/>
              <w:tab w:val="right" w:leader="dot" w:pos="9515"/>
            </w:tabs>
            <w:spacing w:line="300" w:lineRule="exact"/>
            <w:rPr>
              <w:del w:id="372" w:author="Bright Liu" w:date="2025-11-25T11:25:00Z" w16du:dateUtc="2025-11-25T03:25:00Z"/>
              <w:rFonts w:asciiTheme="minorHAnsi" w:eastAsiaTheme="minorEastAsia" w:hAnsiTheme="minorHAnsi" w:cstheme="minorBidi"/>
              <w:noProof/>
              <w:sz w:val="21"/>
              <w:szCs w:val="22"/>
              <w14:ligatures w14:val="standardContextual"/>
            </w:rPr>
          </w:pPr>
          <w:del w:id="373" w:author="Bright Liu" w:date="2025-11-25T11:25:00Z" w16du:dateUtc="2025-11-25T03:25:00Z">
            <w:r w:rsidRPr="00C15FEB" w:rsidDel="00771BF0">
              <w:rPr>
                <w:rStyle w:val="af2"/>
                <w:noProof/>
              </w:rPr>
              <w:delText>7.1.2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Setting and Saving Device Alias</w:delText>
            </w:r>
            <w:r w:rsidDel="00771BF0">
              <w:rPr>
                <w:noProof/>
                <w:webHidden/>
              </w:rPr>
              <w:tab/>
              <w:delText>7</w:delText>
            </w:r>
          </w:del>
        </w:p>
        <w:p w14:paraId="5692E5AC" w14:textId="236D7645" w:rsidR="00867F99" w:rsidDel="00771BF0" w:rsidRDefault="00867F99" w:rsidP="00867F99">
          <w:pPr>
            <w:pStyle w:val="TOC3"/>
            <w:tabs>
              <w:tab w:val="left" w:pos="1470"/>
              <w:tab w:val="right" w:leader="dot" w:pos="9515"/>
            </w:tabs>
            <w:spacing w:line="300" w:lineRule="exact"/>
            <w:rPr>
              <w:del w:id="374" w:author="Bright Liu" w:date="2025-11-25T11:25:00Z" w16du:dateUtc="2025-11-25T03:25:00Z"/>
              <w:rFonts w:asciiTheme="minorHAnsi" w:eastAsiaTheme="minorEastAsia" w:hAnsiTheme="minorHAnsi" w:cstheme="minorBidi"/>
              <w:noProof/>
              <w:sz w:val="21"/>
              <w:szCs w:val="22"/>
              <w14:ligatures w14:val="standardContextual"/>
            </w:rPr>
          </w:pPr>
          <w:del w:id="375" w:author="Bright Liu" w:date="2025-11-25T11:25:00Z" w16du:dateUtc="2025-11-25T03:25:00Z">
            <w:r w:rsidRPr="00C15FEB" w:rsidDel="00771BF0">
              <w:rPr>
                <w:rStyle w:val="af2"/>
                <w:noProof/>
              </w:rPr>
              <w:delText>7.1.3</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Setting/Getting IP Address and Netmask for/from Device</w:delText>
            </w:r>
            <w:r w:rsidDel="00771BF0">
              <w:rPr>
                <w:noProof/>
                <w:webHidden/>
              </w:rPr>
              <w:tab/>
              <w:delText>8</w:delText>
            </w:r>
          </w:del>
        </w:p>
        <w:p w14:paraId="5C81DAEA" w14:textId="395F08C3" w:rsidR="00867F99" w:rsidDel="00771BF0" w:rsidRDefault="00867F99" w:rsidP="00867F99">
          <w:pPr>
            <w:pStyle w:val="TOC3"/>
            <w:tabs>
              <w:tab w:val="left" w:pos="1470"/>
              <w:tab w:val="right" w:leader="dot" w:pos="9515"/>
            </w:tabs>
            <w:spacing w:line="300" w:lineRule="exact"/>
            <w:rPr>
              <w:del w:id="376" w:author="Bright Liu" w:date="2025-11-25T11:25:00Z" w16du:dateUtc="2025-11-25T03:25:00Z"/>
              <w:rFonts w:asciiTheme="minorHAnsi" w:eastAsiaTheme="minorEastAsia" w:hAnsiTheme="minorHAnsi" w:cstheme="minorBidi"/>
              <w:noProof/>
              <w:sz w:val="21"/>
              <w:szCs w:val="22"/>
              <w14:ligatures w14:val="standardContextual"/>
            </w:rPr>
          </w:pPr>
          <w:del w:id="377" w:author="Bright Liu" w:date="2025-11-25T11:25:00Z" w16du:dateUtc="2025-11-25T03:25:00Z">
            <w:r w:rsidRPr="00C15FEB" w:rsidDel="00771BF0">
              <w:rPr>
                <w:rStyle w:val="af2"/>
                <w:noProof/>
              </w:rPr>
              <w:delText>7.1.4</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Operating the Serial Port</w:delText>
            </w:r>
            <w:r w:rsidDel="00771BF0">
              <w:rPr>
                <w:noProof/>
                <w:webHidden/>
              </w:rPr>
              <w:tab/>
              <w:delText>9</w:delText>
            </w:r>
          </w:del>
        </w:p>
        <w:p w14:paraId="7CB81E44" w14:textId="0DDFF690" w:rsidR="00867F99" w:rsidDel="00771BF0" w:rsidRDefault="00867F99" w:rsidP="00867F99">
          <w:pPr>
            <w:pStyle w:val="TOC3"/>
            <w:tabs>
              <w:tab w:val="left" w:pos="1470"/>
              <w:tab w:val="right" w:leader="dot" w:pos="9515"/>
            </w:tabs>
            <w:spacing w:line="300" w:lineRule="exact"/>
            <w:rPr>
              <w:del w:id="378" w:author="Bright Liu" w:date="2025-11-25T11:25:00Z" w16du:dateUtc="2025-11-25T03:25:00Z"/>
              <w:rFonts w:asciiTheme="minorHAnsi" w:eastAsiaTheme="minorEastAsia" w:hAnsiTheme="minorHAnsi" w:cstheme="minorBidi"/>
              <w:noProof/>
              <w:sz w:val="21"/>
              <w:szCs w:val="22"/>
              <w14:ligatures w14:val="standardContextual"/>
            </w:rPr>
          </w:pPr>
          <w:del w:id="379" w:author="Bright Liu" w:date="2025-11-25T11:25:00Z" w16du:dateUtc="2025-11-25T03:25:00Z">
            <w:r w:rsidRPr="00C15FEB" w:rsidDel="00771BF0">
              <w:rPr>
                <w:rStyle w:val="af2"/>
                <w:noProof/>
              </w:rPr>
              <w:delText>7.1.5</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Rebooting Device</w:delText>
            </w:r>
            <w:r w:rsidDel="00771BF0">
              <w:rPr>
                <w:noProof/>
                <w:webHidden/>
              </w:rPr>
              <w:tab/>
              <w:delText>10</w:delText>
            </w:r>
          </w:del>
        </w:p>
        <w:p w14:paraId="3E6E200C" w14:textId="64029DFE" w:rsidR="00867F99" w:rsidDel="00771BF0" w:rsidRDefault="00867F99" w:rsidP="00867F99">
          <w:pPr>
            <w:pStyle w:val="TOC3"/>
            <w:tabs>
              <w:tab w:val="left" w:pos="1470"/>
              <w:tab w:val="right" w:leader="dot" w:pos="9515"/>
            </w:tabs>
            <w:spacing w:line="300" w:lineRule="exact"/>
            <w:rPr>
              <w:del w:id="380" w:author="Bright Liu" w:date="2025-11-25T11:25:00Z" w16du:dateUtc="2025-11-25T03:25:00Z"/>
              <w:rFonts w:asciiTheme="minorHAnsi" w:eastAsiaTheme="minorEastAsia" w:hAnsiTheme="minorHAnsi" w:cstheme="minorBidi"/>
              <w:noProof/>
              <w:sz w:val="21"/>
              <w:szCs w:val="22"/>
              <w14:ligatures w14:val="standardContextual"/>
            </w:rPr>
          </w:pPr>
          <w:del w:id="381" w:author="Bright Liu" w:date="2025-11-25T11:25:00Z" w16du:dateUtc="2025-11-25T03:25:00Z">
            <w:r w:rsidRPr="00C15FEB" w:rsidDel="00771BF0">
              <w:rPr>
                <w:rStyle w:val="af2"/>
                <w:noProof/>
              </w:rPr>
              <w:delText>7.1.6</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Getting Firmware Version</w:delText>
            </w:r>
            <w:r w:rsidDel="00771BF0">
              <w:rPr>
                <w:noProof/>
                <w:webHidden/>
              </w:rPr>
              <w:tab/>
              <w:delText>11</w:delText>
            </w:r>
          </w:del>
        </w:p>
        <w:p w14:paraId="21D04441" w14:textId="53741581" w:rsidR="00867F99" w:rsidDel="00771BF0" w:rsidRDefault="00867F99" w:rsidP="00867F99">
          <w:pPr>
            <w:pStyle w:val="TOC3"/>
            <w:tabs>
              <w:tab w:val="left" w:pos="1470"/>
              <w:tab w:val="right" w:leader="dot" w:pos="9515"/>
            </w:tabs>
            <w:spacing w:line="300" w:lineRule="exact"/>
            <w:rPr>
              <w:del w:id="382" w:author="Bright Liu" w:date="2025-11-25T11:25:00Z" w16du:dateUtc="2025-11-25T03:25:00Z"/>
              <w:rFonts w:asciiTheme="minorHAnsi" w:eastAsiaTheme="minorEastAsia" w:hAnsiTheme="minorHAnsi" w:cstheme="minorBidi"/>
              <w:noProof/>
              <w:sz w:val="21"/>
              <w:szCs w:val="22"/>
              <w14:ligatures w14:val="standardContextual"/>
            </w:rPr>
          </w:pPr>
          <w:del w:id="383" w:author="Bright Liu" w:date="2025-11-25T11:25:00Z" w16du:dateUtc="2025-11-25T03:25:00Z">
            <w:r w:rsidRPr="00C15FEB" w:rsidDel="00771BF0">
              <w:rPr>
                <w:rStyle w:val="af2"/>
                <w:noProof/>
              </w:rPr>
              <w:delText>7.1.7</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Restoring Device to Factory Defaults</w:delText>
            </w:r>
            <w:r w:rsidDel="00771BF0">
              <w:rPr>
                <w:noProof/>
                <w:webHidden/>
              </w:rPr>
              <w:tab/>
              <w:delText>11</w:delText>
            </w:r>
          </w:del>
        </w:p>
        <w:p w14:paraId="4DD72790" w14:textId="2769D5D9" w:rsidR="00867F99" w:rsidDel="00771BF0" w:rsidRDefault="00867F99" w:rsidP="00867F99">
          <w:pPr>
            <w:pStyle w:val="TOC2"/>
            <w:tabs>
              <w:tab w:val="left" w:pos="1050"/>
              <w:tab w:val="right" w:leader="dot" w:pos="9515"/>
            </w:tabs>
            <w:spacing w:line="300" w:lineRule="exact"/>
            <w:rPr>
              <w:del w:id="384" w:author="Bright Liu" w:date="2025-11-25T11:25:00Z" w16du:dateUtc="2025-11-25T03:25:00Z"/>
              <w:rFonts w:asciiTheme="minorHAnsi" w:eastAsiaTheme="minorEastAsia" w:hAnsiTheme="minorHAnsi" w:cstheme="minorBidi"/>
              <w:noProof/>
              <w:sz w:val="21"/>
              <w:szCs w:val="22"/>
              <w14:ligatures w14:val="standardContextual"/>
            </w:rPr>
          </w:pPr>
          <w:del w:id="385" w:author="Bright Liu" w:date="2025-11-25T11:25:00Z" w16du:dateUtc="2025-11-25T03:25:00Z">
            <w:r w:rsidRPr="00C15FEB" w:rsidDel="00771BF0">
              <w:rPr>
                <w:rStyle w:val="af2"/>
                <w:noProof/>
              </w:rPr>
              <w:delText>7.2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Functions for TX Only</w:delText>
            </w:r>
            <w:r w:rsidDel="00771BF0">
              <w:rPr>
                <w:noProof/>
                <w:webHidden/>
              </w:rPr>
              <w:tab/>
              <w:delText>11</w:delText>
            </w:r>
          </w:del>
        </w:p>
        <w:p w14:paraId="521590C2" w14:textId="223DB376" w:rsidR="00867F99" w:rsidDel="00771BF0" w:rsidRDefault="00867F99" w:rsidP="00867F99">
          <w:pPr>
            <w:pStyle w:val="TOC3"/>
            <w:tabs>
              <w:tab w:val="left" w:pos="1470"/>
              <w:tab w:val="right" w:leader="dot" w:pos="9515"/>
            </w:tabs>
            <w:spacing w:line="300" w:lineRule="exact"/>
            <w:rPr>
              <w:del w:id="386" w:author="Bright Liu" w:date="2025-11-25T11:25:00Z" w16du:dateUtc="2025-11-25T03:25:00Z"/>
              <w:rFonts w:asciiTheme="minorHAnsi" w:eastAsiaTheme="minorEastAsia" w:hAnsiTheme="minorHAnsi" w:cstheme="minorBidi"/>
              <w:noProof/>
              <w:sz w:val="21"/>
              <w:szCs w:val="22"/>
              <w14:ligatures w14:val="standardContextual"/>
            </w:rPr>
          </w:pPr>
          <w:del w:id="387" w:author="Bright Liu" w:date="2025-11-25T11:25:00Z" w16du:dateUtc="2025-11-25T03:25:00Z">
            <w:r w:rsidRPr="00C15FEB" w:rsidDel="00771BF0">
              <w:rPr>
                <w:rStyle w:val="af2"/>
                <w:noProof/>
              </w:rPr>
              <w:delText>7.2.1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Setting HDCP</w:delText>
            </w:r>
            <w:r w:rsidDel="00771BF0">
              <w:rPr>
                <w:noProof/>
                <w:webHidden/>
              </w:rPr>
              <w:tab/>
              <w:delText>11</w:delText>
            </w:r>
          </w:del>
        </w:p>
        <w:p w14:paraId="205F4D54" w14:textId="341A703D" w:rsidR="00867F99" w:rsidDel="00771BF0" w:rsidRDefault="00867F99" w:rsidP="00867F99">
          <w:pPr>
            <w:pStyle w:val="TOC2"/>
            <w:tabs>
              <w:tab w:val="left" w:pos="1050"/>
              <w:tab w:val="right" w:leader="dot" w:pos="9515"/>
            </w:tabs>
            <w:spacing w:line="300" w:lineRule="exact"/>
            <w:rPr>
              <w:del w:id="388" w:author="Bright Liu" w:date="2025-11-25T11:25:00Z" w16du:dateUtc="2025-11-25T03:25:00Z"/>
              <w:rFonts w:asciiTheme="minorHAnsi" w:eastAsiaTheme="minorEastAsia" w:hAnsiTheme="minorHAnsi" w:cstheme="minorBidi"/>
              <w:noProof/>
              <w:sz w:val="21"/>
              <w:szCs w:val="22"/>
              <w14:ligatures w14:val="standardContextual"/>
            </w:rPr>
          </w:pPr>
          <w:del w:id="389" w:author="Bright Liu" w:date="2025-11-25T11:25:00Z" w16du:dateUtc="2025-11-25T03:25:00Z">
            <w:r w:rsidRPr="00C15FEB" w:rsidDel="00771BF0">
              <w:rPr>
                <w:rStyle w:val="af2"/>
                <w:noProof/>
              </w:rPr>
              <w:delText>7.3</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Functions for RX Only</w:delText>
            </w:r>
            <w:r w:rsidDel="00771BF0">
              <w:rPr>
                <w:noProof/>
                <w:webHidden/>
              </w:rPr>
              <w:tab/>
              <w:delText>11</w:delText>
            </w:r>
          </w:del>
        </w:p>
        <w:p w14:paraId="032643BF" w14:textId="75509ABD" w:rsidR="00867F99" w:rsidDel="00771BF0" w:rsidRDefault="00867F99" w:rsidP="00867F99">
          <w:pPr>
            <w:pStyle w:val="TOC3"/>
            <w:tabs>
              <w:tab w:val="left" w:pos="1470"/>
              <w:tab w:val="right" w:leader="dot" w:pos="9515"/>
            </w:tabs>
            <w:spacing w:line="300" w:lineRule="exact"/>
            <w:rPr>
              <w:del w:id="390" w:author="Bright Liu" w:date="2025-11-25T11:25:00Z" w16du:dateUtc="2025-11-25T03:25:00Z"/>
              <w:rFonts w:asciiTheme="minorHAnsi" w:eastAsiaTheme="minorEastAsia" w:hAnsiTheme="minorHAnsi" w:cstheme="minorBidi"/>
              <w:noProof/>
              <w:sz w:val="21"/>
              <w:szCs w:val="22"/>
              <w14:ligatures w14:val="standardContextual"/>
            </w:rPr>
          </w:pPr>
          <w:del w:id="391" w:author="Bright Liu" w:date="2025-11-25T11:25:00Z" w16du:dateUtc="2025-11-25T03:25:00Z">
            <w:r w:rsidRPr="00C15FEB" w:rsidDel="00771BF0">
              <w:rPr>
                <w:rStyle w:val="af2"/>
                <w:noProof/>
              </w:rPr>
              <w:delText>7.3.1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Setting Communication Modes for Controlling Display On/Off via RX</w:delText>
            </w:r>
            <w:r w:rsidDel="00771BF0">
              <w:rPr>
                <w:noProof/>
                <w:webHidden/>
              </w:rPr>
              <w:tab/>
              <w:delText>11</w:delText>
            </w:r>
          </w:del>
        </w:p>
        <w:p w14:paraId="6E019AA6" w14:textId="304D48E9" w:rsidR="00867F99" w:rsidDel="00771BF0" w:rsidRDefault="00867F99" w:rsidP="00867F99">
          <w:pPr>
            <w:pStyle w:val="TOC3"/>
            <w:tabs>
              <w:tab w:val="left" w:pos="1470"/>
              <w:tab w:val="right" w:leader="dot" w:pos="9515"/>
            </w:tabs>
            <w:spacing w:line="300" w:lineRule="exact"/>
            <w:rPr>
              <w:del w:id="392" w:author="Bright Liu" w:date="2025-11-25T11:25:00Z" w16du:dateUtc="2025-11-25T03:25:00Z"/>
              <w:rFonts w:asciiTheme="minorHAnsi" w:eastAsiaTheme="minorEastAsia" w:hAnsiTheme="minorHAnsi" w:cstheme="minorBidi"/>
              <w:noProof/>
              <w:sz w:val="21"/>
              <w:szCs w:val="22"/>
              <w14:ligatures w14:val="standardContextual"/>
            </w:rPr>
          </w:pPr>
          <w:del w:id="393" w:author="Bright Liu" w:date="2025-11-25T11:25:00Z" w16du:dateUtc="2025-11-25T03:25:00Z">
            <w:r w:rsidRPr="00C15FEB" w:rsidDel="00771BF0">
              <w:rPr>
                <w:rStyle w:val="af2"/>
                <w:noProof/>
              </w:rPr>
              <w:delText>7.3.2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Setting CEC Commands for Controlling Display On/Off</w:delText>
            </w:r>
            <w:r w:rsidDel="00771BF0">
              <w:rPr>
                <w:noProof/>
                <w:webHidden/>
              </w:rPr>
              <w:tab/>
              <w:delText>12</w:delText>
            </w:r>
          </w:del>
        </w:p>
        <w:p w14:paraId="4E96CF36" w14:textId="1FF2DD0D" w:rsidR="00867F99" w:rsidDel="00771BF0" w:rsidRDefault="00867F99" w:rsidP="00867F99">
          <w:pPr>
            <w:pStyle w:val="TOC3"/>
            <w:tabs>
              <w:tab w:val="left" w:pos="1470"/>
              <w:tab w:val="right" w:leader="dot" w:pos="9515"/>
            </w:tabs>
            <w:spacing w:line="300" w:lineRule="exact"/>
            <w:rPr>
              <w:del w:id="394" w:author="Bright Liu" w:date="2025-11-25T11:25:00Z" w16du:dateUtc="2025-11-25T03:25:00Z"/>
              <w:rFonts w:asciiTheme="minorHAnsi" w:eastAsiaTheme="minorEastAsia" w:hAnsiTheme="minorHAnsi" w:cstheme="minorBidi"/>
              <w:noProof/>
              <w:sz w:val="21"/>
              <w:szCs w:val="22"/>
              <w14:ligatures w14:val="standardContextual"/>
            </w:rPr>
          </w:pPr>
          <w:del w:id="395" w:author="Bright Liu" w:date="2025-11-25T11:25:00Z" w16du:dateUtc="2025-11-25T03:25:00Z">
            <w:r w:rsidRPr="00C15FEB" w:rsidDel="00771BF0">
              <w:rPr>
                <w:rStyle w:val="af2"/>
                <w:noProof/>
              </w:rPr>
              <w:delText>7.3.3</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Setting RS232 Commands for Controlling Display On/Off</w:delText>
            </w:r>
            <w:r w:rsidDel="00771BF0">
              <w:rPr>
                <w:noProof/>
                <w:webHidden/>
              </w:rPr>
              <w:tab/>
              <w:delText>12</w:delText>
            </w:r>
          </w:del>
        </w:p>
        <w:p w14:paraId="0A983398" w14:textId="4316FD5C" w:rsidR="00867F99" w:rsidDel="00771BF0" w:rsidRDefault="00867F99" w:rsidP="00867F99">
          <w:pPr>
            <w:pStyle w:val="TOC3"/>
            <w:tabs>
              <w:tab w:val="left" w:pos="1470"/>
              <w:tab w:val="right" w:leader="dot" w:pos="9515"/>
            </w:tabs>
            <w:spacing w:line="300" w:lineRule="exact"/>
            <w:rPr>
              <w:del w:id="396" w:author="Bright Liu" w:date="2025-11-25T11:25:00Z" w16du:dateUtc="2025-11-25T03:25:00Z"/>
              <w:rFonts w:asciiTheme="minorHAnsi" w:eastAsiaTheme="minorEastAsia" w:hAnsiTheme="minorHAnsi" w:cstheme="minorBidi"/>
              <w:noProof/>
              <w:sz w:val="21"/>
              <w:szCs w:val="22"/>
              <w14:ligatures w14:val="standardContextual"/>
            </w:rPr>
          </w:pPr>
          <w:del w:id="397" w:author="Bright Liu" w:date="2025-11-25T11:25:00Z" w16du:dateUtc="2025-11-25T03:25:00Z">
            <w:r w:rsidRPr="00C15FEB" w:rsidDel="00771BF0">
              <w:rPr>
                <w:rStyle w:val="af2"/>
                <w:noProof/>
              </w:rPr>
              <w:delText>7.3.4</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Instructing Device to Control Display On/Off</w:delText>
            </w:r>
            <w:r w:rsidDel="00771BF0">
              <w:rPr>
                <w:noProof/>
                <w:webHidden/>
              </w:rPr>
              <w:tab/>
              <w:delText>13</w:delText>
            </w:r>
          </w:del>
        </w:p>
        <w:p w14:paraId="0C00140E" w14:textId="640290C1" w:rsidR="00867F99" w:rsidDel="00771BF0" w:rsidRDefault="00867F99" w:rsidP="00867F99">
          <w:pPr>
            <w:pStyle w:val="TOC3"/>
            <w:tabs>
              <w:tab w:val="left" w:pos="1470"/>
              <w:tab w:val="right" w:leader="dot" w:pos="9515"/>
            </w:tabs>
            <w:spacing w:line="300" w:lineRule="exact"/>
            <w:rPr>
              <w:del w:id="398" w:author="Bright Liu" w:date="2025-11-25T11:25:00Z" w16du:dateUtc="2025-11-25T03:25:00Z"/>
              <w:rFonts w:asciiTheme="minorHAnsi" w:eastAsiaTheme="minorEastAsia" w:hAnsiTheme="minorHAnsi" w:cstheme="minorBidi"/>
              <w:noProof/>
              <w:sz w:val="21"/>
              <w:szCs w:val="22"/>
              <w14:ligatures w14:val="standardContextual"/>
            </w:rPr>
          </w:pPr>
          <w:del w:id="399" w:author="Bright Liu" w:date="2025-11-25T11:25:00Z" w16du:dateUtc="2025-11-25T03:25:00Z">
            <w:r w:rsidRPr="00C15FEB" w:rsidDel="00771BF0">
              <w:rPr>
                <w:rStyle w:val="af2"/>
                <w:noProof/>
              </w:rPr>
              <w:delText>7.3.5</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Sending Specific CEC Commands to the Display</w:delText>
            </w:r>
            <w:r w:rsidDel="00771BF0">
              <w:rPr>
                <w:noProof/>
                <w:webHidden/>
              </w:rPr>
              <w:tab/>
              <w:delText>13</w:delText>
            </w:r>
          </w:del>
        </w:p>
        <w:p w14:paraId="7A0E1BA6" w14:textId="51783040" w:rsidR="00867F99" w:rsidDel="00771BF0" w:rsidRDefault="00867F99" w:rsidP="00867F99">
          <w:pPr>
            <w:pStyle w:val="TOC3"/>
            <w:tabs>
              <w:tab w:val="left" w:pos="1470"/>
              <w:tab w:val="right" w:leader="dot" w:pos="9515"/>
            </w:tabs>
            <w:spacing w:line="300" w:lineRule="exact"/>
            <w:rPr>
              <w:del w:id="400" w:author="Bright Liu" w:date="2025-11-25T11:25:00Z" w16du:dateUtc="2025-11-25T03:25:00Z"/>
              <w:rFonts w:asciiTheme="minorHAnsi" w:eastAsiaTheme="minorEastAsia" w:hAnsiTheme="minorHAnsi" w:cstheme="minorBidi"/>
              <w:noProof/>
              <w:sz w:val="21"/>
              <w:szCs w:val="22"/>
              <w14:ligatures w14:val="standardContextual"/>
            </w:rPr>
          </w:pPr>
          <w:del w:id="401" w:author="Bright Liu" w:date="2025-11-25T11:25:00Z" w16du:dateUtc="2025-11-25T03:25:00Z">
            <w:r w:rsidRPr="00C15FEB" w:rsidDel="00771BF0">
              <w:rPr>
                <w:rStyle w:val="af2"/>
                <w:noProof/>
              </w:rPr>
              <w:delText>7.3.6</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Assigning a Source to RX</w:delText>
            </w:r>
            <w:r w:rsidDel="00771BF0">
              <w:rPr>
                <w:noProof/>
                <w:webHidden/>
              </w:rPr>
              <w:tab/>
              <w:delText>14</w:delText>
            </w:r>
          </w:del>
        </w:p>
        <w:p w14:paraId="0A47A2D9" w14:textId="0ADFF5EC" w:rsidR="00867F99" w:rsidDel="00771BF0" w:rsidRDefault="00867F99" w:rsidP="00867F99">
          <w:pPr>
            <w:pStyle w:val="TOC3"/>
            <w:tabs>
              <w:tab w:val="left" w:pos="1470"/>
              <w:tab w:val="right" w:leader="dot" w:pos="9515"/>
            </w:tabs>
            <w:spacing w:line="300" w:lineRule="exact"/>
            <w:rPr>
              <w:del w:id="402" w:author="Bright Liu" w:date="2025-11-25T11:25:00Z" w16du:dateUtc="2025-11-25T03:25:00Z"/>
              <w:rFonts w:asciiTheme="minorHAnsi" w:eastAsiaTheme="minorEastAsia" w:hAnsiTheme="minorHAnsi" w:cstheme="minorBidi"/>
              <w:noProof/>
              <w:sz w:val="21"/>
              <w:szCs w:val="22"/>
              <w14:ligatures w14:val="standardContextual"/>
            </w:rPr>
          </w:pPr>
          <w:del w:id="403" w:author="Bright Liu" w:date="2025-11-25T11:25:00Z" w16du:dateUtc="2025-11-25T03:25:00Z">
            <w:r w:rsidRPr="00C15FEB" w:rsidDel="00771BF0">
              <w:rPr>
                <w:rStyle w:val="af2"/>
                <w:noProof/>
              </w:rPr>
              <w:delText>7.3.7</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Getting the Source Assigned to RX</w:delText>
            </w:r>
            <w:r w:rsidDel="00771BF0">
              <w:rPr>
                <w:noProof/>
                <w:webHidden/>
              </w:rPr>
              <w:tab/>
              <w:delText>15</w:delText>
            </w:r>
          </w:del>
        </w:p>
        <w:p w14:paraId="793F15E7" w14:textId="4CEA1D13" w:rsidR="00867F99" w:rsidDel="00771BF0" w:rsidRDefault="00867F99" w:rsidP="00867F99">
          <w:pPr>
            <w:pStyle w:val="TOC3"/>
            <w:tabs>
              <w:tab w:val="left" w:pos="1470"/>
              <w:tab w:val="right" w:leader="dot" w:pos="9515"/>
            </w:tabs>
            <w:spacing w:line="300" w:lineRule="exact"/>
            <w:rPr>
              <w:del w:id="404" w:author="Bright Liu" w:date="2025-11-25T11:25:00Z" w16du:dateUtc="2025-11-25T03:25:00Z"/>
              <w:rFonts w:asciiTheme="minorHAnsi" w:eastAsiaTheme="minorEastAsia" w:hAnsiTheme="minorHAnsi" w:cstheme="minorBidi"/>
              <w:noProof/>
              <w:sz w:val="21"/>
              <w:szCs w:val="22"/>
              <w14:ligatures w14:val="standardContextual"/>
            </w:rPr>
          </w:pPr>
          <w:del w:id="405" w:author="Bright Liu" w:date="2025-11-25T11:25:00Z" w16du:dateUtc="2025-11-25T03:25:00Z">
            <w:r w:rsidRPr="00C15FEB" w:rsidDel="00771BF0">
              <w:rPr>
                <w:rStyle w:val="af2"/>
                <w:noProof/>
              </w:rPr>
              <w:delText>7.3.8</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Rotating Video</w:delText>
            </w:r>
            <w:r w:rsidDel="00771BF0">
              <w:rPr>
                <w:noProof/>
                <w:webHidden/>
              </w:rPr>
              <w:tab/>
              <w:delText>15</w:delText>
            </w:r>
          </w:del>
        </w:p>
        <w:p w14:paraId="04382C2B" w14:textId="4C6A4089" w:rsidR="00867F99" w:rsidDel="00771BF0" w:rsidRDefault="00867F99" w:rsidP="00867F99">
          <w:pPr>
            <w:pStyle w:val="TOC3"/>
            <w:tabs>
              <w:tab w:val="left" w:pos="1470"/>
              <w:tab w:val="right" w:leader="dot" w:pos="9515"/>
            </w:tabs>
            <w:spacing w:line="300" w:lineRule="exact"/>
            <w:rPr>
              <w:del w:id="406" w:author="Bright Liu" w:date="2025-11-25T11:25:00Z" w16du:dateUtc="2025-11-25T03:25:00Z"/>
              <w:rFonts w:asciiTheme="minorHAnsi" w:eastAsiaTheme="minorEastAsia" w:hAnsiTheme="minorHAnsi" w:cstheme="minorBidi"/>
              <w:noProof/>
              <w:sz w:val="21"/>
              <w:szCs w:val="22"/>
              <w14:ligatures w14:val="standardContextual"/>
            </w:rPr>
          </w:pPr>
          <w:del w:id="407" w:author="Bright Liu" w:date="2025-11-25T11:25:00Z" w16du:dateUtc="2025-11-25T03:25:00Z">
            <w:r w:rsidRPr="00C15FEB" w:rsidDel="00771BF0">
              <w:rPr>
                <w:rStyle w:val="af2"/>
                <w:noProof/>
              </w:rPr>
              <w:delText>7.3.9</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Video Wall</w:delText>
            </w:r>
            <w:r w:rsidDel="00771BF0">
              <w:rPr>
                <w:noProof/>
                <w:webHidden/>
              </w:rPr>
              <w:tab/>
              <w:delText>16</w:delText>
            </w:r>
          </w:del>
        </w:p>
        <w:p w14:paraId="7A031ACD" w14:textId="233AB16C" w:rsidR="00867F99" w:rsidDel="00771BF0" w:rsidRDefault="00867F99" w:rsidP="00867F99">
          <w:pPr>
            <w:pStyle w:val="TOC3"/>
            <w:tabs>
              <w:tab w:val="left" w:pos="1680"/>
              <w:tab w:val="right" w:leader="dot" w:pos="9515"/>
            </w:tabs>
            <w:spacing w:line="300" w:lineRule="exact"/>
            <w:rPr>
              <w:del w:id="408" w:author="Bright Liu" w:date="2025-11-25T11:25:00Z" w16du:dateUtc="2025-11-25T03:25:00Z"/>
              <w:rFonts w:asciiTheme="minorHAnsi" w:eastAsiaTheme="minorEastAsia" w:hAnsiTheme="minorHAnsi" w:cstheme="minorBidi"/>
              <w:noProof/>
              <w:sz w:val="21"/>
              <w:szCs w:val="22"/>
              <w14:ligatures w14:val="standardContextual"/>
            </w:rPr>
          </w:pPr>
          <w:del w:id="409" w:author="Bright Liu" w:date="2025-11-25T11:25:00Z" w16du:dateUtc="2025-11-25T03:25:00Z">
            <w:r w:rsidRPr="00C15FEB" w:rsidDel="00771BF0">
              <w:rPr>
                <w:rStyle w:val="af2"/>
                <w:noProof/>
              </w:rPr>
              <w:delText>7.3.10</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Instructing RX to Force a Resolution Output</w:delText>
            </w:r>
            <w:r w:rsidDel="00771BF0">
              <w:rPr>
                <w:noProof/>
                <w:webHidden/>
              </w:rPr>
              <w:tab/>
              <w:delText>18</w:delText>
            </w:r>
          </w:del>
        </w:p>
        <w:p w14:paraId="6428189E" w14:textId="1DB5340F" w:rsidR="00867F99" w:rsidDel="00771BF0" w:rsidRDefault="00867F99" w:rsidP="00867F99">
          <w:pPr>
            <w:pStyle w:val="TOC3"/>
            <w:tabs>
              <w:tab w:val="left" w:pos="1680"/>
              <w:tab w:val="right" w:leader="dot" w:pos="9515"/>
            </w:tabs>
            <w:spacing w:line="300" w:lineRule="exact"/>
            <w:rPr>
              <w:del w:id="410" w:author="Bright Liu" w:date="2025-11-25T11:25:00Z" w16du:dateUtc="2025-11-25T03:25:00Z"/>
              <w:rFonts w:asciiTheme="minorHAnsi" w:eastAsiaTheme="minorEastAsia" w:hAnsiTheme="minorHAnsi" w:cstheme="minorBidi"/>
              <w:noProof/>
              <w:sz w:val="21"/>
              <w:szCs w:val="22"/>
              <w14:ligatures w14:val="standardContextual"/>
            </w:rPr>
          </w:pPr>
          <w:del w:id="411" w:author="Bright Liu" w:date="2025-11-25T11:25:00Z" w16du:dateUtc="2025-11-25T03:25:00Z">
            <w:r w:rsidRPr="00C15FEB" w:rsidDel="00771BF0">
              <w:rPr>
                <w:rStyle w:val="af2"/>
                <w:noProof/>
              </w:rPr>
              <w:delText>7.3.11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Instructing RX to Force Color Space (RGB or YUV) Output</w:delText>
            </w:r>
            <w:r w:rsidDel="00771BF0">
              <w:rPr>
                <w:noProof/>
                <w:webHidden/>
              </w:rPr>
              <w:tab/>
              <w:delText>18</w:delText>
            </w:r>
          </w:del>
        </w:p>
        <w:p w14:paraId="71453FD6" w14:textId="4B9AE34A" w:rsidR="00867F99" w:rsidDel="00771BF0" w:rsidRDefault="00867F99" w:rsidP="00867F99">
          <w:pPr>
            <w:pStyle w:val="TOC3"/>
            <w:tabs>
              <w:tab w:val="left" w:pos="1680"/>
              <w:tab w:val="right" w:leader="dot" w:pos="9515"/>
            </w:tabs>
            <w:spacing w:line="300" w:lineRule="exact"/>
            <w:rPr>
              <w:del w:id="412" w:author="Bright Liu" w:date="2025-11-25T11:25:00Z" w16du:dateUtc="2025-11-25T03:25:00Z"/>
              <w:rFonts w:asciiTheme="minorHAnsi" w:eastAsiaTheme="minorEastAsia" w:hAnsiTheme="minorHAnsi" w:cstheme="minorBidi"/>
              <w:noProof/>
              <w:sz w:val="21"/>
              <w:szCs w:val="22"/>
              <w14:ligatures w14:val="standardContextual"/>
            </w:rPr>
          </w:pPr>
          <w:del w:id="413" w:author="Bright Liu" w:date="2025-11-25T11:25:00Z" w16du:dateUtc="2025-11-25T03:25:00Z">
            <w:r w:rsidRPr="00C15FEB" w:rsidDel="00771BF0">
              <w:rPr>
                <w:rStyle w:val="af2"/>
                <w:noProof/>
              </w:rPr>
              <w:delText>7.3.12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Closing the Output of Idle Image (Image reads “No Source”) on Detecting No Source</w:delText>
            </w:r>
            <w:r w:rsidDel="00771BF0">
              <w:rPr>
                <w:noProof/>
                <w:webHidden/>
              </w:rPr>
              <w:tab/>
              <w:delText>19</w:delText>
            </w:r>
          </w:del>
        </w:p>
        <w:p w14:paraId="08AED7CD" w14:textId="100E5E6F" w:rsidR="00867F99" w:rsidDel="00771BF0" w:rsidRDefault="00867F99" w:rsidP="00867F99">
          <w:pPr>
            <w:pStyle w:val="TOC3"/>
            <w:tabs>
              <w:tab w:val="left" w:pos="1680"/>
              <w:tab w:val="right" w:leader="dot" w:pos="9515"/>
            </w:tabs>
            <w:spacing w:line="300" w:lineRule="exact"/>
            <w:rPr>
              <w:del w:id="414" w:author="Bright Liu" w:date="2025-11-25T11:25:00Z" w16du:dateUtc="2025-11-25T03:25:00Z"/>
              <w:rFonts w:asciiTheme="minorHAnsi" w:eastAsiaTheme="minorEastAsia" w:hAnsiTheme="minorHAnsi" w:cstheme="minorBidi"/>
              <w:noProof/>
              <w:sz w:val="21"/>
              <w:szCs w:val="22"/>
              <w14:ligatures w14:val="standardContextual"/>
            </w:rPr>
          </w:pPr>
          <w:del w:id="415" w:author="Bright Liu" w:date="2025-11-25T11:25:00Z" w16du:dateUtc="2025-11-25T03:25:00Z">
            <w:r w:rsidRPr="00C15FEB" w:rsidDel="00771BF0">
              <w:rPr>
                <w:rStyle w:val="af2"/>
                <w:noProof/>
              </w:rPr>
              <w:delText>7.3.13</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Obtaining Display EDID</w:delText>
            </w:r>
            <w:r w:rsidDel="00771BF0">
              <w:rPr>
                <w:noProof/>
                <w:webHidden/>
              </w:rPr>
              <w:tab/>
              <w:delText>19</w:delText>
            </w:r>
          </w:del>
        </w:p>
        <w:p w14:paraId="36998C0B" w14:textId="124985EB" w:rsidR="00867F99" w:rsidDel="00771BF0" w:rsidRDefault="00867F99" w:rsidP="00867F99">
          <w:pPr>
            <w:pStyle w:val="TOC3"/>
            <w:tabs>
              <w:tab w:val="left" w:pos="1680"/>
              <w:tab w:val="right" w:leader="dot" w:pos="9515"/>
            </w:tabs>
            <w:spacing w:line="300" w:lineRule="exact"/>
            <w:rPr>
              <w:del w:id="416" w:author="Bright Liu" w:date="2025-11-25T11:25:00Z" w16du:dateUtc="2025-11-25T03:25:00Z"/>
              <w:rFonts w:asciiTheme="minorHAnsi" w:eastAsiaTheme="minorEastAsia" w:hAnsiTheme="minorHAnsi" w:cstheme="minorBidi"/>
              <w:noProof/>
              <w:sz w:val="21"/>
              <w:szCs w:val="22"/>
              <w14:ligatures w14:val="standardContextual"/>
            </w:rPr>
          </w:pPr>
          <w:del w:id="417" w:author="Bright Liu" w:date="2025-11-25T11:25:00Z" w16du:dateUtc="2025-11-25T03:25:00Z">
            <w:r w:rsidRPr="00C15FEB" w:rsidDel="00771BF0">
              <w:rPr>
                <w:rStyle w:val="af2"/>
                <w:noProof/>
              </w:rPr>
              <w:delText>7.3.14</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Overlaying Translucent Texts on Video</w:delText>
            </w:r>
            <w:r w:rsidDel="00771BF0">
              <w:rPr>
                <w:noProof/>
                <w:webHidden/>
              </w:rPr>
              <w:tab/>
              <w:delText>20</w:delText>
            </w:r>
          </w:del>
        </w:p>
        <w:p w14:paraId="3B9E6128" w14:textId="29A347B0" w:rsidR="00867F99" w:rsidDel="00771BF0" w:rsidRDefault="00867F99" w:rsidP="00867F99">
          <w:pPr>
            <w:pStyle w:val="TOC2"/>
            <w:tabs>
              <w:tab w:val="left" w:pos="1050"/>
              <w:tab w:val="right" w:leader="dot" w:pos="9515"/>
            </w:tabs>
            <w:spacing w:line="300" w:lineRule="exact"/>
            <w:rPr>
              <w:del w:id="418" w:author="Bright Liu" w:date="2025-11-25T11:25:00Z" w16du:dateUtc="2025-11-25T03:25:00Z"/>
              <w:rFonts w:asciiTheme="minorHAnsi" w:eastAsiaTheme="minorEastAsia" w:hAnsiTheme="minorHAnsi" w:cstheme="minorBidi"/>
              <w:noProof/>
              <w:sz w:val="21"/>
              <w:szCs w:val="22"/>
              <w14:ligatures w14:val="standardContextual"/>
            </w:rPr>
          </w:pPr>
          <w:del w:id="419" w:author="Bright Liu" w:date="2025-11-25T11:25:00Z" w16du:dateUtc="2025-11-25T03:25:00Z">
            <w:r w:rsidRPr="00C15FEB" w:rsidDel="00771BF0">
              <w:rPr>
                <w:rStyle w:val="af2"/>
                <w:noProof/>
              </w:rPr>
              <w:delText>7.4</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Functions for MRX Only</w:delText>
            </w:r>
            <w:r w:rsidDel="00771BF0">
              <w:rPr>
                <w:noProof/>
                <w:webHidden/>
              </w:rPr>
              <w:tab/>
              <w:delText>21</w:delText>
            </w:r>
          </w:del>
        </w:p>
        <w:p w14:paraId="4602093B" w14:textId="7801F111" w:rsidR="00867F99" w:rsidDel="00771BF0" w:rsidRDefault="00867F99" w:rsidP="00867F99">
          <w:pPr>
            <w:pStyle w:val="TOC3"/>
            <w:tabs>
              <w:tab w:val="left" w:pos="1470"/>
              <w:tab w:val="right" w:leader="dot" w:pos="9515"/>
            </w:tabs>
            <w:spacing w:line="300" w:lineRule="exact"/>
            <w:rPr>
              <w:del w:id="420" w:author="Bright Liu" w:date="2025-11-25T11:25:00Z" w16du:dateUtc="2025-11-25T03:25:00Z"/>
              <w:rFonts w:asciiTheme="minorHAnsi" w:eastAsiaTheme="minorEastAsia" w:hAnsiTheme="minorHAnsi" w:cstheme="minorBidi"/>
              <w:noProof/>
              <w:sz w:val="21"/>
              <w:szCs w:val="22"/>
              <w14:ligatures w14:val="standardContextual"/>
            </w:rPr>
          </w:pPr>
          <w:del w:id="421" w:author="Bright Liu" w:date="2025-11-25T11:25:00Z" w16du:dateUtc="2025-11-25T03:25:00Z">
            <w:r w:rsidRPr="00C15FEB" w:rsidDel="00771BF0">
              <w:rPr>
                <w:rStyle w:val="af2"/>
                <w:noProof/>
              </w:rPr>
              <w:delText>7.4.1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Design Overview</w:delText>
            </w:r>
            <w:r w:rsidDel="00771BF0">
              <w:rPr>
                <w:noProof/>
                <w:webHidden/>
              </w:rPr>
              <w:tab/>
              <w:delText>21</w:delText>
            </w:r>
          </w:del>
        </w:p>
        <w:p w14:paraId="57290422" w14:textId="7D8A19F9" w:rsidR="00867F99" w:rsidDel="00771BF0" w:rsidRDefault="00867F99" w:rsidP="00867F99">
          <w:pPr>
            <w:pStyle w:val="TOC3"/>
            <w:tabs>
              <w:tab w:val="left" w:pos="1470"/>
              <w:tab w:val="right" w:leader="dot" w:pos="9515"/>
            </w:tabs>
            <w:spacing w:line="300" w:lineRule="exact"/>
            <w:rPr>
              <w:del w:id="422" w:author="Bright Liu" w:date="2025-11-25T11:25:00Z" w16du:dateUtc="2025-11-25T03:25:00Z"/>
              <w:rFonts w:asciiTheme="minorHAnsi" w:eastAsiaTheme="minorEastAsia" w:hAnsiTheme="minorHAnsi" w:cstheme="minorBidi"/>
              <w:noProof/>
              <w:sz w:val="21"/>
              <w:szCs w:val="22"/>
              <w14:ligatures w14:val="standardContextual"/>
            </w:rPr>
          </w:pPr>
          <w:del w:id="423" w:author="Bright Liu" w:date="2025-11-25T11:25:00Z" w16du:dateUtc="2025-11-25T03:25:00Z">
            <w:r w:rsidRPr="00C15FEB" w:rsidDel="00771BF0">
              <w:rPr>
                <w:rStyle w:val="af2"/>
                <w:noProof/>
              </w:rPr>
              <w:delText>7.4.2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Selecting Video Sources</w:delText>
            </w:r>
            <w:r w:rsidDel="00771BF0">
              <w:rPr>
                <w:noProof/>
                <w:webHidden/>
              </w:rPr>
              <w:tab/>
              <w:delText>22</w:delText>
            </w:r>
          </w:del>
        </w:p>
        <w:p w14:paraId="5B90752D" w14:textId="36136EF4" w:rsidR="00867F99" w:rsidDel="00771BF0" w:rsidRDefault="00867F99" w:rsidP="00867F99">
          <w:pPr>
            <w:pStyle w:val="TOC3"/>
            <w:tabs>
              <w:tab w:val="left" w:pos="1470"/>
              <w:tab w:val="right" w:leader="dot" w:pos="9515"/>
            </w:tabs>
            <w:spacing w:line="300" w:lineRule="exact"/>
            <w:rPr>
              <w:del w:id="424" w:author="Bright Liu" w:date="2025-11-25T11:25:00Z" w16du:dateUtc="2025-11-25T03:25:00Z"/>
              <w:rFonts w:asciiTheme="minorHAnsi" w:eastAsiaTheme="minorEastAsia" w:hAnsiTheme="minorHAnsi" w:cstheme="minorBidi"/>
              <w:noProof/>
              <w:sz w:val="21"/>
              <w:szCs w:val="22"/>
              <w14:ligatures w14:val="standardContextual"/>
            </w:rPr>
          </w:pPr>
          <w:del w:id="425" w:author="Bright Liu" w:date="2025-11-25T11:25:00Z" w16du:dateUtc="2025-11-25T03:25:00Z">
            <w:r w:rsidRPr="00C15FEB" w:rsidDel="00771BF0">
              <w:rPr>
                <w:rStyle w:val="af2"/>
                <w:noProof/>
              </w:rPr>
              <w:delText>7.4.3</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Obtaining Layout Information</w:delText>
            </w:r>
            <w:r w:rsidDel="00771BF0">
              <w:rPr>
                <w:noProof/>
                <w:webHidden/>
              </w:rPr>
              <w:tab/>
              <w:delText>23</w:delText>
            </w:r>
          </w:del>
        </w:p>
        <w:p w14:paraId="4FEC1D9B" w14:textId="2294461B" w:rsidR="00867F99" w:rsidDel="00771BF0" w:rsidRDefault="00867F99" w:rsidP="00867F99">
          <w:pPr>
            <w:pStyle w:val="TOC3"/>
            <w:tabs>
              <w:tab w:val="left" w:pos="1470"/>
              <w:tab w:val="right" w:leader="dot" w:pos="9515"/>
            </w:tabs>
            <w:spacing w:line="300" w:lineRule="exact"/>
            <w:rPr>
              <w:del w:id="426" w:author="Bright Liu" w:date="2025-11-25T11:25:00Z" w16du:dateUtc="2025-11-25T03:25:00Z"/>
              <w:rFonts w:asciiTheme="minorHAnsi" w:eastAsiaTheme="minorEastAsia" w:hAnsiTheme="minorHAnsi" w:cstheme="minorBidi"/>
              <w:noProof/>
              <w:sz w:val="21"/>
              <w:szCs w:val="22"/>
              <w14:ligatures w14:val="standardContextual"/>
            </w:rPr>
          </w:pPr>
          <w:del w:id="427" w:author="Bright Liu" w:date="2025-11-25T11:25:00Z" w16du:dateUtc="2025-11-25T03:25:00Z">
            <w:r w:rsidRPr="00C15FEB" w:rsidDel="00771BF0">
              <w:rPr>
                <w:rStyle w:val="af2"/>
                <w:noProof/>
              </w:rPr>
              <w:delText>7.4.4</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Receiving Notifications of Layout Change</w:delText>
            </w:r>
            <w:r w:rsidDel="00771BF0">
              <w:rPr>
                <w:noProof/>
                <w:webHidden/>
              </w:rPr>
              <w:tab/>
              <w:delText>27</w:delText>
            </w:r>
          </w:del>
        </w:p>
        <w:p w14:paraId="3038B07B" w14:textId="2D524DE1" w:rsidR="00867F99" w:rsidDel="00771BF0" w:rsidRDefault="00867F99" w:rsidP="00867F99">
          <w:pPr>
            <w:pStyle w:val="TOC1"/>
            <w:tabs>
              <w:tab w:val="left" w:pos="420"/>
              <w:tab w:val="right" w:leader="dot" w:pos="9515"/>
            </w:tabs>
            <w:spacing w:line="300" w:lineRule="exact"/>
            <w:rPr>
              <w:del w:id="428" w:author="Bright Liu" w:date="2025-11-25T11:25:00Z" w16du:dateUtc="2025-11-25T03:25:00Z"/>
              <w:rFonts w:asciiTheme="minorHAnsi" w:eastAsiaTheme="minorEastAsia" w:hAnsiTheme="minorHAnsi" w:cstheme="minorBidi"/>
              <w:noProof/>
              <w:sz w:val="21"/>
              <w:szCs w:val="22"/>
              <w14:ligatures w14:val="standardContextual"/>
            </w:rPr>
          </w:pPr>
          <w:del w:id="429" w:author="Bright Liu" w:date="2025-11-25T11:25:00Z" w16du:dateUtc="2025-11-25T03:25:00Z">
            <w:r w:rsidRPr="00C15FEB" w:rsidDel="00771BF0">
              <w:rPr>
                <w:rStyle w:val="af2"/>
                <w:noProof/>
              </w:rPr>
              <w:delText>8.</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Switching Multiple RXs to a Source Simultaneously</w:delText>
            </w:r>
            <w:r w:rsidDel="00771BF0">
              <w:rPr>
                <w:noProof/>
                <w:webHidden/>
              </w:rPr>
              <w:tab/>
              <w:delText>28</w:delText>
            </w:r>
          </w:del>
        </w:p>
        <w:p w14:paraId="09D72B1D" w14:textId="498282EF" w:rsidR="00867F99" w:rsidDel="00771BF0" w:rsidRDefault="00867F99" w:rsidP="00867F99">
          <w:pPr>
            <w:pStyle w:val="TOC1"/>
            <w:tabs>
              <w:tab w:val="left" w:pos="420"/>
              <w:tab w:val="right" w:leader="dot" w:pos="9515"/>
            </w:tabs>
            <w:spacing w:line="300" w:lineRule="exact"/>
            <w:rPr>
              <w:del w:id="430" w:author="Bright Liu" w:date="2025-11-25T11:25:00Z" w16du:dateUtc="2025-11-25T03:25:00Z"/>
              <w:rFonts w:asciiTheme="minorHAnsi" w:eastAsiaTheme="minorEastAsia" w:hAnsiTheme="minorHAnsi" w:cstheme="minorBidi"/>
              <w:noProof/>
              <w:sz w:val="21"/>
              <w:szCs w:val="22"/>
              <w14:ligatures w14:val="standardContextual"/>
            </w:rPr>
          </w:pPr>
          <w:del w:id="431" w:author="Bright Liu" w:date="2025-11-25T11:25:00Z" w16du:dateUtc="2025-11-25T03:25:00Z">
            <w:r w:rsidRPr="00C15FEB" w:rsidDel="00771BF0">
              <w:rPr>
                <w:rStyle w:val="af2"/>
                <w:noProof/>
              </w:rPr>
              <w:delText>9.</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Getting Preview Stream of TX</w:delText>
            </w:r>
            <w:r w:rsidDel="00771BF0">
              <w:rPr>
                <w:noProof/>
                <w:webHidden/>
              </w:rPr>
              <w:tab/>
              <w:delText>29</w:delText>
            </w:r>
          </w:del>
        </w:p>
        <w:p w14:paraId="1E9DB581" w14:textId="2EE5EEA1" w:rsidR="00867F99" w:rsidDel="00771BF0" w:rsidRDefault="00867F99" w:rsidP="00867F99">
          <w:pPr>
            <w:pStyle w:val="TOC1"/>
            <w:tabs>
              <w:tab w:val="left" w:pos="840"/>
              <w:tab w:val="right" w:leader="dot" w:pos="9515"/>
            </w:tabs>
            <w:spacing w:line="300" w:lineRule="exact"/>
            <w:rPr>
              <w:del w:id="432" w:author="Bright Liu" w:date="2025-11-25T11:25:00Z" w16du:dateUtc="2025-11-25T03:25:00Z"/>
              <w:rFonts w:asciiTheme="minorHAnsi" w:eastAsiaTheme="minorEastAsia" w:hAnsiTheme="minorHAnsi" w:cstheme="minorBidi"/>
              <w:noProof/>
              <w:sz w:val="21"/>
              <w:szCs w:val="22"/>
              <w14:ligatures w14:val="standardContextual"/>
            </w:rPr>
          </w:pPr>
          <w:del w:id="433" w:author="Bright Liu" w:date="2025-11-25T11:25:00Z" w16du:dateUtc="2025-11-25T03:25:00Z">
            <w:r w:rsidRPr="00C15FEB" w:rsidDel="00771BF0">
              <w:rPr>
                <w:rStyle w:val="af2"/>
                <w:noProof/>
              </w:rPr>
              <w:delText>10.</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Uploading Idle Image to RX</w:delText>
            </w:r>
            <w:r w:rsidDel="00771BF0">
              <w:rPr>
                <w:noProof/>
                <w:webHidden/>
              </w:rPr>
              <w:tab/>
              <w:delText>29</w:delText>
            </w:r>
          </w:del>
        </w:p>
        <w:p w14:paraId="2348D1A8" w14:textId="46006E3B" w:rsidR="00867F99" w:rsidDel="00771BF0" w:rsidRDefault="00867F99" w:rsidP="00867F99">
          <w:pPr>
            <w:pStyle w:val="TOC1"/>
            <w:tabs>
              <w:tab w:val="left" w:pos="840"/>
              <w:tab w:val="right" w:leader="dot" w:pos="9515"/>
            </w:tabs>
            <w:spacing w:line="300" w:lineRule="exact"/>
            <w:rPr>
              <w:del w:id="434" w:author="Bright Liu" w:date="2025-11-25T11:25:00Z" w16du:dateUtc="2025-11-25T03:25:00Z"/>
              <w:rFonts w:asciiTheme="minorHAnsi" w:eastAsiaTheme="minorEastAsia" w:hAnsiTheme="minorHAnsi" w:cstheme="minorBidi"/>
              <w:noProof/>
              <w:sz w:val="21"/>
              <w:szCs w:val="22"/>
              <w14:ligatures w14:val="standardContextual"/>
            </w:rPr>
          </w:pPr>
          <w:del w:id="435" w:author="Bright Liu" w:date="2025-11-25T11:25:00Z" w16du:dateUtc="2025-11-25T03:25:00Z">
            <w:r w:rsidRPr="00C15FEB" w:rsidDel="00771BF0">
              <w:rPr>
                <w:rStyle w:val="af2"/>
                <w:noProof/>
              </w:rPr>
              <w:delText>11.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Uploading an Image to Overlay on Video</w:delText>
            </w:r>
            <w:r w:rsidDel="00771BF0">
              <w:rPr>
                <w:noProof/>
                <w:webHidden/>
              </w:rPr>
              <w:tab/>
              <w:delText>29</w:delText>
            </w:r>
          </w:del>
        </w:p>
        <w:p w14:paraId="3B9FF1EC" w14:textId="19919BD0" w:rsidR="00867F99" w:rsidDel="00771BF0" w:rsidRDefault="00867F99" w:rsidP="00867F99">
          <w:pPr>
            <w:pStyle w:val="TOC2"/>
            <w:tabs>
              <w:tab w:val="left" w:pos="1050"/>
              <w:tab w:val="right" w:leader="dot" w:pos="9515"/>
            </w:tabs>
            <w:spacing w:line="300" w:lineRule="exact"/>
            <w:rPr>
              <w:del w:id="436" w:author="Bright Liu" w:date="2025-11-25T11:25:00Z" w16du:dateUtc="2025-11-25T03:25:00Z"/>
              <w:rFonts w:asciiTheme="minorHAnsi" w:eastAsiaTheme="minorEastAsia" w:hAnsiTheme="minorHAnsi" w:cstheme="minorBidi"/>
              <w:noProof/>
              <w:sz w:val="21"/>
              <w:szCs w:val="22"/>
              <w14:ligatures w14:val="standardContextual"/>
            </w:rPr>
          </w:pPr>
          <w:del w:id="437" w:author="Bright Liu" w:date="2025-11-25T11:25:00Z" w16du:dateUtc="2025-11-25T03:25:00Z">
            <w:r w:rsidRPr="00C15FEB" w:rsidDel="00771BF0">
              <w:rPr>
                <w:rStyle w:val="af2"/>
                <w:noProof/>
              </w:rPr>
              <w:delText>11.1</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Uploading Image</w:delText>
            </w:r>
            <w:r w:rsidDel="00771BF0">
              <w:rPr>
                <w:noProof/>
                <w:webHidden/>
              </w:rPr>
              <w:tab/>
              <w:delText>29</w:delText>
            </w:r>
          </w:del>
        </w:p>
        <w:p w14:paraId="0210C70D" w14:textId="02132DE4" w:rsidR="00867F99" w:rsidDel="00771BF0" w:rsidRDefault="00867F99" w:rsidP="00867F99">
          <w:pPr>
            <w:pStyle w:val="TOC2"/>
            <w:tabs>
              <w:tab w:val="left" w:pos="1050"/>
              <w:tab w:val="right" w:leader="dot" w:pos="9515"/>
            </w:tabs>
            <w:spacing w:line="300" w:lineRule="exact"/>
            <w:rPr>
              <w:del w:id="438" w:author="Bright Liu" w:date="2025-11-25T11:25:00Z" w16du:dateUtc="2025-11-25T03:25:00Z"/>
              <w:rFonts w:asciiTheme="minorHAnsi" w:eastAsiaTheme="minorEastAsia" w:hAnsiTheme="minorHAnsi" w:cstheme="minorBidi"/>
              <w:noProof/>
              <w:sz w:val="21"/>
              <w:szCs w:val="22"/>
              <w14:ligatures w14:val="standardContextual"/>
            </w:rPr>
          </w:pPr>
          <w:del w:id="439" w:author="Bright Liu" w:date="2025-11-25T11:25:00Z" w16du:dateUtc="2025-11-25T03:25:00Z">
            <w:r w:rsidRPr="00C15FEB" w:rsidDel="00771BF0">
              <w:rPr>
                <w:rStyle w:val="af2"/>
                <w:noProof/>
              </w:rPr>
              <w:delText>11.2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Displaying Images</w:delText>
            </w:r>
            <w:r w:rsidDel="00771BF0">
              <w:rPr>
                <w:noProof/>
                <w:webHidden/>
              </w:rPr>
              <w:tab/>
              <w:delText>30</w:delText>
            </w:r>
          </w:del>
        </w:p>
        <w:p w14:paraId="58B0E8CE" w14:textId="34D44790" w:rsidR="00867F99" w:rsidDel="00771BF0" w:rsidRDefault="00867F99" w:rsidP="00867F99">
          <w:pPr>
            <w:pStyle w:val="TOC1"/>
            <w:tabs>
              <w:tab w:val="left" w:pos="840"/>
              <w:tab w:val="right" w:leader="dot" w:pos="9515"/>
            </w:tabs>
            <w:spacing w:line="300" w:lineRule="exact"/>
            <w:rPr>
              <w:del w:id="440" w:author="Bright Liu" w:date="2025-11-25T11:25:00Z" w16du:dateUtc="2025-11-25T03:25:00Z"/>
              <w:rFonts w:asciiTheme="minorHAnsi" w:eastAsiaTheme="minorEastAsia" w:hAnsiTheme="minorHAnsi" w:cstheme="minorBidi"/>
              <w:noProof/>
              <w:sz w:val="21"/>
              <w:szCs w:val="22"/>
              <w14:ligatures w14:val="standardContextual"/>
            </w:rPr>
          </w:pPr>
          <w:del w:id="441" w:author="Bright Liu" w:date="2025-11-25T11:25:00Z" w16du:dateUtc="2025-11-25T03:25:00Z">
            <w:r w:rsidRPr="00C15FEB" w:rsidDel="00771BF0">
              <w:rPr>
                <w:rStyle w:val="af2"/>
                <w:noProof/>
              </w:rPr>
              <w:delText>12.</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Upgrading Firmware</w:delText>
            </w:r>
            <w:r w:rsidDel="00771BF0">
              <w:rPr>
                <w:noProof/>
                <w:webHidden/>
              </w:rPr>
              <w:tab/>
              <w:delText>30</w:delText>
            </w:r>
          </w:del>
        </w:p>
        <w:p w14:paraId="15E011B0" w14:textId="4ECA40F2" w:rsidR="00867F99" w:rsidDel="00771BF0" w:rsidRDefault="00867F99" w:rsidP="00867F99">
          <w:pPr>
            <w:pStyle w:val="TOC1"/>
            <w:tabs>
              <w:tab w:val="left" w:pos="840"/>
              <w:tab w:val="right" w:leader="dot" w:pos="9515"/>
            </w:tabs>
            <w:spacing w:line="300" w:lineRule="exact"/>
            <w:rPr>
              <w:del w:id="442" w:author="Bright Liu" w:date="2025-11-25T11:25:00Z" w16du:dateUtc="2025-11-25T03:25:00Z"/>
              <w:rFonts w:asciiTheme="minorHAnsi" w:eastAsiaTheme="minorEastAsia" w:hAnsiTheme="minorHAnsi" w:cstheme="minorBidi"/>
              <w:noProof/>
              <w:sz w:val="21"/>
              <w:szCs w:val="22"/>
              <w14:ligatures w14:val="standardContextual"/>
            </w:rPr>
          </w:pPr>
          <w:del w:id="443" w:author="Bright Liu" w:date="2025-11-25T11:25:00Z" w16du:dateUtc="2025-11-25T03:25:00Z">
            <w:r w:rsidRPr="00C15FEB" w:rsidDel="00771BF0">
              <w:rPr>
                <w:rStyle w:val="af2"/>
                <w:noProof/>
              </w:rPr>
              <w:delText>13.</w:delText>
            </w:r>
            <w:r w:rsidDel="00771BF0">
              <w:rPr>
                <w:rFonts w:asciiTheme="minorHAnsi" w:eastAsiaTheme="minorEastAsia" w:hAnsiTheme="minorHAnsi" w:cstheme="minorBidi"/>
                <w:noProof/>
                <w:sz w:val="21"/>
                <w:szCs w:val="22"/>
                <w14:ligatures w14:val="standardContextual"/>
              </w:rPr>
              <w:tab/>
            </w:r>
            <w:r w:rsidRPr="00C15FEB" w:rsidDel="00771BF0">
              <w:rPr>
                <w:rStyle w:val="af2"/>
                <w:noProof/>
              </w:rPr>
              <w:delText>Document Revision History</w:delText>
            </w:r>
            <w:r w:rsidDel="00771BF0">
              <w:rPr>
                <w:noProof/>
                <w:webHidden/>
              </w:rPr>
              <w:tab/>
              <w:delText>31</w:delText>
            </w:r>
          </w:del>
        </w:p>
        <w:p w14:paraId="250D834E" w14:textId="5013582A" w:rsidR="00C96D9B" w:rsidRPr="00C96D9B" w:rsidDel="00771BF0" w:rsidRDefault="00C96D9B" w:rsidP="00867F99">
          <w:pPr>
            <w:pStyle w:val="TOC1"/>
            <w:tabs>
              <w:tab w:val="left" w:pos="420"/>
              <w:tab w:val="right" w:leader="dot" w:pos="9515"/>
            </w:tabs>
            <w:spacing w:line="300" w:lineRule="exact"/>
            <w:rPr>
              <w:del w:id="444" w:author="Bright Liu" w:date="2025-11-25T11:25:00Z" w16du:dateUtc="2025-11-25T03:25:00Z"/>
              <w:rFonts w:asciiTheme="minorHAnsi" w:eastAsiaTheme="minorEastAsia" w:hAnsiTheme="minorHAnsi" w:cstheme="minorBidi"/>
              <w:noProof/>
              <w:sz w:val="22"/>
              <w:szCs w:val="24"/>
              <w14:ligatures w14:val="standardContextual"/>
              <w:rPrChange w:id="445" w:author="Chelsea Lee" w:date="2023-09-28T15:44:00Z">
                <w:rPr>
                  <w:del w:id="446" w:author="Bright Liu" w:date="2025-11-25T11:25:00Z" w16du:dateUtc="2025-11-25T03:25:00Z"/>
                  <w:rFonts w:asciiTheme="minorHAnsi" w:eastAsiaTheme="minorEastAsia" w:hAnsiTheme="minorHAnsi" w:cstheme="minorBidi"/>
                  <w:noProof/>
                  <w:sz w:val="21"/>
                  <w:szCs w:val="22"/>
                  <w14:ligatures w14:val="standardContextual"/>
                </w:rPr>
              </w:rPrChange>
            </w:rPr>
          </w:pPr>
          <w:del w:id="447" w:author="Bright Liu" w:date="2025-11-25T11:25:00Z" w16du:dateUtc="2025-11-25T03:25:00Z">
            <w:r w:rsidRPr="00867F99" w:rsidDel="00771BF0">
              <w:rPr>
                <w:rStyle w:val="af2"/>
                <w:noProof/>
                <w:sz w:val="21"/>
                <w:szCs w:val="21"/>
              </w:rPr>
              <w:delText>1.</w:delText>
            </w:r>
            <w:r w:rsidRPr="00C96D9B" w:rsidDel="00771BF0">
              <w:rPr>
                <w:rFonts w:asciiTheme="minorHAnsi" w:eastAsiaTheme="minorEastAsia" w:hAnsiTheme="minorHAnsi" w:cstheme="minorBidi"/>
                <w:noProof/>
                <w:sz w:val="22"/>
                <w:szCs w:val="24"/>
                <w14:ligatures w14:val="standardContextual"/>
                <w:rPrChange w:id="44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Overview</w:delText>
            </w:r>
            <w:r w:rsidRPr="00867F99" w:rsidDel="00771BF0">
              <w:rPr>
                <w:noProof/>
                <w:webHidden/>
                <w:sz w:val="21"/>
                <w:szCs w:val="21"/>
              </w:rPr>
              <w:tab/>
              <w:delText>4</w:delText>
            </w:r>
          </w:del>
        </w:p>
        <w:p w14:paraId="12731378" w14:textId="406A2EAA" w:rsidR="00C96D9B" w:rsidRPr="00C96D9B" w:rsidDel="00771BF0" w:rsidRDefault="00C96D9B" w:rsidP="00867F99">
          <w:pPr>
            <w:pStyle w:val="TOC1"/>
            <w:tabs>
              <w:tab w:val="left" w:pos="420"/>
              <w:tab w:val="right" w:leader="dot" w:pos="9515"/>
            </w:tabs>
            <w:spacing w:line="300" w:lineRule="exact"/>
            <w:rPr>
              <w:del w:id="449" w:author="Bright Liu" w:date="2025-11-25T11:25:00Z" w16du:dateUtc="2025-11-25T03:25:00Z"/>
              <w:rFonts w:asciiTheme="minorHAnsi" w:eastAsiaTheme="minorEastAsia" w:hAnsiTheme="minorHAnsi" w:cstheme="minorBidi"/>
              <w:noProof/>
              <w:sz w:val="22"/>
              <w:szCs w:val="24"/>
              <w14:ligatures w14:val="standardContextual"/>
              <w:rPrChange w:id="450" w:author="Chelsea Lee" w:date="2023-09-28T15:44:00Z">
                <w:rPr>
                  <w:del w:id="451" w:author="Bright Liu" w:date="2025-11-25T11:25:00Z" w16du:dateUtc="2025-11-25T03:25:00Z"/>
                  <w:rFonts w:asciiTheme="minorHAnsi" w:eastAsiaTheme="minorEastAsia" w:hAnsiTheme="minorHAnsi" w:cstheme="minorBidi"/>
                  <w:noProof/>
                  <w:sz w:val="21"/>
                  <w:szCs w:val="22"/>
                  <w14:ligatures w14:val="standardContextual"/>
                </w:rPr>
              </w:rPrChange>
            </w:rPr>
          </w:pPr>
          <w:del w:id="452" w:author="Bright Liu" w:date="2025-11-25T11:25:00Z" w16du:dateUtc="2025-11-25T03:25:00Z">
            <w:r w:rsidRPr="00867F99" w:rsidDel="00771BF0">
              <w:rPr>
                <w:rStyle w:val="af2"/>
                <w:noProof/>
                <w:sz w:val="21"/>
                <w:szCs w:val="21"/>
              </w:rPr>
              <w:delText>2.</w:delText>
            </w:r>
            <w:r w:rsidRPr="00C96D9B" w:rsidDel="00771BF0">
              <w:rPr>
                <w:rFonts w:asciiTheme="minorHAnsi" w:eastAsiaTheme="minorEastAsia" w:hAnsiTheme="minorHAnsi" w:cstheme="minorBidi"/>
                <w:noProof/>
                <w:sz w:val="22"/>
                <w:szCs w:val="24"/>
                <w14:ligatures w14:val="standardContextual"/>
                <w:rPrChange w:id="45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Fundamental Knowledge</w:delText>
            </w:r>
            <w:r w:rsidRPr="00867F99" w:rsidDel="00771BF0">
              <w:rPr>
                <w:noProof/>
                <w:webHidden/>
                <w:sz w:val="21"/>
                <w:szCs w:val="21"/>
              </w:rPr>
              <w:tab/>
              <w:delText>4</w:delText>
            </w:r>
          </w:del>
        </w:p>
        <w:p w14:paraId="63BE9030" w14:textId="780E939C" w:rsidR="00C96D9B" w:rsidRPr="00C96D9B" w:rsidDel="00771BF0" w:rsidRDefault="00C96D9B" w:rsidP="00867F99">
          <w:pPr>
            <w:pStyle w:val="TOC1"/>
            <w:tabs>
              <w:tab w:val="left" w:pos="420"/>
              <w:tab w:val="right" w:leader="dot" w:pos="9515"/>
            </w:tabs>
            <w:spacing w:line="300" w:lineRule="exact"/>
            <w:rPr>
              <w:del w:id="454" w:author="Bright Liu" w:date="2025-11-25T11:25:00Z" w16du:dateUtc="2025-11-25T03:25:00Z"/>
              <w:rFonts w:asciiTheme="minorHAnsi" w:eastAsiaTheme="minorEastAsia" w:hAnsiTheme="minorHAnsi" w:cstheme="minorBidi"/>
              <w:noProof/>
              <w:sz w:val="22"/>
              <w:szCs w:val="24"/>
              <w14:ligatures w14:val="standardContextual"/>
              <w:rPrChange w:id="455" w:author="Chelsea Lee" w:date="2023-09-28T15:44:00Z">
                <w:rPr>
                  <w:del w:id="456" w:author="Bright Liu" w:date="2025-11-25T11:25:00Z" w16du:dateUtc="2025-11-25T03:25:00Z"/>
                  <w:rFonts w:asciiTheme="minorHAnsi" w:eastAsiaTheme="minorEastAsia" w:hAnsiTheme="minorHAnsi" w:cstheme="minorBidi"/>
                  <w:noProof/>
                  <w:sz w:val="21"/>
                  <w:szCs w:val="22"/>
                  <w14:ligatures w14:val="standardContextual"/>
                </w:rPr>
              </w:rPrChange>
            </w:rPr>
          </w:pPr>
          <w:del w:id="457" w:author="Bright Liu" w:date="2025-11-25T11:25:00Z" w16du:dateUtc="2025-11-25T03:25:00Z">
            <w:r w:rsidRPr="00867F99" w:rsidDel="00771BF0">
              <w:rPr>
                <w:rStyle w:val="af2"/>
                <w:noProof/>
                <w:sz w:val="21"/>
                <w:szCs w:val="21"/>
              </w:rPr>
              <w:delText>3.</w:delText>
            </w:r>
            <w:r w:rsidRPr="00C96D9B" w:rsidDel="00771BF0">
              <w:rPr>
                <w:rFonts w:asciiTheme="minorHAnsi" w:eastAsiaTheme="minorEastAsia" w:hAnsiTheme="minorHAnsi" w:cstheme="minorBidi"/>
                <w:noProof/>
                <w:sz w:val="22"/>
                <w:szCs w:val="24"/>
                <w14:ligatures w14:val="standardContextual"/>
                <w:rPrChange w:id="45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Requirements of the Developers</w:delText>
            </w:r>
            <w:r w:rsidRPr="00867F99" w:rsidDel="00771BF0">
              <w:rPr>
                <w:noProof/>
                <w:webHidden/>
                <w:sz w:val="21"/>
                <w:szCs w:val="21"/>
              </w:rPr>
              <w:tab/>
              <w:delText>5</w:delText>
            </w:r>
          </w:del>
        </w:p>
        <w:p w14:paraId="20AE5C5D" w14:textId="01428A8B" w:rsidR="00C96D9B" w:rsidRPr="00C96D9B" w:rsidDel="00771BF0" w:rsidRDefault="00C96D9B" w:rsidP="00867F99">
          <w:pPr>
            <w:pStyle w:val="TOC1"/>
            <w:tabs>
              <w:tab w:val="left" w:pos="420"/>
              <w:tab w:val="right" w:leader="dot" w:pos="9515"/>
            </w:tabs>
            <w:spacing w:line="300" w:lineRule="exact"/>
            <w:rPr>
              <w:del w:id="459" w:author="Bright Liu" w:date="2025-11-25T11:25:00Z" w16du:dateUtc="2025-11-25T03:25:00Z"/>
              <w:rFonts w:asciiTheme="minorHAnsi" w:eastAsiaTheme="minorEastAsia" w:hAnsiTheme="minorHAnsi" w:cstheme="minorBidi"/>
              <w:noProof/>
              <w:sz w:val="22"/>
              <w:szCs w:val="24"/>
              <w14:ligatures w14:val="standardContextual"/>
              <w:rPrChange w:id="460" w:author="Chelsea Lee" w:date="2023-09-28T15:44:00Z">
                <w:rPr>
                  <w:del w:id="461" w:author="Bright Liu" w:date="2025-11-25T11:25:00Z" w16du:dateUtc="2025-11-25T03:25:00Z"/>
                  <w:rFonts w:asciiTheme="minorHAnsi" w:eastAsiaTheme="minorEastAsia" w:hAnsiTheme="minorHAnsi" w:cstheme="minorBidi"/>
                  <w:noProof/>
                  <w:sz w:val="21"/>
                  <w:szCs w:val="22"/>
                  <w14:ligatures w14:val="standardContextual"/>
                </w:rPr>
              </w:rPrChange>
            </w:rPr>
          </w:pPr>
          <w:del w:id="462" w:author="Bright Liu" w:date="2025-11-25T11:25:00Z" w16du:dateUtc="2025-11-25T03:25:00Z">
            <w:r w:rsidRPr="00867F99" w:rsidDel="00771BF0">
              <w:rPr>
                <w:rStyle w:val="af2"/>
                <w:noProof/>
                <w:sz w:val="21"/>
                <w:szCs w:val="21"/>
              </w:rPr>
              <w:delText>4.</w:delText>
            </w:r>
            <w:r w:rsidRPr="00C96D9B" w:rsidDel="00771BF0">
              <w:rPr>
                <w:rFonts w:asciiTheme="minorHAnsi" w:eastAsiaTheme="minorEastAsia" w:hAnsiTheme="minorHAnsi" w:cstheme="minorBidi"/>
                <w:noProof/>
                <w:sz w:val="22"/>
                <w:szCs w:val="24"/>
                <w14:ligatures w14:val="standardContextual"/>
                <w:rPrChange w:id="46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How the Client App Interacts with Devices</w:delText>
            </w:r>
            <w:r w:rsidRPr="00867F99" w:rsidDel="00771BF0">
              <w:rPr>
                <w:noProof/>
                <w:webHidden/>
                <w:sz w:val="21"/>
                <w:szCs w:val="21"/>
              </w:rPr>
              <w:tab/>
              <w:delText>5</w:delText>
            </w:r>
          </w:del>
        </w:p>
        <w:p w14:paraId="5C1A328D" w14:textId="00A12E84" w:rsidR="00C96D9B" w:rsidRPr="00C96D9B" w:rsidDel="00771BF0" w:rsidRDefault="00C96D9B" w:rsidP="00867F99">
          <w:pPr>
            <w:pStyle w:val="TOC1"/>
            <w:tabs>
              <w:tab w:val="left" w:pos="420"/>
              <w:tab w:val="right" w:leader="dot" w:pos="9515"/>
            </w:tabs>
            <w:spacing w:line="300" w:lineRule="exact"/>
            <w:rPr>
              <w:del w:id="464" w:author="Bright Liu" w:date="2025-11-25T11:25:00Z" w16du:dateUtc="2025-11-25T03:25:00Z"/>
              <w:rFonts w:asciiTheme="minorHAnsi" w:eastAsiaTheme="minorEastAsia" w:hAnsiTheme="minorHAnsi" w:cstheme="minorBidi"/>
              <w:noProof/>
              <w:sz w:val="22"/>
              <w:szCs w:val="24"/>
              <w14:ligatures w14:val="standardContextual"/>
              <w:rPrChange w:id="465" w:author="Chelsea Lee" w:date="2023-09-28T15:44:00Z">
                <w:rPr>
                  <w:del w:id="466" w:author="Bright Liu" w:date="2025-11-25T11:25:00Z" w16du:dateUtc="2025-11-25T03:25:00Z"/>
                  <w:rFonts w:asciiTheme="minorHAnsi" w:eastAsiaTheme="minorEastAsia" w:hAnsiTheme="minorHAnsi" w:cstheme="minorBidi"/>
                  <w:noProof/>
                  <w:sz w:val="21"/>
                  <w:szCs w:val="22"/>
                  <w14:ligatures w14:val="standardContextual"/>
                </w:rPr>
              </w:rPrChange>
            </w:rPr>
          </w:pPr>
          <w:del w:id="467" w:author="Bright Liu" w:date="2025-11-25T11:25:00Z" w16du:dateUtc="2025-11-25T03:25:00Z">
            <w:r w:rsidRPr="00867F99" w:rsidDel="00771BF0">
              <w:rPr>
                <w:rStyle w:val="af2"/>
                <w:noProof/>
                <w:sz w:val="21"/>
                <w:szCs w:val="21"/>
              </w:rPr>
              <w:delText>5.</w:delText>
            </w:r>
            <w:r w:rsidRPr="00C96D9B" w:rsidDel="00771BF0">
              <w:rPr>
                <w:rFonts w:asciiTheme="minorHAnsi" w:eastAsiaTheme="minorEastAsia" w:hAnsiTheme="minorHAnsi" w:cstheme="minorBidi"/>
                <w:noProof/>
                <w:sz w:val="22"/>
                <w:szCs w:val="24"/>
                <w14:ligatures w14:val="standardContextual"/>
                <w:rPrChange w:id="46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Preparation</w:delText>
            </w:r>
            <w:r w:rsidRPr="00867F99" w:rsidDel="00771BF0">
              <w:rPr>
                <w:noProof/>
                <w:webHidden/>
                <w:sz w:val="21"/>
                <w:szCs w:val="21"/>
              </w:rPr>
              <w:tab/>
              <w:delText>5</w:delText>
            </w:r>
          </w:del>
        </w:p>
        <w:p w14:paraId="74123219" w14:textId="53AB98AC" w:rsidR="00C96D9B" w:rsidRPr="00C96D9B" w:rsidDel="00771BF0" w:rsidRDefault="00C96D9B" w:rsidP="00867F99">
          <w:pPr>
            <w:pStyle w:val="TOC1"/>
            <w:tabs>
              <w:tab w:val="left" w:pos="420"/>
              <w:tab w:val="right" w:leader="dot" w:pos="9515"/>
            </w:tabs>
            <w:spacing w:line="300" w:lineRule="exact"/>
            <w:rPr>
              <w:del w:id="469" w:author="Bright Liu" w:date="2025-11-25T11:25:00Z" w16du:dateUtc="2025-11-25T03:25:00Z"/>
              <w:rFonts w:asciiTheme="minorHAnsi" w:eastAsiaTheme="minorEastAsia" w:hAnsiTheme="minorHAnsi" w:cstheme="minorBidi"/>
              <w:noProof/>
              <w:sz w:val="22"/>
              <w:szCs w:val="24"/>
              <w14:ligatures w14:val="standardContextual"/>
              <w:rPrChange w:id="470" w:author="Chelsea Lee" w:date="2023-09-28T15:44:00Z">
                <w:rPr>
                  <w:del w:id="471" w:author="Bright Liu" w:date="2025-11-25T11:25:00Z" w16du:dateUtc="2025-11-25T03:25:00Z"/>
                  <w:rFonts w:asciiTheme="minorHAnsi" w:eastAsiaTheme="minorEastAsia" w:hAnsiTheme="minorHAnsi" w:cstheme="minorBidi"/>
                  <w:noProof/>
                  <w:sz w:val="21"/>
                  <w:szCs w:val="22"/>
                  <w14:ligatures w14:val="standardContextual"/>
                </w:rPr>
              </w:rPrChange>
            </w:rPr>
          </w:pPr>
          <w:del w:id="472" w:author="Bright Liu" w:date="2025-11-25T11:25:00Z" w16du:dateUtc="2025-11-25T03:25:00Z">
            <w:r w:rsidRPr="00867F99" w:rsidDel="00771BF0">
              <w:rPr>
                <w:rStyle w:val="af2"/>
                <w:noProof/>
                <w:sz w:val="21"/>
                <w:szCs w:val="21"/>
              </w:rPr>
              <w:delText>6.</w:delText>
            </w:r>
            <w:r w:rsidRPr="00C96D9B" w:rsidDel="00771BF0">
              <w:rPr>
                <w:rFonts w:asciiTheme="minorHAnsi" w:eastAsiaTheme="minorEastAsia" w:hAnsiTheme="minorHAnsi" w:cstheme="minorBidi"/>
                <w:noProof/>
                <w:sz w:val="22"/>
                <w:szCs w:val="24"/>
                <w14:ligatures w14:val="standardContextual"/>
                <w:rPrChange w:id="47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Discovering Devices</w:delText>
            </w:r>
            <w:r w:rsidRPr="00867F99" w:rsidDel="00771BF0">
              <w:rPr>
                <w:noProof/>
                <w:webHidden/>
                <w:sz w:val="21"/>
                <w:szCs w:val="21"/>
              </w:rPr>
              <w:tab/>
              <w:delText>6</w:delText>
            </w:r>
          </w:del>
        </w:p>
        <w:p w14:paraId="7918D1FA" w14:textId="198C8097" w:rsidR="00C96D9B" w:rsidRPr="00C96D9B" w:rsidDel="00771BF0" w:rsidRDefault="00C96D9B" w:rsidP="00867F99">
          <w:pPr>
            <w:pStyle w:val="TOC1"/>
            <w:tabs>
              <w:tab w:val="left" w:pos="420"/>
              <w:tab w:val="right" w:leader="dot" w:pos="9515"/>
            </w:tabs>
            <w:spacing w:line="300" w:lineRule="exact"/>
            <w:rPr>
              <w:del w:id="474" w:author="Bright Liu" w:date="2025-11-25T11:25:00Z" w16du:dateUtc="2025-11-25T03:25:00Z"/>
              <w:rFonts w:asciiTheme="minorHAnsi" w:eastAsiaTheme="minorEastAsia" w:hAnsiTheme="minorHAnsi" w:cstheme="minorBidi"/>
              <w:noProof/>
              <w:sz w:val="22"/>
              <w:szCs w:val="24"/>
              <w14:ligatures w14:val="standardContextual"/>
              <w:rPrChange w:id="475" w:author="Chelsea Lee" w:date="2023-09-28T15:44:00Z">
                <w:rPr>
                  <w:del w:id="476" w:author="Bright Liu" w:date="2025-11-25T11:25:00Z" w16du:dateUtc="2025-11-25T03:25:00Z"/>
                  <w:rFonts w:asciiTheme="minorHAnsi" w:eastAsiaTheme="minorEastAsia" w:hAnsiTheme="minorHAnsi" w:cstheme="minorBidi"/>
                  <w:noProof/>
                  <w:sz w:val="21"/>
                  <w:szCs w:val="22"/>
                  <w14:ligatures w14:val="standardContextual"/>
                </w:rPr>
              </w:rPrChange>
            </w:rPr>
          </w:pPr>
          <w:del w:id="477" w:author="Bright Liu" w:date="2025-11-25T11:25:00Z" w16du:dateUtc="2025-11-25T03:25:00Z">
            <w:r w:rsidRPr="00867F99" w:rsidDel="00771BF0">
              <w:rPr>
                <w:rStyle w:val="af2"/>
                <w:noProof/>
                <w:sz w:val="21"/>
                <w:szCs w:val="21"/>
              </w:rPr>
              <w:delText>7.</w:delText>
            </w:r>
            <w:r w:rsidRPr="00C96D9B" w:rsidDel="00771BF0">
              <w:rPr>
                <w:rFonts w:asciiTheme="minorHAnsi" w:eastAsiaTheme="minorEastAsia" w:hAnsiTheme="minorHAnsi" w:cstheme="minorBidi"/>
                <w:noProof/>
                <w:sz w:val="22"/>
                <w:szCs w:val="24"/>
                <w14:ligatures w14:val="standardContextual"/>
                <w:rPrChange w:id="47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Functions Based on Telnet Session</w:delText>
            </w:r>
            <w:r w:rsidRPr="00867F99" w:rsidDel="00771BF0">
              <w:rPr>
                <w:noProof/>
                <w:webHidden/>
                <w:sz w:val="21"/>
                <w:szCs w:val="21"/>
              </w:rPr>
              <w:tab/>
              <w:delText>7</w:delText>
            </w:r>
          </w:del>
        </w:p>
        <w:p w14:paraId="483C6F69" w14:textId="13379057" w:rsidR="00C96D9B" w:rsidRPr="00C96D9B" w:rsidDel="00771BF0" w:rsidRDefault="00C96D9B" w:rsidP="00867F99">
          <w:pPr>
            <w:pStyle w:val="TOC2"/>
            <w:tabs>
              <w:tab w:val="left" w:pos="1050"/>
              <w:tab w:val="right" w:leader="dot" w:pos="9515"/>
            </w:tabs>
            <w:spacing w:line="300" w:lineRule="exact"/>
            <w:rPr>
              <w:del w:id="479" w:author="Bright Liu" w:date="2025-11-25T11:25:00Z" w16du:dateUtc="2025-11-25T03:25:00Z"/>
              <w:rFonts w:asciiTheme="minorHAnsi" w:eastAsiaTheme="minorEastAsia" w:hAnsiTheme="minorHAnsi" w:cstheme="minorBidi"/>
              <w:noProof/>
              <w:sz w:val="22"/>
              <w:szCs w:val="24"/>
              <w14:ligatures w14:val="standardContextual"/>
              <w:rPrChange w:id="480" w:author="Chelsea Lee" w:date="2023-09-28T15:44:00Z">
                <w:rPr>
                  <w:del w:id="481" w:author="Bright Liu" w:date="2025-11-25T11:25:00Z" w16du:dateUtc="2025-11-25T03:25:00Z"/>
                  <w:rFonts w:asciiTheme="minorHAnsi" w:eastAsiaTheme="minorEastAsia" w:hAnsiTheme="minorHAnsi" w:cstheme="minorBidi"/>
                  <w:noProof/>
                  <w:sz w:val="21"/>
                  <w:szCs w:val="22"/>
                  <w14:ligatures w14:val="standardContextual"/>
                </w:rPr>
              </w:rPrChange>
            </w:rPr>
          </w:pPr>
          <w:del w:id="482" w:author="Bright Liu" w:date="2025-11-25T11:25:00Z" w16du:dateUtc="2025-11-25T03:25:00Z">
            <w:r w:rsidRPr="00867F99" w:rsidDel="00771BF0">
              <w:rPr>
                <w:rStyle w:val="af2"/>
                <w:noProof/>
                <w:sz w:val="21"/>
                <w:szCs w:val="21"/>
              </w:rPr>
              <w:delText>7.1</w:delText>
            </w:r>
            <w:r w:rsidRPr="00C96D9B" w:rsidDel="00771BF0">
              <w:rPr>
                <w:rFonts w:asciiTheme="minorHAnsi" w:eastAsiaTheme="minorEastAsia" w:hAnsiTheme="minorHAnsi" w:cstheme="minorBidi"/>
                <w:noProof/>
                <w:sz w:val="22"/>
                <w:szCs w:val="24"/>
                <w14:ligatures w14:val="standardContextual"/>
                <w:rPrChange w:id="48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Functions for TX and RX</w:delText>
            </w:r>
            <w:r w:rsidRPr="00867F99" w:rsidDel="00771BF0">
              <w:rPr>
                <w:noProof/>
                <w:webHidden/>
                <w:sz w:val="21"/>
                <w:szCs w:val="21"/>
              </w:rPr>
              <w:tab/>
              <w:delText>7</w:delText>
            </w:r>
          </w:del>
        </w:p>
        <w:p w14:paraId="518AF845" w14:textId="0289855A" w:rsidR="00C96D9B" w:rsidRPr="00C96D9B" w:rsidDel="00771BF0" w:rsidRDefault="00C96D9B" w:rsidP="00867F99">
          <w:pPr>
            <w:pStyle w:val="TOC3"/>
            <w:tabs>
              <w:tab w:val="left" w:pos="1470"/>
              <w:tab w:val="right" w:leader="dot" w:pos="9515"/>
            </w:tabs>
            <w:spacing w:line="300" w:lineRule="exact"/>
            <w:rPr>
              <w:del w:id="484" w:author="Bright Liu" w:date="2025-11-25T11:25:00Z" w16du:dateUtc="2025-11-25T03:25:00Z"/>
              <w:rFonts w:asciiTheme="minorHAnsi" w:eastAsiaTheme="minorEastAsia" w:hAnsiTheme="minorHAnsi" w:cstheme="minorBidi"/>
              <w:noProof/>
              <w:sz w:val="22"/>
              <w:szCs w:val="24"/>
              <w14:ligatures w14:val="standardContextual"/>
              <w:rPrChange w:id="485" w:author="Chelsea Lee" w:date="2023-09-28T15:44:00Z">
                <w:rPr>
                  <w:del w:id="486" w:author="Bright Liu" w:date="2025-11-25T11:25:00Z" w16du:dateUtc="2025-11-25T03:25:00Z"/>
                  <w:rFonts w:asciiTheme="minorHAnsi" w:eastAsiaTheme="minorEastAsia" w:hAnsiTheme="minorHAnsi" w:cstheme="minorBidi"/>
                  <w:noProof/>
                  <w:sz w:val="21"/>
                  <w:szCs w:val="22"/>
                  <w14:ligatures w14:val="standardContextual"/>
                </w:rPr>
              </w:rPrChange>
            </w:rPr>
          </w:pPr>
          <w:del w:id="487" w:author="Bright Liu" w:date="2025-11-25T11:25:00Z" w16du:dateUtc="2025-11-25T03:25:00Z">
            <w:r w:rsidRPr="00867F99" w:rsidDel="00771BF0">
              <w:rPr>
                <w:rStyle w:val="af2"/>
                <w:noProof/>
                <w:sz w:val="21"/>
                <w:szCs w:val="21"/>
              </w:rPr>
              <w:delText>7.1.1</w:delText>
            </w:r>
            <w:r w:rsidRPr="00C96D9B" w:rsidDel="00771BF0">
              <w:rPr>
                <w:rFonts w:asciiTheme="minorHAnsi" w:eastAsiaTheme="minorEastAsia" w:hAnsiTheme="minorHAnsi" w:cstheme="minorBidi"/>
                <w:noProof/>
                <w:sz w:val="22"/>
                <w:szCs w:val="24"/>
                <w14:ligatures w14:val="standardContextual"/>
                <w:rPrChange w:id="48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Logging in to the Device</w:delText>
            </w:r>
            <w:r w:rsidRPr="00867F99" w:rsidDel="00771BF0">
              <w:rPr>
                <w:noProof/>
                <w:webHidden/>
                <w:sz w:val="21"/>
                <w:szCs w:val="21"/>
              </w:rPr>
              <w:tab/>
              <w:delText>7</w:delText>
            </w:r>
          </w:del>
        </w:p>
        <w:p w14:paraId="5B6342D6" w14:textId="351EDAE9" w:rsidR="00C96D9B" w:rsidRPr="00C96D9B" w:rsidDel="00771BF0" w:rsidRDefault="00C96D9B" w:rsidP="00867F99">
          <w:pPr>
            <w:pStyle w:val="TOC3"/>
            <w:tabs>
              <w:tab w:val="left" w:pos="1470"/>
              <w:tab w:val="right" w:leader="dot" w:pos="9515"/>
            </w:tabs>
            <w:spacing w:line="300" w:lineRule="exact"/>
            <w:rPr>
              <w:del w:id="489" w:author="Bright Liu" w:date="2025-11-25T11:25:00Z" w16du:dateUtc="2025-11-25T03:25:00Z"/>
              <w:rFonts w:asciiTheme="minorHAnsi" w:eastAsiaTheme="minorEastAsia" w:hAnsiTheme="minorHAnsi" w:cstheme="minorBidi"/>
              <w:noProof/>
              <w:sz w:val="22"/>
              <w:szCs w:val="24"/>
              <w14:ligatures w14:val="standardContextual"/>
              <w:rPrChange w:id="490" w:author="Chelsea Lee" w:date="2023-09-28T15:44:00Z">
                <w:rPr>
                  <w:del w:id="491" w:author="Bright Liu" w:date="2025-11-25T11:25:00Z" w16du:dateUtc="2025-11-25T03:25:00Z"/>
                  <w:rFonts w:asciiTheme="minorHAnsi" w:eastAsiaTheme="minorEastAsia" w:hAnsiTheme="minorHAnsi" w:cstheme="minorBidi"/>
                  <w:noProof/>
                  <w:sz w:val="21"/>
                  <w:szCs w:val="22"/>
                  <w14:ligatures w14:val="standardContextual"/>
                </w:rPr>
              </w:rPrChange>
            </w:rPr>
          </w:pPr>
          <w:del w:id="492" w:author="Bright Liu" w:date="2025-11-25T11:25:00Z" w16du:dateUtc="2025-11-25T03:25:00Z">
            <w:r w:rsidRPr="00867F99" w:rsidDel="00771BF0">
              <w:rPr>
                <w:rStyle w:val="af2"/>
                <w:noProof/>
                <w:sz w:val="21"/>
                <w:szCs w:val="21"/>
              </w:rPr>
              <w:delText>7.1.2</w:delText>
            </w:r>
            <w:r w:rsidRPr="00C96D9B" w:rsidDel="00771BF0">
              <w:rPr>
                <w:rFonts w:asciiTheme="minorHAnsi" w:eastAsiaTheme="minorEastAsia" w:hAnsiTheme="minorHAnsi" w:cstheme="minorBidi"/>
                <w:noProof/>
                <w:sz w:val="22"/>
                <w:szCs w:val="24"/>
                <w14:ligatures w14:val="standardContextual"/>
                <w:rPrChange w:id="49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Setting and Saving Device Alias</w:delText>
            </w:r>
            <w:r w:rsidRPr="00867F99" w:rsidDel="00771BF0">
              <w:rPr>
                <w:noProof/>
                <w:webHidden/>
                <w:sz w:val="21"/>
                <w:szCs w:val="21"/>
              </w:rPr>
              <w:tab/>
              <w:delText>7</w:delText>
            </w:r>
          </w:del>
        </w:p>
        <w:p w14:paraId="0A07E86F" w14:textId="51996104" w:rsidR="00C96D9B" w:rsidRPr="00C96D9B" w:rsidDel="00771BF0" w:rsidRDefault="00C96D9B" w:rsidP="00867F99">
          <w:pPr>
            <w:pStyle w:val="TOC3"/>
            <w:tabs>
              <w:tab w:val="left" w:pos="1470"/>
              <w:tab w:val="right" w:leader="dot" w:pos="9515"/>
            </w:tabs>
            <w:spacing w:line="300" w:lineRule="exact"/>
            <w:rPr>
              <w:del w:id="494" w:author="Bright Liu" w:date="2025-11-25T11:25:00Z" w16du:dateUtc="2025-11-25T03:25:00Z"/>
              <w:rFonts w:asciiTheme="minorHAnsi" w:eastAsiaTheme="minorEastAsia" w:hAnsiTheme="minorHAnsi" w:cstheme="minorBidi"/>
              <w:noProof/>
              <w:sz w:val="22"/>
              <w:szCs w:val="24"/>
              <w14:ligatures w14:val="standardContextual"/>
              <w:rPrChange w:id="495" w:author="Chelsea Lee" w:date="2023-09-28T15:44:00Z">
                <w:rPr>
                  <w:del w:id="496" w:author="Bright Liu" w:date="2025-11-25T11:25:00Z" w16du:dateUtc="2025-11-25T03:25:00Z"/>
                  <w:rFonts w:asciiTheme="minorHAnsi" w:eastAsiaTheme="minorEastAsia" w:hAnsiTheme="minorHAnsi" w:cstheme="minorBidi"/>
                  <w:noProof/>
                  <w:sz w:val="21"/>
                  <w:szCs w:val="22"/>
                  <w14:ligatures w14:val="standardContextual"/>
                </w:rPr>
              </w:rPrChange>
            </w:rPr>
          </w:pPr>
          <w:del w:id="497" w:author="Bright Liu" w:date="2025-11-25T11:25:00Z" w16du:dateUtc="2025-11-25T03:25:00Z">
            <w:r w:rsidRPr="00867F99" w:rsidDel="00771BF0">
              <w:rPr>
                <w:rStyle w:val="af2"/>
                <w:noProof/>
                <w:sz w:val="21"/>
                <w:szCs w:val="21"/>
              </w:rPr>
              <w:delText>7.1.3</w:delText>
            </w:r>
            <w:r w:rsidRPr="00C96D9B" w:rsidDel="00771BF0">
              <w:rPr>
                <w:rFonts w:asciiTheme="minorHAnsi" w:eastAsiaTheme="minorEastAsia" w:hAnsiTheme="minorHAnsi" w:cstheme="minorBidi"/>
                <w:noProof/>
                <w:sz w:val="22"/>
                <w:szCs w:val="24"/>
                <w14:ligatures w14:val="standardContextual"/>
                <w:rPrChange w:id="49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Setting/Getting IP Address and Netmask for/from Device</w:delText>
            </w:r>
            <w:r w:rsidRPr="00867F99" w:rsidDel="00771BF0">
              <w:rPr>
                <w:noProof/>
                <w:webHidden/>
                <w:sz w:val="21"/>
                <w:szCs w:val="21"/>
              </w:rPr>
              <w:tab/>
              <w:delText>8</w:delText>
            </w:r>
          </w:del>
        </w:p>
        <w:p w14:paraId="6C6C91E2" w14:textId="0D137F63" w:rsidR="00C96D9B" w:rsidRPr="00C96D9B" w:rsidDel="00771BF0" w:rsidRDefault="00C96D9B" w:rsidP="00867F99">
          <w:pPr>
            <w:pStyle w:val="TOC3"/>
            <w:tabs>
              <w:tab w:val="left" w:pos="1470"/>
              <w:tab w:val="right" w:leader="dot" w:pos="9515"/>
            </w:tabs>
            <w:spacing w:line="300" w:lineRule="exact"/>
            <w:rPr>
              <w:del w:id="499" w:author="Bright Liu" w:date="2025-11-25T11:25:00Z" w16du:dateUtc="2025-11-25T03:25:00Z"/>
              <w:rFonts w:asciiTheme="minorHAnsi" w:eastAsiaTheme="minorEastAsia" w:hAnsiTheme="minorHAnsi" w:cstheme="minorBidi"/>
              <w:noProof/>
              <w:sz w:val="22"/>
              <w:szCs w:val="24"/>
              <w14:ligatures w14:val="standardContextual"/>
              <w:rPrChange w:id="500" w:author="Chelsea Lee" w:date="2023-09-28T15:44:00Z">
                <w:rPr>
                  <w:del w:id="501" w:author="Bright Liu" w:date="2025-11-25T11:25:00Z" w16du:dateUtc="2025-11-25T03:25:00Z"/>
                  <w:rFonts w:asciiTheme="minorHAnsi" w:eastAsiaTheme="minorEastAsia" w:hAnsiTheme="minorHAnsi" w:cstheme="minorBidi"/>
                  <w:noProof/>
                  <w:sz w:val="21"/>
                  <w:szCs w:val="22"/>
                  <w14:ligatures w14:val="standardContextual"/>
                </w:rPr>
              </w:rPrChange>
            </w:rPr>
          </w:pPr>
          <w:del w:id="502" w:author="Bright Liu" w:date="2025-11-25T11:25:00Z" w16du:dateUtc="2025-11-25T03:25:00Z">
            <w:r w:rsidRPr="00867F99" w:rsidDel="00771BF0">
              <w:rPr>
                <w:rStyle w:val="af2"/>
                <w:noProof/>
                <w:sz w:val="21"/>
                <w:szCs w:val="21"/>
              </w:rPr>
              <w:delText>7.1.4</w:delText>
            </w:r>
            <w:r w:rsidRPr="00C96D9B" w:rsidDel="00771BF0">
              <w:rPr>
                <w:rFonts w:asciiTheme="minorHAnsi" w:eastAsiaTheme="minorEastAsia" w:hAnsiTheme="minorHAnsi" w:cstheme="minorBidi"/>
                <w:noProof/>
                <w:sz w:val="22"/>
                <w:szCs w:val="24"/>
                <w14:ligatures w14:val="standardContextual"/>
                <w:rPrChange w:id="50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Operating the Serial Port</w:delText>
            </w:r>
            <w:r w:rsidRPr="00867F99" w:rsidDel="00771BF0">
              <w:rPr>
                <w:noProof/>
                <w:webHidden/>
                <w:sz w:val="21"/>
                <w:szCs w:val="21"/>
              </w:rPr>
              <w:tab/>
              <w:delText>9</w:delText>
            </w:r>
          </w:del>
        </w:p>
        <w:p w14:paraId="1C2587B6" w14:textId="46B41DF5" w:rsidR="00C96D9B" w:rsidRPr="00C96D9B" w:rsidDel="00771BF0" w:rsidRDefault="00C96D9B" w:rsidP="00867F99">
          <w:pPr>
            <w:pStyle w:val="TOC3"/>
            <w:tabs>
              <w:tab w:val="left" w:pos="1470"/>
              <w:tab w:val="right" w:leader="dot" w:pos="9515"/>
            </w:tabs>
            <w:spacing w:line="300" w:lineRule="exact"/>
            <w:rPr>
              <w:del w:id="504" w:author="Bright Liu" w:date="2025-11-25T11:25:00Z" w16du:dateUtc="2025-11-25T03:25:00Z"/>
              <w:rFonts w:asciiTheme="minorHAnsi" w:eastAsiaTheme="minorEastAsia" w:hAnsiTheme="minorHAnsi" w:cstheme="minorBidi"/>
              <w:noProof/>
              <w:sz w:val="22"/>
              <w:szCs w:val="24"/>
              <w14:ligatures w14:val="standardContextual"/>
              <w:rPrChange w:id="505" w:author="Chelsea Lee" w:date="2023-09-28T15:44:00Z">
                <w:rPr>
                  <w:del w:id="506" w:author="Bright Liu" w:date="2025-11-25T11:25:00Z" w16du:dateUtc="2025-11-25T03:25:00Z"/>
                  <w:rFonts w:asciiTheme="minorHAnsi" w:eastAsiaTheme="minorEastAsia" w:hAnsiTheme="minorHAnsi" w:cstheme="minorBidi"/>
                  <w:noProof/>
                  <w:sz w:val="21"/>
                  <w:szCs w:val="22"/>
                  <w14:ligatures w14:val="standardContextual"/>
                </w:rPr>
              </w:rPrChange>
            </w:rPr>
          </w:pPr>
          <w:del w:id="507" w:author="Bright Liu" w:date="2025-11-25T11:25:00Z" w16du:dateUtc="2025-11-25T03:25:00Z">
            <w:r w:rsidRPr="00867F99" w:rsidDel="00771BF0">
              <w:rPr>
                <w:rStyle w:val="af2"/>
                <w:noProof/>
                <w:sz w:val="21"/>
                <w:szCs w:val="21"/>
              </w:rPr>
              <w:delText>7.1.5</w:delText>
            </w:r>
            <w:r w:rsidRPr="00C96D9B" w:rsidDel="00771BF0">
              <w:rPr>
                <w:rFonts w:asciiTheme="minorHAnsi" w:eastAsiaTheme="minorEastAsia" w:hAnsiTheme="minorHAnsi" w:cstheme="minorBidi"/>
                <w:noProof/>
                <w:sz w:val="22"/>
                <w:szCs w:val="24"/>
                <w14:ligatures w14:val="standardContextual"/>
                <w:rPrChange w:id="50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Rebooting Device</w:delText>
            </w:r>
            <w:r w:rsidRPr="00867F99" w:rsidDel="00771BF0">
              <w:rPr>
                <w:noProof/>
                <w:webHidden/>
                <w:sz w:val="21"/>
                <w:szCs w:val="21"/>
              </w:rPr>
              <w:tab/>
              <w:delText>10</w:delText>
            </w:r>
          </w:del>
        </w:p>
        <w:p w14:paraId="66D4074A" w14:textId="189AAA0A" w:rsidR="00C96D9B" w:rsidRPr="00C96D9B" w:rsidDel="00771BF0" w:rsidRDefault="00C96D9B" w:rsidP="00867F99">
          <w:pPr>
            <w:pStyle w:val="TOC3"/>
            <w:tabs>
              <w:tab w:val="left" w:pos="1470"/>
              <w:tab w:val="right" w:leader="dot" w:pos="9515"/>
            </w:tabs>
            <w:spacing w:line="300" w:lineRule="exact"/>
            <w:rPr>
              <w:del w:id="509" w:author="Bright Liu" w:date="2025-11-25T11:25:00Z" w16du:dateUtc="2025-11-25T03:25:00Z"/>
              <w:rFonts w:asciiTheme="minorHAnsi" w:eastAsiaTheme="minorEastAsia" w:hAnsiTheme="minorHAnsi" w:cstheme="minorBidi"/>
              <w:noProof/>
              <w:sz w:val="22"/>
              <w:szCs w:val="24"/>
              <w14:ligatures w14:val="standardContextual"/>
              <w:rPrChange w:id="510" w:author="Chelsea Lee" w:date="2023-09-28T15:44:00Z">
                <w:rPr>
                  <w:del w:id="511" w:author="Bright Liu" w:date="2025-11-25T11:25:00Z" w16du:dateUtc="2025-11-25T03:25:00Z"/>
                  <w:rFonts w:asciiTheme="minorHAnsi" w:eastAsiaTheme="minorEastAsia" w:hAnsiTheme="minorHAnsi" w:cstheme="minorBidi"/>
                  <w:noProof/>
                  <w:sz w:val="21"/>
                  <w:szCs w:val="22"/>
                  <w14:ligatures w14:val="standardContextual"/>
                </w:rPr>
              </w:rPrChange>
            </w:rPr>
          </w:pPr>
          <w:del w:id="512" w:author="Bright Liu" w:date="2025-11-25T11:25:00Z" w16du:dateUtc="2025-11-25T03:25:00Z">
            <w:r w:rsidRPr="00867F99" w:rsidDel="00771BF0">
              <w:rPr>
                <w:rStyle w:val="af2"/>
                <w:noProof/>
                <w:sz w:val="21"/>
                <w:szCs w:val="21"/>
              </w:rPr>
              <w:delText>7.1.6</w:delText>
            </w:r>
            <w:r w:rsidRPr="00C96D9B" w:rsidDel="00771BF0">
              <w:rPr>
                <w:rFonts w:asciiTheme="minorHAnsi" w:eastAsiaTheme="minorEastAsia" w:hAnsiTheme="minorHAnsi" w:cstheme="minorBidi"/>
                <w:noProof/>
                <w:sz w:val="22"/>
                <w:szCs w:val="24"/>
                <w14:ligatures w14:val="standardContextual"/>
                <w:rPrChange w:id="51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Getting Firmware Version</w:delText>
            </w:r>
            <w:r w:rsidRPr="00867F99" w:rsidDel="00771BF0">
              <w:rPr>
                <w:noProof/>
                <w:webHidden/>
                <w:sz w:val="21"/>
                <w:szCs w:val="21"/>
              </w:rPr>
              <w:tab/>
              <w:delText>11</w:delText>
            </w:r>
          </w:del>
        </w:p>
        <w:p w14:paraId="6F28883B" w14:textId="2E8E4A0D" w:rsidR="00C96D9B" w:rsidRPr="00C96D9B" w:rsidDel="00771BF0" w:rsidRDefault="00C96D9B" w:rsidP="00867F99">
          <w:pPr>
            <w:pStyle w:val="TOC3"/>
            <w:tabs>
              <w:tab w:val="left" w:pos="1470"/>
              <w:tab w:val="right" w:leader="dot" w:pos="9515"/>
            </w:tabs>
            <w:spacing w:line="300" w:lineRule="exact"/>
            <w:rPr>
              <w:del w:id="514" w:author="Bright Liu" w:date="2025-11-25T11:25:00Z" w16du:dateUtc="2025-11-25T03:25:00Z"/>
              <w:rFonts w:asciiTheme="minorHAnsi" w:eastAsiaTheme="minorEastAsia" w:hAnsiTheme="minorHAnsi" w:cstheme="minorBidi"/>
              <w:noProof/>
              <w:sz w:val="22"/>
              <w:szCs w:val="24"/>
              <w14:ligatures w14:val="standardContextual"/>
              <w:rPrChange w:id="515" w:author="Chelsea Lee" w:date="2023-09-28T15:44:00Z">
                <w:rPr>
                  <w:del w:id="516" w:author="Bright Liu" w:date="2025-11-25T11:25:00Z" w16du:dateUtc="2025-11-25T03:25:00Z"/>
                  <w:rFonts w:asciiTheme="minorHAnsi" w:eastAsiaTheme="minorEastAsia" w:hAnsiTheme="minorHAnsi" w:cstheme="minorBidi"/>
                  <w:noProof/>
                  <w:sz w:val="21"/>
                  <w:szCs w:val="22"/>
                  <w14:ligatures w14:val="standardContextual"/>
                </w:rPr>
              </w:rPrChange>
            </w:rPr>
          </w:pPr>
          <w:del w:id="517" w:author="Bright Liu" w:date="2025-11-25T11:25:00Z" w16du:dateUtc="2025-11-25T03:25:00Z">
            <w:r w:rsidRPr="00867F99" w:rsidDel="00771BF0">
              <w:rPr>
                <w:rStyle w:val="af2"/>
                <w:noProof/>
                <w:sz w:val="21"/>
                <w:szCs w:val="21"/>
              </w:rPr>
              <w:delText>7.1.7</w:delText>
            </w:r>
            <w:r w:rsidRPr="00C96D9B" w:rsidDel="00771BF0">
              <w:rPr>
                <w:rFonts w:asciiTheme="minorHAnsi" w:eastAsiaTheme="minorEastAsia" w:hAnsiTheme="minorHAnsi" w:cstheme="minorBidi"/>
                <w:noProof/>
                <w:sz w:val="22"/>
                <w:szCs w:val="24"/>
                <w14:ligatures w14:val="standardContextual"/>
                <w:rPrChange w:id="51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Restoring Device to Factory Defaults</w:delText>
            </w:r>
            <w:r w:rsidRPr="00867F99" w:rsidDel="00771BF0">
              <w:rPr>
                <w:noProof/>
                <w:webHidden/>
                <w:sz w:val="21"/>
                <w:szCs w:val="21"/>
              </w:rPr>
              <w:tab/>
              <w:delText>11</w:delText>
            </w:r>
          </w:del>
        </w:p>
        <w:p w14:paraId="00FF4449" w14:textId="35C62CA7" w:rsidR="00C96D9B" w:rsidRPr="00C96D9B" w:rsidDel="00771BF0" w:rsidRDefault="00C96D9B" w:rsidP="00867F99">
          <w:pPr>
            <w:pStyle w:val="TOC2"/>
            <w:tabs>
              <w:tab w:val="left" w:pos="1050"/>
              <w:tab w:val="right" w:leader="dot" w:pos="9515"/>
            </w:tabs>
            <w:spacing w:line="300" w:lineRule="exact"/>
            <w:rPr>
              <w:del w:id="519" w:author="Bright Liu" w:date="2025-11-25T11:25:00Z" w16du:dateUtc="2025-11-25T03:25:00Z"/>
              <w:rFonts w:asciiTheme="minorHAnsi" w:eastAsiaTheme="minorEastAsia" w:hAnsiTheme="minorHAnsi" w:cstheme="minorBidi"/>
              <w:noProof/>
              <w:sz w:val="22"/>
              <w:szCs w:val="24"/>
              <w14:ligatures w14:val="standardContextual"/>
              <w:rPrChange w:id="520" w:author="Chelsea Lee" w:date="2023-09-28T15:44:00Z">
                <w:rPr>
                  <w:del w:id="521" w:author="Bright Liu" w:date="2025-11-25T11:25:00Z" w16du:dateUtc="2025-11-25T03:25:00Z"/>
                  <w:rFonts w:asciiTheme="minorHAnsi" w:eastAsiaTheme="minorEastAsia" w:hAnsiTheme="minorHAnsi" w:cstheme="minorBidi"/>
                  <w:noProof/>
                  <w:sz w:val="21"/>
                  <w:szCs w:val="22"/>
                  <w14:ligatures w14:val="standardContextual"/>
                </w:rPr>
              </w:rPrChange>
            </w:rPr>
          </w:pPr>
          <w:del w:id="522" w:author="Bright Liu" w:date="2025-11-25T11:25:00Z" w16du:dateUtc="2025-11-25T03:25:00Z">
            <w:r w:rsidRPr="00867F99" w:rsidDel="00771BF0">
              <w:rPr>
                <w:rStyle w:val="af2"/>
                <w:noProof/>
                <w:sz w:val="21"/>
                <w:szCs w:val="21"/>
              </w:rPr>
              <w:delText>7.2</w:delText>
            </w:r>
            <w:r w:rsidRPr="00C96D9B" w:rsidDel="00771BF0">
              <w:rPr>
                <w:rFonts w:asciiTheme="minorHAnsi" w:eastAsiaTheme="minorEastAsia" w:hAnsiTheme="minorHAnsi" w:cstheme="minorBidi"/>
                <w:noProof/>
                <w:sz w:val="22"/>
                <w:szCs w:val="24"/>
                <w14:ligatures w14:val="standardContextual"/>
                <w:rPrChange w:id="52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Functions for TX Only</w:delText>
            </w:r>
            <w:r w:rsidRPr="00867F99" w:rsidDel="00771BF0">
              <w:rPr>
                <w:noProof/>
                <w:webHidden/>
                <w:sz w:val="21"/>
                <w:szCs w:val="21"/>
              </w:rPr>
              <w:tab/>
              <w:delText>11</w:delText>
            </w:r>
          </w:del>
        </w:p>
        <w:p w14:paraId="5BEB59F1" w14:textId="6E9AF8F5" w:rsidR="00C96D9B" w:rsidRPr="00C96D9B" w:rsidDel="00771BF0" w:rsidRDefault="00C96D9B" w:rsidP="00867F99">
          <w:pPr>
            <w:pStyle w:val="TOC3"/>
            <w:tabs>
              <w:tab w:val="left" w:pos="1470"/>
              <w:tab w:val="right" w:leader="dot" w:pos="9515"/>
            </w:tabs>
            <w:spacing w:line="300" w:lineRule="exact"/>
            <w:rPr>
              <w:del w:id="524" w:author="Bright Liu" w:date="2025-11-25T11:25:00Z" w16du:dateUtc="2025-11-25T03:25:00Z"/>
              <w:rFonts w:asciiTheme="minorHAnsi" w:eastAsiaTheme="minorEastAsia" w:hAnsiTheme="minorHAnsi" w:cstheme="minorBidi"/>
              <w:noProof/>
              <w:sz w:val="22"/>
              <w:szCs w:val="24"/>
              <w14:ligatures w14:val="standardContextual"/>
              <w:rPrChange w:id="525" w:author="Chelsea Lee" w:date="2023-09-28T15:44:00Z">
                <w:rPr>
                  <w:del w:id="526" w:author="Bright Liu" w:date="2025-11-25T11:25:00Z" w16du:dateUtc="2025-11-25T03:25:00Z"/>
                  <w:rFonts w:asciiTheme="minorHAnsi" w:eastAsiaTheme="minorEastAsia" w:hAnsiTheme="minorHAnsi" w:cstheme="minorBidi"/>
                  <w:noProof/>
                  <w:sz w:val="21"/>
                  <w:szCs w:val="22"/>
                  <w14:ligatures w14:val="standardContextual"/>
                </w:rPr>
              </w:rPrChange>
            </w:rPr>
          </w:pPr>
          <w:del w:id="527" w:author="Bright Liu" w:date="2025-11-25T11:25:00Z" w16du:dateUtc="2025-11-25T03:25:00Z">
            <w:r w:rsidRPr="00867F99" w:rsidDel="00771BF0">
              <w:rPr>
                <w:rStyle w:val="af2"/>
                <w:noProof/>
                <w:sz w:val="21"/>
                <w:szCs w:val="21"/>
              </w:rPr>
              <w:delText>7.2.1</w:delText>
            </w:r>
            <w:r w:rsidRPr="00C96D9B" w:rsidDel="00771BF0">
              <w:rPr>
                <w:rFonts w:asciiTheme="minorHAnsi" w:eastAsiaTheme="minorEastAsia" w:hAnsiTheme="minorHAnsi" w:cstheme="minorBidi"/>
                <w:noProof/>
                <w:sz w:val="22"/>
                <w:szCs w:val="24"/>
                <w14:ligatures w14:val="standardContextual"/>
                <w:rPrChange w:id="52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Setting HDCP</w:delText>
            </w:r>
            <w:r w:rsidRPr="00867F99" w:rsidDel="00771BF0">
              <w:rPr>
                <w:noProof/>
                <w:webHidden/>
                <w:sz w:val="21"/>
                <w:szCs w:val="21"/>
              </w:rPr>
              <w:tab/>
              <w:delText>11</w:delText>
            </w:r>
          </w:del>
        </w:p>
        <w:p w14:paraId="6EE65FF2" w14:textId="1AFF780D" w:rsidR="00C96D9B" w:rsidRPr="00C96D9B" w:rsidDel="00771BF0" w:rsidRDefault="00C96D9B" w:rsidP="00867F99">
          <w:pPr>
            <w:pStyle w:val="TOC2"/>
            <w:tabs>
              <w:tab w:val="left" w:pos="1050"/>
              <w:tab w:val="right" w:leader="dot" w:pos="9515"/>
            </w:tabs>
            <w:spacing w:line="300" w:lineRule="exact"/>
            <w:rPr>
              <w:del w:id="529" w:author="Bright Liu" w:date="2025-11-25T11:25:00Z" w16du:dateUtc="2025-11-25T03:25:00Z"/>
              <w:rFonts w:asciiTheme="minorHAnsi" w:eastAsiaTheme="minorEastAsia" w:hAnsiTheme="minorHAnsi" w:cstheme="minorBidi"/>
              <w:noProof/>
              <w:sz w:val="22"/>
              <w:szCs w:val="24"/>
              <w14:ligatures w14:val="standardContextual"/>
              <w:rPrChange w:id="530" w:author="Chelsea Lee" w:date="2023-09-28T15:44:00Z">
                <w:rPr>
                  <w:del w:id="531" w:author="Bright Liu" w:date="2025-11-25T11:25:00Z" w16du:dateUtc="2025-11-25T03:25:00Z"/>
                  <w:rFonts w:asciiTheme="minorHAnsi" w:eastAsiaTheme="minorEastAsia" w:hAnsiTheme="minorHAnsi" w:cstheme="minorBidi"/>
                  <w:noProof/>
                  <w:sz w:val="21"/>
                  <w:szCs w:val="22"/>
                  <w14:ligatures w14:val="standardContextual"/>
                </w:rPr>
              </w:rPrChange>
            </w:rPr>
          </w:pPr>
          <w:del w:id="532" w:author="Bright Liu" w:date="2025-11-25T11:25:00Z" w16du:dateUtc="2025-11-25T03:25:00Z">
            <w:r w:rsidRPr="00867F99" w:rsidDel="00771BF0">
              <w:rPr>
                <w:rStyle w:val="af2"/>
                <w:noProof/>
                <w:sz w:val="21"/>
                <w:szCs w:val="21"/>
              </w:rPr>
              <w:delText>7.3</w:delText>
            </w:r>
            <w:r w:rsidRPr="00C96D9B" w:rsidDel="00771BF0">
              <w:rPr>
                <w:rFonts w:asciiTheme="minorHAnsi" w:eastAsiaTheme="minorEastAsia" w:hAnsiTheme="minorHAnsi" w:cstheme="minorBidi"/>
                <w:noProof/>
                <w:sz w:val="22"/>
                <w:szCs w:val="24"/>
                <w14:ligatures w14:val="standardContextual"/>
                <w:rPrChange w:id="53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Functions for RX Only</w:delText>
            </w:r>
            <w:r w:rsidRPr="00867F99" w:rsidDel="00771BF0">
              <w:rPr>
                <w:noProof/>
                <w:webHidden/>
                <w:sz w:val="21"/>
                <w:szCs w:val="21"/>
              </w:rPr>
              <w:tab/>
              <w:delText>11</w:delText>
            </w:r>
          </w:del>
        </w:p>
        <w:p w14:paraId="16FBB3B6" w14:textId="078C3D01" w:rsidR="00C96D9B" w:rsidRPr="00C96D9B" w:rsidDel="00771BF0" w:rsidRDefault="00C96D9B" w:rsidP="00867F99">
          <w:pPr>
            <w:pStyle w:val="TOC3"/>
            <w:tabs>
              <w:tab w:val="left" w:pos="1470"/>
              <w:tab w:val="right" w:leader="dot" w:pos="9515"/>
            </w:tabs>
            <w:spacing w:line="300" w:lineRule="exact"/>
            <w:rPr>
              <w:del w:id="534" w:author="Bright Liu" w:date="2025-11-25T11:25:00Z" w16du:dateUtc="2025-11-25T03:25:00Z"/>
              <w:rFonts w:asciiTheme="minorHAnsi" w:eastAsiaTheme="minorEastAsia" w:hAnsiTheme="minorHAnsi" w:cstheme="minorBidi"/>
              <w:noProof/>
              <w:sz w:val="22"/>
              <w:szCs w:val="24"/>
              <w14:ligatures w14:val="standardContextual"/>
              <w:rPrChange w:id="535" w:author="Chelsea Lee" w:date="2023-09-28T15:44:00Z">
                <w:rPr>
                  <w:del w:id="536" w:author="Bright Liu" w:date="2025-11-25T11:25:00Z" w16du:dateUtc="2025-11-25T03:25:00Z"/>
                  <w:rFonts w:asciiTheme="minorHAnsi" w:eastAsiaTheme="minorEastAsia" w:hAnsiTheme="minorHAnsi" w:cstheme="minorBidi"/>
                  <w:noProof/>
                  <w:sz w:val="21"/>
                  <w:szCs w:val="22"/>
                  <w14:ligatures w14:val="standardContextual"/>
                </w:rPr>
              </w:rPrChange>
            </w:rPr>
          </w:pPr>
          <w:del w:id="537" w:author="Bright Liu" w:date="2025-11-25T11:25:00Z" w16du:dateUtc="2025-11-25T03:25:00Z">
            <w:r w:rsidRPr="00867F99" w:rsidDel="00771BF0">
              <w:rPr>
                <w:rStyle w:val="af2"/>
                <w:noProof/>
                <w:sz w:val="21"/>
                <w:szCs w:val="21"/>
              </w:rPr>
              <w:delText>7.3.1</w:delText>
            </w:r>
            <w:r w:rsidRPr="00C96D9B" w:rsidDel="00771BF0">
              <w:rPr>
                <w:rFonts w:asciiTheme="minorHAnsi" w:eastAsiaTheme="minorEastAsia" w:hAnsiTheme="minorHAnsi" w:cstheme="minorBidi"/>
                <w:noProof/>
                <w:sz w:val="22"/>
                <w:szCs w:val="24"/>
                <w14:ligatures w14:val="standardContextual"/>
                <w:rPrChange w:id="53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Setting Communication Modes for Controlling Display On/Off via RX</w:delText>
            </w:r>
            <w:r w:rsidRPr="00867F99" w:rsidDel="00771BF0">
              <w:rPr>
                <w:noProof/>
                <w:webHidden/>
                <w:sz w:val="21"/>
                <w:szCs w:val="21"/>
              </w:rPr>
              <w:tab/>
              <w:delText>11</w:delText>
            </w:r>
          </w:del>
        </w:p>
        <w:p w14:paraId="512A1D11" w14:textId="7DF568FF" w:rsidR="00C96D9B" w:rsidRPr="00C96D9B" w:rsidDel="00771BF0" w:rsidRDefault="00C96D9B" w:rsidP="00867F99">
          <w:pPr>
            <w:pStyle w:val="TOC3"/>
            <w:tabs>
              <w:tab w:val="left" w:pos="1470"/>
              <w:tab w:val="right" w:leader="dot" w:pos="9515"/>
            </w:tabs>
            <w:spacing w:line="300" w:lineRule="exact"/>
            <w:rPr>
              <w:del w:id="539" w:author="Bright Liu" w:date="2025-11-25T11:25:00Z" w16du:dateUtc="2025-11-25T03:25:00Z"/>
              <w:rFonts w:asciiTheme="minorHAnsi" w:eastAsiaTheme="minorEastAsia" w:hAnsiTheme="minorHAnsi" w:cstheme="minorBidi"/>
              <w:noProof/>
              <w:sz w:val="22"/>
              <w:szCs w:val="24"/>
              <w14:ligatures w14:val="standardContextual"/>
              <w:rPrChange w:id="540" w:author="Chelsea Lee" w:date="2023-09-28T15:44:00Z">
                <w:rPr>
                  <w:del w:id="541" w:author="Bright Liu" w:date="2025-11-25T11:25:00Z" w16du:dateUtc="2025-11-25T03:25:00Z"/>
                  <w:rFonts w:asciiTheme="minorHAnsi" w:eastAsiaTheme="minorEastAsia" w:hAnsiTheme="minorHAnsi" w:cstheme="minorBidi"/>
                  <w:noProof/>
                  <w:sz w:val="21"/>
                  <w:szCs w:val="22"/>
                  <w14:ligatures w14:val="standardContextual"/>
                </w:rPr>
              </w:rPrChange>
            </w:rPr>
          </w:pPr>
          <w:del w:id="542" w:author="Bright Liu" w:date="2025-11-25T11:25:00Z" w16du:dateUtc="2025-11-25T03:25:00Z">
            <w:r w:rsidRPr="00867F99" w:rsidDel="00771BF0">
              <w:rPr>
                <w:rStyle w:val="af2"/>
                <w:noProof/>
                <w:sz w:val="21"/>
                <w:szCs w:val="21"/>
              </w:rPr>
              <w:delText>7.3.2</w:delText>
            </w:r>
            <w:r w:rsidRPr="00C96D9B" w:rsidDel="00771BF0">
              <w:rPr>
                <w:rFonts w:asciiTheme="minorHAnsi" w:eastAsiaTheme="minorEastAsia" w:hAnsiTheme="minorHAnsi" w:cstheme="minorBidi"/>
                <w:noProof/>
                <w:sz w:val="22"/>
                <w:szCs w:val="24"/>
                <w14:ligatures w14:val="standardContextual"/>
                <w:rPrChange w:id="54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Setting CEC Commands for Controlling Display On/Off</w:delText>
            </w:r>
            <w:r w:rsidRPr="00867F99" w:rsidDel="00771BF0">
              <w:rPr>
                <w:noProof/>
                <w:webHidden/>
                <w:sz w:val="21"/>
                <w:szCs w:val="21"/>
              </w:rPr>
              <w:tab/>
              <w:delText>12</w:delText>
            </w:r>
          </w:del>
        </w:p>
        <w:p w14:paraId="57A9E7BF" w14:textId="664A49C0" w:rsidR="00C96D9B" w:rsidRPr="00C96D9B" w:rsidDel="00771BF0" w:rsidRDefault="00C96D9B" w:rsidP="00867F99">
          <w:pPr>
            <w:pStyle w:val="TOC3"/>
            <w:tabs>
              <w:tab w:val="left" w:pos="1470"/>
              <w:tab w:val="right" w:leader="dot" w:pos="9515"/>
            </w:tabs>
            <w:spacing w:line="300" w:lineRule="exact"/>
            <w:rPr>
              <w:del w:id="544" w:author="Bright Liu" w:date="2025-11-25T11:25:00Z" w16du:dateUtc="2025-11-25T03:25:00Z"/>
              <w:rFonts w:asciiTheme="minorHAnsi" w:eastAsiaTheme="minorEastAsia" w:hAnsiTheme="minorHAnsi" w:cstheme="minorBidi"/>
              <w:noProof/>
              <w:sz w:val="22"/>
              <w:szCs w:val="24"/>
              <w14:ligatures w14:val="standardContextual"/>
              <w:rPrChange w:id="545" w:author="Chelsea Lee" w:date="2023-09-28T15:44:00Z">
                <w:rPr>
                  <w:del w:id="546" w:author="Bright Liu" w:date="2025-11-25T11:25:00Z" w16du:dateUtc="2025-11-25T03:25:00Z"/>
                  <w:rFonts w:asciiTheme="minorHAnsi" w:eastAsiaTheme="minorEastAsia" w:hAnsiTheme="minorHAnsi" w:cstheme="minorBidi"/>
                  <w:noProof/>
                  <w:sz w:val="21"/>
                  <w:szCs w:val="22"/>
                  <w14:ligatures w14:val="standardContextual"/>
                </w:rPr>
              </w:rPrChange>
            </w:rPr>
          </w:pPr>
          <w:del w:id="547" w:author="Bright Liu" w:date="2025-11-25T11:25:00Z" w16du:dateUtc="2025-11-25T03:25:00Z">
            <w:r w:rsidRPr="00867F99" w:rsidDel="00771BF0">
              <w:rPr>
                <w:rStyle w:val="af2"/>
                <w:noProof/>
                <w:sz w:val="21"/>
                <w:szCs w:val="21"/>
              </w:rPr>
              <w:delText>7.3.3</w:delText>
            </w:r>
            <w:r w:rsidRPr="00C96D9B" w:rsidDel="00771BF0">
              <w:rPr>
                <w:rFonts w:asciiTheme="minorHAnsi" w:eastAsiaTheme="minorEastAsia" w:hAnsiTheme="minorHAnsi" w:cstheme="minorBidi"/>
                <w:noProof/>
                <w:sz w:val="22"/>
                <w:szCs w:val="24"/>
                <w14:ligatures w14:val="standardContextual"/>
                <w:rPrChange w:id="54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Setting RS232 Commands for Controlling Display On/Off</w:delText>
            </w:r>
            <w:r w:rsidRPr="00867F99" w:rsidDel="00771BF0">
              <w:rPr>
                <w:noProof/>
                <w:webHidden/>
                <w:sz w:val="21"/>
                <w:szCs w:val="21"/>
              </w:rPr>
              <w:tab/>
              <w:delText>12</w:delText>
            </w:r>
          </w:del>
        </w:p>
        <w:p w14:paraId="2C2C6AAC" w14:textId="2A24DC2B" w:rsidR="00C96D9B" w:rsidRPr="00C96D9B" w:rsidDel="00771BF0" w:rsidRDefault="00C96D9B" w:rsidP="00867F99">
          <w:pPr>
            <w:pStyle w:val="TOC3"/>
            <w:tabs>
              <w:tab w:val="left" w:pos="1470"/>
              <w:tab w:val="right" w:leader="dot" w:pos="9515"/>
            </w:tabs>
            <w:spacing w:line="300" w:lineRule="exact"/>
            <w:rPr>
              <w:del w:id="549" w:author="Bright Liu" w:date="2025-11-25T11:25:00Z" w16du:dateUtc="2025-11-25T03:25:00Z"/>
              <w:rFonts w:asciiTheme="minorHAnsi" w:eastAsiaTheme="minorEastAsia" w:hAnsiTheme="minorHAnsi" w:cstheme="minorBidi"/>
              <w:noProof/>
              <w:sz w:val="22"/>
              <w:szCs w:val="24"/>
              <w14:ligatures w14:val="standardContextual"/>
              <w:rPrChange w:id="550" w:author="Chelsea Lee" w:date="2023-09-28T15:44:00Z">
                <w:rPr>
                  <w:del w:id="551" w:author="Bright Liu" w:date="2025-11-25T11:25:00Z" w16du:dateUtc="2025-11-25T03:25:00Z"/>
                  <w:rFonts w:asciiTheme="minorHAnsi" w:eastAsiaTheme="minorEastAsia" w:hAnsiTheme="minorHAnsi" w:cstheme="minorBidi"/>
                  <w:noProof/>
                  <w:sz w:val="21"/>
                  <w:szCs w:val="22"/>
                  <w14:ligatures w14:val="standardContextual"/>
                </w:rPr>
              </w:rPrChange>
            </w:rPr>
          </w:pPr>
          <w:del w:id="552" w:author="Bright Liu" w:date="2025-11-25T11:25:00Z" w16du:dateUtc="2025-11-25T03:25:00Z">
            <w:r w:rsidRPr="00867F99" w:rsidDel="00771BF0">
              <w:rPr>
                <w:rStyle w:val="af2"/>
                <w:noProof/>
                <w:sz w:val="21"/>
                <w:szCs w:val="21"/>
              </w:rPr>
              <w:delText>7.3.4</w:delText>
            </w:r>
            <w:r w:rsidRPr="00C96D9B" w:rsidDel="00771BF0">
              <w:rPr>
                <w:rFonts w:asciiTheme="minorHAnsi" w:eastAsiaTheme="minorEastAsia" w:hAnsiTheme="minorHAnsi" w:cstheme="minorBidi"/>
                <w:noProof/>
                <w:sz w:val="22"/>
                <w:szCs w:val="24"/>
                <w14:ligatures w14:val="standardContextual"/>
                <w:rPrChange w:id="55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Instructing Device to Control Display On/Off</w:delText>
            </w:r>
            <w:r w:rsidRPr="00867F99" w:rsidDel="00771BF0">
              <w:rPr>
                <w:noProof/>
                <w:webHidden/>
                <w:sz w:val="21"/>
                <w:szCs w:val="21"/>
              </w:rPr>
              <w:tab/>
              <w:delText>13</w:delText>
            </w:r>
          </w:del>
        </w:p>
        <w:p w14:paraId="3F050B9F" w14:textId="31E97A04" w:rsidR="00C96D9B" w:rsidRPr="00C96D9B" w:rsidDel="00771BF0" w:rsidRDefault="00C96D9B" w:rsidP="00867F99">
          <w:pPr>
            <w:pStyle w:val="TOC3"/>
            <w:tabs>
              <w:tab w:val="left" w:pos="1470"/>
              <w:tab w:val="right" w:leader="dot" w:pos="9515"/>
            </w:tabs>
            <w:spacing w:line="300" w:lineRule="exact"/>
            <w:rPr>
              <w:del w:id="554" w:author="Bright Liu" w:date="2025-11-25T11:25:00Z" w16du:dateUtc="2025-11-25T03:25:00Z"/>
              <w:rFonts w:asciiTheme="minorHAnsi" w:eastAsiaTheme="minorEastAsia" w:hAnsiTheme="minorHAnsi" w:cstheme="minorBidi"/>
              <w:noProof/>
              <w:sz w:val="22"/>
              <w:szCs w:val="24"/>
              <w14:ligatures w14:val="standardContextual"/>
              <w:rPrChange w:id="555" w:author="Chelsea Lee" w:date="2023-09-28T15:44:00Z">
                <w:rPr>
                  <w:del w:id="556" w:author="Bright Liu" w:date="2025-11-25T11:25:00Z" w16du:dateUtc="2025-11-25T03:25:00Z"/>
                  <w:rFonts w:asciiTheme="minorHAnsi" w:eastAsiaTheme="minorEastAsia" w:hAnsiTheme="minorHAnsi" w:cstheme="minorBidi"/>
                  <w:noProof/>
                  <w:sz w:val="21"/>
                  <w:szCs w:val="22"/>
                  <w14:ligatures w14:val="standardContextual"/>
                </w:rPr>
              </w:rPrChange>
            </w:rPr>
          </w:pPr>
          <w:del w:id="557" w:author="Bright Liu" w:date="2025-11-25T11:25:00Z" w16du:dateUtc="2025-11-25T03:25:00Z">
            <w:r w:rsidRPr="00867F99" w:rsidDel="00771BF0">
              <w:rPr>
                <w:rStyle w:val="af2"/>
                <w:noProof/>
                <w:sz w:val="21"/>
                <w:szCs w:val="21"/>
              </w:rPr>
              <w:delText>7.3.5</w:delText>
            </w:r>
            <w:r w:rsidRPr="00C96D9B" w:rsidDel="00771BF0">
              <w:rPr>
                <w:rFonts w:asciiTheme="minorHAnsi" w:eastAsiaTheme="minorEastAsia" w:hAnsiTheme="minorHAnsi" w:cstheme="minorBidi"/>
                <w:noProof/>
                <w:sz w:val="22"/>
                <w:szCs w:val="24"/>
                <w14:ligatures w14:val="standardContextual"/>
                <w:rPrChange w:id="55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Sending Specific CEC Commands to the Display</w:delText>
            </w:r>
            <w:r w:rsidRPr="00867F99" w:rsidDel="00771BF0">
              <w:rPr>
                <w:noProof/>
                <w:webHidden/>
                <w:sz w:val="21"/>
                <w:szCs w:val="21"/>
              </w:rPr>
              <w:tab/>
              <w:delText>13</w:delText>
            </w:r>
          </w:del>
        </w:p>
        <w:p w14:paraId="3F9BA303" w14:textId="0CEE034E" w:rsidR="00C96D9B" w:rsidRPr="00C96D9B" w:rsidDel="00771BF0" w:rsidRDefault="00C96D9B" w:rsidP="00867F99">
          <w:pPr>
            <w:pStyle w:val="TOC3"/>
            <w:tabs>
              <w:tab w:val="left" w:pos="1470"/>
              <w:tab w:val="right" w:leader="dot" w:pos="9515"/>
            </w:tabs>
            <w:spacing w:line="300" w:lineRule="exact"/>
            <w:rPr>
              <w:del w:id="559" w:author="Bright Liu" w:date="2025-11-25T11:25:00Z" w16du:dateUtc="2025-11-25T03:25:00Z"/>
              <w:rFonts w:asciiTheme="minorHAnsi" w:eastAsiaTheme="minorEastAsia" w:hAnsiTheme="minorHAnsi" w:cstheme="minorBidi"/>
              <w:noProof/>
              <w:sz w:val="22"/>
              <w:szCs w:val="24"/>
              <w14:ligatures w14:val="standardContextual"/>
              <w:rPrChange w:id="560" w:author="Chelsea Lee" w:date="2023-09-28T15:44:00Z">
                <w:rPr>
                  <w:del w:id="561" w:author="Bright Liu" w:date="2025-11-25T11:25:00Z" w16du:dateUtc="2025-11-25T03:25:00Z"/>
                  <w:rFonts w:asciiTheme="minorHAnsi" w:eastAsiaTheme="minorEastAsia" w:hAnsiTheme="minorHAnsi" w:cstheme="minorBidi"/>
                  <w:noProof/>
                  <w:sz w:val="21"/>
                  <w:szCs w:val="22"/>
                  <w14:ligatures w14:val="standardContextual"/>
                </w:rPr>
              </w:rPrChange>
            </w:rPr>
          </w:pPr>
          <w:del w:id="562" w:author="Bright Liu" w:date="2025-11-25T11:25:00Z" w16du:dateUtc="2025-11-25T03:25:00Z">
            <w:r w:rsidRPr="00867F99" w:rsidDel="00771BF0">
              <w:rPr>
                <w:rStyle w:val="af2"/>
                <w:noProof/>
                <w:sz w:val="21"/>
                <w:szCs w:val="21"/>
              </w:rPr>
              <w:delText>7.3.6</w:delText>
            </w:r>
            <w:r w:rsidRPr="00C96D9B" w:rsidDel="00771BF0">
              <w:rPr>
                <w:rFonts w:asciiTheme="minorHAnsi" w:eastAsiaTheme="minorEastAsia" w:hAnsiTheme="minorHAnsi" w:cstheme="minorBidi"/>
                <w:noProof/>
                <w:sz w:val="22"/>
                <w:szCs w:val="24"/>
                <w14:ligatures w14:val="standardContextual"/>
                <w:rPrChange w:id="56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Assigning a Source to RX</w:delText>
            </w:r>
            <w:r w:rsidRPr="00867F99" w:rsidDel="00771BF0">
              <w:rPr>
                <w:noProof/>
                <w:webHidden/>
                <w:sz w:val="21"/>
                <w:szCs w:val="21"/>
              </w:rPr>
              <w:tab/>
              <w:delText>14</w:delText>
            </w:r>
          </w:del>
        </w:p>
        <w:p w14:paraId="50C9722C" w14:textId="6420C85E" w:rsidR="00C96D9B" w:rsidRPr="00C96D9B" w:rsidDel="00771BF0" w:rsidRDefault="00C96D9B" w:rsidP="00867F99">
          <w:pPr>
            <w:pStyle w:val="TOC3"/>
            <w:tabs>
              <w:tab w:val="left" w:pos="1470"/>
              <w:tab w:val="right" w:leader="dot" w:pos="9515"/>
            </w:tabs>
            <w:spacing w:line="300" w:lineRule="exact"/>
            <w:rPr>
              <w:del w:id="564" w:author="Bright Liu" w:date="2025-11-25T11:25:00Z" w16du:dateUtc="2025-11-25T03:25:00Z"/>
              <w:rFonts w:asciiTheme="minorHAnsi" w:eastAsiaTheme="minorEastAsia" w:hAnsiTheme="minorHAnsi" w:cstheme="minorBidi"/>
              <w:noProof/>
              <w:sz w:val="22"/>
              <w:szCs w:val="24"/>
              <w14:ligatures w14:val="standardContextual"/>
              <w:rPrChange w:id="565" w:author="Chelsea Lee" w:date="2023-09-28T15:44:00Z">
                <w:rPr>
                  <w:del w:id="566" w:author="Bright Liu" w:date="2025-11-25T11:25:00Z" w16du:dateUtc="2025-11-25T03:25:00Z"/>
                  <w:rFonts w:asciiTheme="minorHAnsi" w:eastAsiaTheme="minorEastAsia" w:hAnsiTheme="minorHAnsi" w:cstheme="minorBidi"/>
                  <w:noProof/>
                  <w:sz w:val="21"/>
                  <w:szCs w:val="22"/>
                  <w14:ligatures w14:val="standardContextual"/>
                </w:rPr>
              </w:rPrChange>
            </w:rPr>
          </w:pPr>
          <w:del w:id="567" w:author="Bright Liu" w:date="2025-11-25T11:25:00Z" w16du:dateUtc="2025-11-25T03:25:00Z">
            <w:r w:rsidRPr="00867F99" w:rsidDel="00771BF0">
              <w:rPr>
                <w:rStyle w:val="af2"/>
                <w:noProof/>
                <w:sz w:val="21"/>
                <w:szCs w:val="21"/>
              </w:rPr>
              <w:delText>7.3.7</w:delText>
            </w:r>
            <w:r w:rsidRPr="00C96D9B" w:rsidDel="00771BF0">
              <w:rPr>
                <w:rFonts w:asciiTheme="minorHAnsi" w:eastAsiaTheme="minorEastAsia" w:hAnsiTheme="minorHAnsi" w:cstheme="minorBidi"/>
                <w:noProof/>
                <w:sz w:val="22"/>
                <w:szCs w:val="24"/>
                <w14:ligatures w14:val="standardContextual"/>
                <w:rPrChange w:id="56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Getting the Source Assigned to RX</w:delText>
            </w:r>
            <w:r w:rsidRPr="00867F99" w:rsidDel="00771BF0">
              <w:rPr>
                <w:noProof/>
                <w:webHidden/>
                <w:sz w:val="21"/>
                <w:szCs w:val="21"/>
              </w:rPr>
              <w:tab/>
              <w:delText>15</w:delText>
            </w:r>
          </w:del>
        </w:p>
        <w:p w14:paraId="5B2DD1C8" w14:textId="6D168027" w:rsidR="00C96D9B" w:rsidRPr="00C96D9B" w:rsidDel="00771BF0" w:rsidRDefault="00C96D9B" w:rsidP="00867F99">
          <w:pPr>
            <w:pStyle w:val="TOC3"/>
            <w:tabs>
              <w:tab w:val="left" w:pos="1470"/>
              <w:tab w:val="right" w:leader="dot" w:pos="9515"/>
            </w:tabs>
            <w:spacing w:line="300" w:lineRule="exact"/>
            <w:rPr>
              <w:del w:id="569" w:author="Bright Liu" w:date="2025-11-25T11:25:00Z" w16du:dateUtc="2025-11-25T03:25:00Z"/>
              <w:rFonts w:asciiTheme="minorHAnsi" w:eastAsiaTheme="minorEastAsia" w:hAnsiTheme="minorHAnsi" w:cstheme="minorBidi"/>
              <w:noProof/>
              <w:sz w:val="22"/>
              <w:szCs w:val="24"/>
              <w14:ligatures w14:val="standardContextual"/>
              <w:rPrChange w:id="570" w:author="Chelsea Lee" w:date="2023-09-28T15:44:00Z">
                <w:rPr>
                  <w:del w:id="571" w:author="Bright Liu" w:date="2025-11-25T11:25:00Z" w16du:dateUtc="2025-11-25T03:25:00Z"/>
                  <w:rFonts w:asciiTheme="minorHAnsi" w:eastAsiaTheme="minorEastAsia" w:hAnsiTheme="minorHAnsi" w:cstheme="minorBidi"/>
                  <w:noProof/>
                  <w:sz w:val="21"/>
                  <w:szCs w:val="22"/>
                  <w14:ligatures w14:val="standardContextual"/>
                </w:rPr>
              </w:rPrChange>
            </w:rPr>
          </w:pPr>
          <w:del w:id="572" w:author="Bright Liu" w:date="2025-11-25T11:25:00Z" w16du:dateUtc="2025-11-25T03:25:00Z">
            <w:r w:rsidRPr="00867F99" w:rsidDel="00771BF0">
              <w:rPr>
                <w:rStyle w:val="af2"/>
                <w:noProof/>
                <w:sz w:val="21"/>
                <w:szCs w:val="21"/>
              </w:rPr>
              <w:delText>7.3.8</w:delText>
            </w:r>
            <w:r w:rsidRPr="00C96D9B" w:rsidDel="00771BF0">
              <w:rPr>
                <w:rFonts w:asciiTheme="minorHAnsi" w:eastAsiaTheme="minorEastAsia" w:hAnsiTheme="minorHAnsi" w:cstheme="minorBidi"/>
                <w:noProof/>
                <w:sz w:val="22"/>
                <w:szCs w:val="24"/>
                <w14:ligatures w14:val="standardContextual"/>
                <w:rPrChange w:id="57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Rotating Video</w:delText>
            </w:r>
            <w:r w:rsidRPr="00867F99" w:rsidDel="00771BF0">
              <w:rPr>
                <w:noProof/>
                <w:webHidden/>
                <w:sz w:val="21"/>
                <w:szCs w:val="21"/>
              </w:rPr>
              <w:tab/>
              <w:delText>15</w:delText>
            </w:r>
          </w:del>
        </w:p>
        <w:p w14:paraId="07D5D0A8" w14:textId="65F9C944" w:rsidR="00C96D9B" w:rsidRPr="00C96D9B" w:rsidDel="00771BF0" w:rsidRDefault="00C96D9B" w:rsidP="00867F99">
          <w:pPr>
            <w:pStyle w:val="TOC3"/>
            <w:tabs>
              <w:tab w:val="left" w:pos="1470"/>
              <w:tab w:val="right" w:leader="dot" w:pos="9515"/>
            </w:tabs>
            <w:spacing w:line="300" w:lineRule="exact"/>
            <w:rPr>
              <w:del w:id="574" w:author="Bright Liu" w:date="2025-11-25T11:25:00Z" w16du:dateUtc="2025-11-25T03:25:00Z"/>
              <w:rFonts w:asciiTheme="minorHAnsi" w:eastAsiaTheme="minorEastAsia" w:hAnsiTheme="minorHAnsi" w:cstheme="minorBidi"/>
              <w:noProof/>
              <w:sz w:val="22"/>
              <w:szCs w:val="24"/>
              <w14:ligatures w14:val="standardContextual"/>
              <w:rPrChange w:id="575" w:author="Chelsea Lee" w:date="2023-09-28T15:44:00Z">
                <w:rPr>
                  <w:del w:id="576" w:author="Bright Liu" w:date="2025-11-25T11:25:00Z" w16du:dateUtc="2025-11-25T03:25:00Z"/>
                  <w:rFonts w:asciiTheme="minorHAnsi" w:eastAsiaTheme="minorEastAsia" w:hAnsiTheme="minorHAnsi" w:cstheme="minorBidi"/>
                  <w:noProof/>
                  <w:sz w:val="21"/>
                  <w:szCs w:val="22"/>
                  <w14:ligatures w14:val="standardContextual"/>
                </w:rPr>
              </w:rPrChange>
            </w:rPr>
          </w:pPr>
          <w:del w:id="577" w:author="Bright Liu" w:date="2025-11-25T11:25:00Z" w16du:dateUtc="2025-11-25T03:25:00Z">
            <w:r w:rsidRPr="00867F99" w:rsidDel="00771BF0">
              <w:rPr>
                <w:rStyle w:val="af2"/>
                <w:noProof/>
                <w:sz w:val="21"/>
                <w:szCs w:val="21"/>
              </w:rPr>
              <w:delText>7.3.9</w:delText>
            </w:r>
            <w:r w:rsidRPr="00C96D9B" w:rsidDel="00771BF0">
              <w:rPr>
                <w:rFonts w:asciiTheme="minorHAnsi" w:eastAsiaTheme="minorEastAsia" w:hAnsiTheme="minorHAnsi" w:cstheme="minorBidi"/>
                <w:noProof/>
                <w:sz w:val="22"/>
                <w:szCs w:val="24"/>
                <w14:ligatures w14:val="standardContextual"/>
                <w:rPrChange w:id="57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Video Wall</w:delText>
            </w:r>
            <w:r w:rsidRPr="00867F99" w:rsidDel="00771BF0">
              <w:rPr>
                <w:noProof/>
                <w:webHidden/>
                <w:sz w:val="21"/>
                <w:szCs w:val="21"/>
              </w:rPr>
              <w:tab/>
              <w:delText>16</w:delText>
            </w:r>
          </w:del>
        </w:p>
        <w:p w14:paraId="30B27F32" w14:textId="040BE7D7" w:rsidR="00C96D9B" w:rsidRPr="00C96D9B" w:rsidDel="00771BF0" w:rsidRDefault="00C96D9B" w:rsidP="00867F99">
          <w:pPr>
            <w:pStyle w:val="TOC3"/>
            <w:tabs>
              <w:tab w:val="left" w:pos="1680"/>
              <w:tab w:val="right" w:leader="dot" w:pos="9515"/>
            </w:tabs>
            <w:spacing w:line="300" w:lineRule="exact"/>
            <w:rPr>
              <w:del w:id="579" w:author="Bright Liu" w:date="2025-11-25T11:25:00Z" w16du:dateUtc="2025-11-25T03:25:00Z"/>
              <w:rFonts w:asciiTheme="minorHAnsi" w:eastAsiaTheme="minorEastAsia" w:hAnsiTheme="minorHAnsi" w:cstheme="minorBidi"/>
              <w:noProof/>
              <w:sz w:val="22"/>
              <w:szCs w:val="24"/>
              <w14:ligatures w14:val="standardContextual"/>
              <w:rPrChange w:id="580" w:author="Chelsea Lee" w:date="2023-09-28T15:44:00Z">
                <w:rPr>
                  <w:del w:id="581" w:author="Bright Liu" w:date="2025-11-25T11:25:00Z" w16du:dateUtc="2025-11-25T03:25:00Z"/>
                  <w:rFonts w:asciiTheme="minorHAnsi" w:eastAsiaTheme="minorEastAsia" w:hAnsiTheme="minorHAnsi" w:cstheme="minorBidi"/>
                  <w:noProof/>
                  <w:sz w:val="21"/>
                  <w:szCs w:val="22"/>
                  <w14:ligatures w14:val="standardContextual"/>
                </w:rPr>
              </w:rPrChange>
            </w:rPr>
          </w:pPr>
          <w:del w:id="582" w:author="Bright Liu" w:date="2025-11-25T11:25:00Z" w16du:dateUtc="2025-11-25T03:25:00Z">
            <w:r w:rsidRPr="00867F99" w:rsidDel="00771BF0">
              <w:rPr>
                <w:rStyle w:val="af2"/>
                <w:noProof/>
                <w:sz w:val="21"/>
                <w:szCs w:val="21"/>
              </w:rPr>
              <w:delText>7.3.10</w:delText>
            </w:r>
            <w:r w:rsidRPr="00C96D9B" w:rsidDel="00771BF0">
              <w:rPr>
                <w:rFonts w:asciiTheme="minorHAnsi" w:eastAsiaTheme="minorEastAsia" w:hAnsiTheme="minorHAnsi" w:cstheme="minorBidi"/>
                <w:noProof/>
                <w:sz w:val="22"/>
                <w:szCs w:val="24"/>
                <w14:ligatures w14:val="standardContextual"/>
                <w:rPrChange w:id="58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Instructing RX to Force a Resolution Output</w:delText>
            </w:r>
            <w:r w:rsidRPr="00867F99" w:rsidDel="00771BF0">
              <w:rPr>
                <w:noProof/>
                <w:webHidden/>
                <w:sz w:val="21"/>
                <w:szCs w:val="21"/>
              </w:rPr>
              <w:tab/>
              <w:delText>18</w:delText>
            </w:r>
          </w:del>
        </w:p>
        <w:p w14:paraId="4AC6638D" w14:textId="53923D0D" w:rsidR="00C96D9B" w:rsidRPr="00C96D9B" w:rsidDel="00771BF0" w:rsidRDefault="00C96D9B" w:rsidP="00867F99">
          <w:pPr>
            <w:pStyle w:val="TOC3"/>
            <w:tabs>
              <w:tab w:val="left" w:pos="1680"/>
              <w:tab w:val="right" w:leader="dot" w:pos="9515"/>
            </w:tabs>
            <w:spacing w:line="300" w:lineRule="exact"/>
            <w:rPr>
              <w:del w:id="584" w:author="Bright Liu" w:date="2025-11-25T11:25:00Z" w16du:dateUtc="2025-11-25T03:25:00Z"/>
              <w:rFonts w:asciiTheme="minorHAnsi" w:eastAsiaTheme="minorEastAsia" w:hAnsiTheme="minorHAnsi" w:cstheme="minorBidi"/>
              <w:noProof/>
              <w:sz w:val="22"/>
              <w:szCs w:val="24"/>
              <w14:ligatures w14:val="standardContextual"/>
              <w:rPrChange w:id="585" w:author="Chelsea Lee" w:date="2023-09-28T15:44:00Z">
                <w:rPr>
                  <w:del w:id="586" w:author="Bright Liu" w:date="2025-11-25T11:25:00Z" w16du:dateUtc="2025-11-25T03:25:00Z"/>
                  <w:rFonts w:asciiTheme="minorHAnsi" w:eastAsiaTheme="minorEastAsia" w:hAnsiTheme="minorHAnsi" w:cstheme="minorBidi"/>
                  <w:noProof/>
                  <w:sz w:val="21"/>
                  <w:szCs w:val="22"/>
                  <w14:ligatures w14:val="standardContextual"/>
                </w:rPr>
              </w:rPrChange>
            </w:rPr>
          </w:pPr>
          <w:del w:id="587" w:author="Bright Liu" w:date="2025-11-25T11:25:00Z" w16du:dateUtc="2025-11-25T03:25:00Z">
            <w:r w:rsidRPr="00867F99" w:rsidDel="00771BF0">
              <w:rPr>
                <w:rStyle w:val="af2"/>
                <w:noProof/>
                <w:sz w:val="21"/>
                <w:szCs w:val="21"/>
              </w:rPr>
              <w:delText>7.3.11</w:delText>
            </w:r>
            <w:r w:rsidRPr="00C96D9B" w:rsidDel="00771BF0">
              <w:rPr>
                <w:rFonts w:asciiTheme="minorHAnsi" w:eastAsiaTheme="minorEastAsia" w:hAnsiTheme="minorHAnsi" w:cstheme="minorBidi"/>
                <w:noProof/>
                <w:sz w:val="22"/>
                <w:szCs w:val="24"/>
                <w14:ligatures w14:val="standardContextual"/>
                <w:rPrChange w:id="58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Instructing RX to Force Color Space (RGB or YUV) Output</w:delText>
            </w:r>
            <w:r w:rsidRPr="00867F99" w:rsidDel="00771BF0">
              <w:rPr>
                <w:noProof/>
                <w:webHidden/>
                <w:sz w:val="21"/>
                <w:szCs w:val="21"/>
              </w:rPr>
              <w:tab/>
              <w:delText>18</w:delText>
            </w:r>
          </w:del>
        </w:p>
        <w:p w14:paraId="37E5EF84" w14:textId="49D9D268" w:rsidR="00C96D9B" w:rsidRPr="00C96D9B" w:rsidDel="00771BF0" w:rsidRDefault="00C96D9B" w:rsidP="00867F99">
          <w:pPr>
            <w:pStyle w:val="TOC3"/>
            <w:tabs>
              <w:tab w:val="left" w:pos="1680"/>
              <w:tab w:val="right" w:leader="dot" w:pos="9515"/>
            </w:tabs>
            <w:spacing w:line="300" w:lineRule="exact"/>
            <w:rPr>
              <w:del w:id="589" w:author="Bright Liu" w:date="2025-11-25T11:25:00Z" w16du:dateUtc="2025-11-25T03:25:00Z"/>
              <w:rFonts w:asciiTheme="minorHAnsi" w:eastAsiaTheme="minorEastAsia" w:hAnsiTheme="minorHAnsi" w:cstheme="minorBidi"/>
              <w:noProof/>
              <w:sz w:val="22"/>
              <w:szCs w:val="24"/>
              <w14:ligatures w14:val="standardContextual"/>
              <w:rPrChange w:id="590" w:author="Chelsea Lee" w:date="2023-09-28T15:44:00Z">
                <w:rPr>
                  <w:del w:id="591" w:author="Bright Liu" w:date="2025-11-25T11:25:00Z" w16du:dateUtc="2025-11-25T03:25:00Z"/>
                  <w:rFonts w:asciiTheme="minorHAnsi" w:eastAsiaTheme="minorEastAsia" w:hAnsiTheme="minorHAnsi" w:cstheme="minorBidi"/>
                  <w:noProof/>
                  <w:sz w:val="21"/>
                  <w:szCs w:val="22"/>
                  <w14:ligatures w14:val="standardContextual"/>
                </w:rPr>
              </w:rPrChange>
            </w:rPr>
          </w:pPr>
          <w:del w:id="592" w:author="Bright Liu" w:date="2025-11-25T11:25:00Z" w16du:dateUtc="2025-11-25T03:25:00Z">
            <w:r w:rsidRPr="00867F99" w:rsidDel="00771BF0">
              <w:rPr>
                <w:rStyle w:val="af2"/>
                <w:noProof/>
                <w:sz w:val="21"/>
                <w:szCs w:val="21"/>
              </w:rPr>
              <w:delText>7.3.12</w:delText>
            </w:r>
            <w:r w:rsidRPr="00C96D9B" w:rsidDel="00771BF0">
              <w:rPr>
                <w:rFonts w:asciiTheme="minorHAnsi" w:eastAsiaTheme="minorEastAsia" w:hAnsiTheme="minorHAnsi" w:cstheme="minorBidi"/>
                <w:noProof/>
                <w:sz w:val="22"/>
                <w:szCs w:val="24"/>
                <w14:ligatures w14:val="standardContextual"/>
                <w:rPrChange w:id="59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Closing the Output of Idle Image (Image reads “No Source”) on Detecting No Source</w:delText>
            </w:r>
            <w:r w:rsidRPr="00867F99" w:rsidDel="00771BF0">
              <w:rPr>
                <w:noProof/>
                <w:webHidden/>
                <w:sz w:val="21"/>
                <w:szCs w:val="21"/>
              </w:rPr>
              <w:tab/>
              <w:delText>19</w:delText>
            </w:r>
          </w:del>
        </w:p>
        <w:p w14:paraId="0B2265E3" w14:textId="50E57DFA" w:rsidR="00C96D9B" w:rsidRPr="00C96D9B" w:rsidDel="00771BF0" w:rsidRDefault="00C96D9B" w:rsidP="00867F99">
          <w:pPr>
            <w:pStyle w:val="TOC3"/>
            <w:tabs>
              <w:tab w:val="left" w:pos="1680"/>
              <w:tab w:val="right" w:leader="dot" w:pos="9515"/>
            </w:tabs>
            <w:spacing w:line="300" w:lineRule="exact"/>
            <w:rPr>
              <w:del w:id="594" w:author="Bright Liu" w:date="2025-11-25T11:25:00Z" w16du:dateUtc="2025-11-25T03:25:00Z"/>
              <w:rFonts w:asciiTheme="minorHAnsi" w:eastAsiaTheme="minorEastAsia" w:hAnsiTheme="minorHAnsi" w:cstheme="minorBidi"/>
              <w:noProof/>
              <w:sz w:val="22"/>
              <w:szCs w:val="24"/>
              <w14:ligatures w14:val="standardContextual"/>
              <w:rPrChange w:id="595" w:author="Chelsea Lee" w:date="2023-09-28T15:44:00Z">
                <w:rPr>
                  <w:del w:id="596" w:author="Bright Liu" w:date="2025-11-25T11:25:00Z" w16du:dateUtc="2025-11-25T03:25:00Z"/>
                  <w:rFonts w:asciiTheme="minorHAnsi" w:eastAsiaTheme="minorEastAsia" w:hAnsiTheme="minorHAnsi" w:cstheme="minorBidi"/>
                  <w:noProof/>
                  <w:sz w:val="21"/>
                  <w:szCs w:val="22"/>
                  <w14:ligatures w14:val="standardContextual"/>
                </w:rPr>
              </w:rPrChange>
            </w:rPr>
          </w:pPr>
          <w:del w:id="597" w:author="Bright Liu" w:date="2025-11-25T11:25:00Z" w16du:dateUtc="2025-11-25T03:25:00Z">
            <w:r w:rsidRPr="00867F99" w:rsidDel="00771BF0">
              <w:rPr>
                <w:rStyle w:val="af2"/>
                <w:noProof/>
                <w:sz w:val="21"/>
                <w:szCs w:val="21"/>
              </w:rPr>
              <w:delText>7.3.13</w:delText>
            </w:r>
            <w:r w:rsidRPr="00C96D9B" w:rsidDel="00771BF0">
              <w:rPr>
                <w:rFonts w:asciiTheme="minorHAnsi" w:eastAsiaTheme="minorEastAsia" w:hAnsiTheme="minorHAnsi" w:cstheme="minorBidi"/>
                <w:noProof/>
                <w:sz w:val="22"/>
                <w:szCs w:val="24"/>
                <w14:ligatures w14:val="standardContextual"/>
                <w:rPrChange w:id="59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Obtaining Display EDID</w:delText>
            </w:r>
            <w:r w:rsidRPr="00867F99" w:rsidDel="00771BF0">
              <w:rPr>
                <w:noProof/>
                <w:webHidden/>
                <w:sz w:val="21"/>
                <w:szCs w:val="21"/>
              </w:rPr>
              <w:tab/>
              <w:delText>19</w:delText>
            </w:r>
          </w:del>
        </w:p>
        <w:p w14:paraId="41AB5B27" w14:textId="072F5B7F" w:rsidR="00C96D9B" w:rsidRPr="00C96D9B" w:rsidDel="00771BF0" w:rsidRDefault="00C96D9B" w:rsidP="00867F99">
          <w:pPr>
            <w:pStyle w:val="TOC3"/>
            <w:tabs>
              <w:tab w:val="left" w:pos="1680"/>
              <w:tab w:val="right" w:leader="dot" w:pos="9515"/>
            </w:tabs>
            <w:spacing w:line="300" w:lineRule="exact"/>
            <w:rPr>
              <w:del w:id="599" w:author="Bright Liu" w:date="2025-11-25T11:25:00Z" w16du:dateUtc="2025-11-25T03:25:00Z"/>
              <w:rFonts w:asciiTheme="minorHAnsi" w:eastAsiaTheme="minorEastAsia" w:hAnsiTheme="minorHAnsi" w:cstheme="minorBidi"/>
              <w:noProof/>
              <w:sz w:val="22"/>
              <w:szCs w:val="24"/>
              <w14:ligatures w14:val="standardContextual"/>
              <w:rPrChange w:id="600" w:author="Chelsea Lee" w:date="2023-09-28T15:44:00Z">
                <w:rPr>
                  <w:del w:id="601" w:author="Bright Liu" w:date="2025-11-25T11:25:00Z" w16du:dateUtc="2025-11-25T03:25:00Z"/>
                  <w:rFonts w:asciiTheme="minorHAnsi" w:eastAsiaTheme="minorEastAsia" w:hAnsiTheme="minorHAnsi" w:cstheme="minorBidi"/>
                  <w:noProof/>
                  <w:sz w:val="21"/>
                  <w:szCs w:val="22"/>
                  <w14:ligatures w14:val="standardContextual"/>
                </w:rPr>
              </w:rPrChange>
            </w:rPr>
          </w:pPr>
          <w:del w:id="602" w:author="Bright Liu" w:date="2025-11-25T11:25:00Z" w16du:dateUtc="2025-11-25T03:25:00Z">
            <w:r w:rsidRPr="00867F99" w:rsidDel="00771BF0">
              <w:rPr>
                <w:rStyle w:val="af2"/>
                <w:noProof/>
                <w:sz w:val="21"/>
                <w:szCs w:val="21"/>
              </w:rPr>
              <w:delText>7.3.14</w:delText>
            </w:r>
            <w:r w:rsidRPr="00C96D9B" w:rsidDel="00771BF0">
              <w:rPr>
                <w:rFonts w:asciiTheme="minorHAnsi" w:eastAsiaTheme="minorEastAsia" w:hAnsiTheme="minorHAnsi" w:cstheme="minorBidi"/>
                <w:noProof/>
                <w:sz w:val="22"/>
                <w:szCs w:val="24"/>
                <w14:ligatures w14:val="standardContextual"/>
                <w:rPrChange w:id="60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Overlaying Translucent Texts on Video</w:delText>
            </w:r>
            <w:r w:rsidRPr="00867F99" w:rsidDel="00771BF0">
              <w:rPr>
                <w:noProof/>
                <w:webHidden/>
                <w:sz w:val="21"/>
                <w:szCs w:val="21"/>
              </w:rPr>
              <w:tab/>
              <w:delText>20</w:delText>
            </w:r>
          </w:del>
        </w:p>
        <w:p w14:paraId="65D4CF04" w14:textId="559591DE" w:rsidR="00C96D9B" w:rsidRPr="00C96D9B" w:rsidDel="00771BF0" w:rsidRDefault="00C96D9B" w:rsidP="00867F99">
          <w:pPr>
            <w:pStyle w:val="TOC2"/>
            <w:tabs>
              <w:tab w:val="left" w:pos="1050"/>
              <w:tab w:val="right" w:leader="dot" w:pos="9515"/>
            </w:tabs>
            <w:spacing w:line="300" w:lineRule="exact"/>
            <w:rPr>
              <w:del w:id="604" w:author="Bright Liu" w:date="2025-11-25T11:25:00Z" w16du:dateUtc="2025-11-25T03:25:00Z"/>
              <w:rFonts w:asciiTheme="minorHAnsi" w:eastAsiaTheme="minorEastAsia" w:hAnsiTheme="minorHAnsi" w:cstheme="minorBidi"/>
              <w:noProof/>
              <w:sz w:val="22"/>
              <w:szCs w:val="24"/>
              <w14:ligatures w14:val="standardContextual"/>
              <w:rPrChange w:id="605" w:author="Chelsea Lee" w:date="2023-09-28T15:44:00Z">
                <w:rPr>
                  <w:del w:id="606" w:author="Bright Liu" w:date="2025-11-25T11:25:00Z" w16du:dateUtc="2025-11-25T03:25:00Z"/>
                  <w:rFonts w:asciiTheme="minorHAnsi" w:eastAsiaTheme="minorEastAsia" w:hAnsiTheme="minorHAnsi" w:cstheme="minorBidi"/>
                  <w:noProof/>
                  <w:sz w:val="21"/>
                  <w:szCs w:val="22"/>
                  <w14:ligatures w14:val="standardContextual"/>
                </w:rPr>
              </w:rPrChange>
            </w:rPr>
          </w:pPr>
          <w:del w:id="607" w:author="Bright Liu" w:date="2025-11-25T11:25:00Z" w16du:dateUtc="2025-11-25T03:25:00Z">
            <w:r w:rsidRPr="00867F99" w:rsidDel="00771BF0">
              <w:rPr>
                <w:rStyle w:val="af2"/>
                <w:noProof/>
                <w:sz w:val="21"/>
                <w:szCs w:val="21"/>
              </w:rPr>
              <w:delText>7.4</w:delText>
            </w:r>
            <w:r w:rsidRPr="00C96D9B" w:rsidDel="00771BF0">
              <w:rPr>
                <w:rFonts w:asciiTheme="minorHAnsi" w:eastAsiaTheme="minorEastAsia" w:hAnsiTheme="minorHAnsi" w:cstheme="minorBidi"/>
                <w:noProof/>
                <w:sz w:val="22"/>
                <w:szCs w:val="24"/>
                <w14:ligatures w14:val="standardContextual"/>
                <w:rPrChange w:id="60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Functions for MRX Only</w:delText>
            </w:r>
            <w:r w:rsidRPr="00867F99" w:rsidDel="00771BF0">
              <w:rPr>
                <w:noProof/>
                <w:webHidden/>
                <w:sz w:val="21"/>
                <w:szCs w:val="21"/>
              </w:rPr>
              <w:tab/>
              <w:delText>21</w:delText>
            </w:r>
          </w:del>
        </w:p>
        <w:p w14:paraId="3016C337" w14:textId="3FB927E9" w:rsidR="00C96D9B" w:rsidRPr="00C96D9B" w:rsidDel="00771BF0" w:rsidRDefault="00C96D9B" w:rsidP="00867F99">
          <w:pPr>
            <w:pStyle w:val="TOC3"/>
            <w:tabs>
              <w:tab w:val="left" w:pos="1470"/>
              <w:tab w:val="right" w:leader="dot" w:pos="9515"/>
            </w:tabs>
            <w:spacing w:line="300" w:lineRule="exact"/>
            <w:rPr>
              <w:del w:id="609" w:author="Bright Liu" w:date="2025-11-25T11:25:00Z" w16du:dateUtc="2025-11-25T03:25:00Z"/>
              <w:rFonts w:asciiTheme="minorHAnsi" w:eastAsiaTheme="minorEastAsia" w:hAnsiTheme="minorHAnsi" w:cstheme="minorBidi"/>
              <w:noProof/>
              <w:sz w:val="22"/>
              <w:szCs w:val="24"/>
              <w14:ligatures w14:val="standardContextual"/>
              <w:rPrChange w:id="610" w:author="Chelsea Lee" w:date="2023-09-28T15:44:00Z">
                <w:rPr>
                  <w:del w:id="611" w:author="Bright Liu" w:date="2025-11-25T11:25:00Z" w16du:dateUtc="2025-11-25T03:25:00Z"/>
                  <w:rFonts w:asciiTheme="minorHAnsi" w:eastAsiaTheme="minorEastAsia" w:hAnsiTheme="minorHAnsi" w:cstheme="minorBidi"/>
                  <w:noProof/>
                  <w:sz w:val="21"/>
                  <w:szCs w:val="22"/>
                  <w14:ligatures w14:val="standardContextual"/>
                </w:rPr>
              </w:rPrChange>
            </w:rPr>
          </w:pPr>
          <w:del w:id="612" w:author="Bright Liu" w:date="2025-11-25T11:25:00Z" w16du:dateUtc="2025-11-25T03:25:00Z">
            <w:r w:rsidRPr="00867F99" w:rsidDel="00771BF0">
              <w:rPr>
                <w:rStyle w:val="af2"/>
                <w:noProof/>
                <w:sz w:val="21"/>
                <w:szCs w:val="21"/>
              </w:rPr>
              <w:delText>7.4.1</w:delText>
            </w:r>
            <w:r w:rsidRPr="00C96D9B" w:rsidDel="00771BF0">
              <w:rPr>
                <w:rFonts w:asciiTheme="minorHAnsi" w:eastAsiaTheme="minorEastAsia" w:hAnsiTheme="minorHAnsi" w:cstheme="minorBidi"/>
                <w:noProof/>
                <w:sz w:val="22"/>
                <w:szCs w:val="24"/>
                <w14:ligatures w14:val="standardContextual"/>
                <w:rPrChange w:id="61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Design Overview</w:delText>
            </w:r>
            <w:r w:rsidRPr="00867F99" w:rsidDel="00771BF0">
              <w:rPr>
                <w:noProof/>
                <w:webHidden/>
                <w:sz w:val="21"/>
                <w:szCs w:val="21"/>
              </w:rPr>
              <w:tab/>
              <w:delText>21</w:delText>
            </w:r>
          </w:del>
        </w:p>
        <w:p w14:paraId="744BEAFF" w14:textId="4CFD990A" w:rsidR="00C96D9B" w:rsidRPr="00C96D9B" w:rsidDel="00771BF0" w:rsidRDefault="00C96D9B" w:rsidP="00867F99">
          <w:pPr>
            <w:pStyle w:val="TOC3"/>
            <w:tabs>
              <w:tab w:val="left" w:pos="1470"/>
              <w:tab w:val="right" w:leader="dot" w:pos="9515"/>
            </w:tabs>
            <w:spacing w:line="300" w:lineRule="exact"/>
            <w:rPr>
              <w:del w:id="614" w:author="Bright Liu" w:date="2025-11-25T11:25:00Z" w16du:dateUtc="2025-11-25T03:25:00Z"/>
              <w:rFonts w:asciiTheme="minorHAnsi" w:eastAsiaTheme="minorEastAsia" w:hAnsiTheme="minorHAnsi" w:cstheme="minorBidi"/>
              <w:noProof/>
              <w:sz w:val="22"/>
              <w:szCs w:val="24"/>
              <w14:ligatures w14:val="standardContextual"/>
              <w:rPrChange w:id="615" w:author="Chelsea Lee" w:date="2023-09-28T15:44:00Z">
                <w:rPr>
                  <w:del w:id="616" w:author="Bright Liu" w:date="2025-11-25T11:25:00Z" w16du:dateUtc="2025-11-25T03:25:00Z"/>
                  <w:rFonts w:asciiTheme="minorHAnsi" w:eastAsiaTheme="minorEastAsia" w:hAnsiTheme="minorHAnsi" w:cstheme="minorBidi"/>
                  <w:noProof/>
                  <w:sz w:val="21"/>
                  <w:szCs w:val="22"/>
                  <w14:ligatures w14:val="standardContextual"/>
                </w:rPr>
              </w:rPrChange>
            </w:rPr>
          </w:pPr>
          <w:del w:id="617" w:author="Bright Liu" w:date="2025-11-25T11:25:00Z" w16du:dateUtc="2025-11-25T03:25:00Z">
            <w:r w:rsidRPr="00867F99" w:rsidDel="00771BF0">
              <w:rPr>
                <w:rStyle w:val="af2"/>
                <w:noProof/>
                <w:sz w:val="21"/>
                <w:szCs w:val="21"/>
              </w:rPr>
              <w:delText>7.4.2</w:delText>
            </w:r>
            <w:r w:rsidRPr="00C96D9B" w:rsidDel="00771BF0">
              <w:rPr>
                <w:rFonts w:asciiTheme="minorHAnsi" w:eastAsiaTheme="minorEastAsia" w:hAnsiTheme="minorHAnsi" w:cstheme="minorBidi"/>
                <w:noProof/>
                <w:sz w:val="22"/>
                <w:szCs w:val="24"/>
                <w14:ligatures w14:val="standardContextual"/>
                <w:rPrChange w:id="61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Selecting Video Sources</w:delText>
            </w:r>
            <w:r w:rsidRPr="00867F99" w:rsidDel="00771BF0">
              <w:rPr>
                <w:noProof/>
                <w:webHidden/>
                <w:sz w:val="21"/>
                <w:szCs w:val="21"/>
              </w:rPr>
              <w:tab/>
              <w:delText>22</w:delText>
            </w:r>
          </w:del>
        </w:p>
        <w:p w14:paraId="1F83268F" w14:textId="41C55351" w:rsidR="00C96D9B" w:rsidRPr="00C96D9B" w:rsidDel="00771BF0" w:rsidRDefault="00C96D9B" w:rsidP="00867F99">
          <w:pPr>
            <w:pStyle w:val="TOC3"/>
            <w:tabs>
              <w:tab w:val="left" w:pos="1470"/>
              <w:tab w:val="right" w:leader="dot" w:pos="9515"/>
            </w:tabs>
            <w:spacing w:line="300" w:lineRule="exact"/>
            <w:rPr>
              <w:del w:id="619" w:author="Bright Liu" w:date="2025-11-25T11:25:00Z" w16du:dateUtc="2025-11-25T03:25:00Z"/>
              <w:rFonts w:asciiTheme="minorHAnsi" w:eastAsiaTheme="minorEastAsia" w:hAnsiTheme="minorHAnsi" w:cstheme="minorBidi"/>
              <w:noProof/>
              <w:sz w:val="22"/>
              <w:szCs w:val="24"/>
              <w14:ligatures w14:val="standardContextual"/>
              <w:rPrChange w:id="620" w:author="Chelsea Lee" w:date="2023-09-28T15:44:00Z">
                <w:rPr>
                  <w:del w:id="621" w:author="Bright Liu" w:date="2025-11-25T11:25:00Z" w16du:dateUtc="2025-11-25T03:25:00Z"/>
                  <w:rFonts w:asciiTheme="minorHAnsi" w:eastAsiaTheme="minorEastAsia" w:hAnsiTheme="minorHAnsi" w:cstheme="minorBidi"/>
                  <w:noProof/>
                  <w:sz w:val="21"/>
                  <w:szCs w:val="22"/>
                  <w14:ligatures w14:val="standardContextual"/>
                </w:rPr>
              </w:rPrChange>
            </w:rPr>
          </w:pPr>
          <w:del w:id="622" w:author="Bright Liu" w:date="2025-11-25T11:25:00Z" w16du:dateUtc="2025-11-25T03:25:00Z">
            <w:r w:rsidRPr="00867F99" w:rsidDel="00771BF0">
              <w:rPr>
                <w:rStyle w:val="af2"/>
                <w:noProof/>
                <w:sz w:val="21"/>
                <w:szCs w:val="21"/>
              </w:rPr>
              <w:delText>7.4.3</w:delText>
            </w:r>
            <w:r w:rsidRPr="00C96D9B" w:rsidDel="00771BF0">
              <w:rPr>
                <w:rFonts w:asciiTheme="minorHAnsi" w:eastAsiaTheme="minorEastAsia" w:hAnsiTheme="minorHAnsi" w:cstheme="minorBidi"/>
                <w:noProof/>
                <w:sz w:val="22"/>
                <w:szCs w:val="24"/>
                <w14:ligatures w14:val="standardContextual"/>
                <w:rPrChange w:id="62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Obtaining Layout Information</w:delText>
            </w:r>
            <w:r w:rsidRPr="00867F99" w:rsidDel="00771BF0">
              <w:rPr>
                <w:noProof/>
                <w:webHidden/>
                <w:sz w:val="21"/>
                <w:szCs w:val="21"/>
              </w:rPr>
              <w:tab/>
              <w:delText>23</w:delText>
            </w:r>
          </w:del>
        </w:p>
        <w:p w14:paraId="056B0169" w14:textId="456353C3" w:rsidR="00C96D9B" w:rsidRPr="00C96D9B" w:rsidDel="00771BF0" w:rsidRDefault="00C96D9B" w:rsidP="00867F99">
          <w:pPr>
            <w:pStyle w:val="TOC3"/>
            <w:tabs>
              <w:tab w:val="left" w:pos="1470"/>
              <w:tab w:val="right" w:leader="dot" w:pos="9515"/>
            </w:tabs>
            <w:spacing w:line="300" w:lineRule="exact"/>
            <w:rPr>
              <w:del w:id="624" w:author="Bright Liu" w:date="2025-11-25T11:25:00Z" w16du:dateUtc="2025-11-25T03:25:00Z"/>
              <w:rFonts w:asciiTheme="minorHAnsi" w:eastAsiaTheme="minorEastAsia" w:hAnsiTheme="minorHAnsi" w:cstheme="minorBidi"/>
              <w:noProof/>
              <w:sz w:val="22"/>
              <w:szCs w:val="24"/>
              <w14:ligatures w14:val="standardContextual"/>
              <w:rPrChange w:id="625" w:author="Chelsea Lee" w:date="2023-09-28T15:44:00Z">
                <w:rPr>
                  <w:del w:id="626" w:author="Bright Liu" w:date="2025-11-25T11:25:00Z" w16du:dateUtc="2025-11-25T03:25:00Z"/>
                  <w:rFonts w:asciiTheme="minorHAnsi" w:eastAsiaTheme="minorEastAsia" w:hAnsiTheme="minorHAnsi" w:cstheme="minorBidi"/>
                  <w:noProof/>
                  <w:sz w:val="21"/>
                  <w:szCs w:val="22"/>
                  <w14:ligatures w14:val="standardContextual"/>
                </w:rPr>
              </w:rPrChange>
            </w:rPr>
          </w:pPr>
          <w:del w:id="627" w:author="Bright Liu" w:date="2025-11-25T11:25:00Z" w16du:dateUtc="2025-11-25T03:25:00Z">
            <w:r w:rsidRPr="00867F99" w:rsidDel="00771BF0">
              <w:rPr>
                <w:rStyle w:val="af2"/>
                <w:noProof/>
                <w:sz w:val="21"/>
                <w:szCs w:val="21"/>
              </w:rPr>
              <w:delText>7.4.4</w:delText>
            </w:r>
            <w:r w:rsidRPr="00C96D9B" w:rsidDel="00771BF0">
              <w:rPr>
                <w:rFonts w:asciiTheme="minorHAnsi" w:eastAsiaTheme="minorEastAsia" w:hAnsiTheme="minorHAnsi" w:cstheme="minorBidi"/>
                <w:noProof/>
                <w:sz w:val="22"/>
                <w:szCs w:val="24"/>
                <w14:ligatures w14:val="standardContextual"/>
                <w:rPrChange w:id="62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Receiving Notifications of Layout Change</w:delText>
            </w:r>
            <w:r w:rsidRPr="00867F99" w:rsidDel="00771BF0">
              <w:rPr>
                <w:noProof/>
                <w:webHidden/>
                <w:sz w:val="21"/>
                <w:szCs w:val="21"/>
              </w:rPr>
              <w:tab/>
              <w:delText>27</w:delText>
            </w:r>
          </w:del>
        </w:p>
        <w:p w14:paraId="7521DB3A" w14:textId="7F3BC6EE" w:rsidR="00C96D9B" w:rsidRPr="00C96D9B" w:rsidDel="00771BF0" w:rsidRDefault="00C96D9B" w:rsidP="00867F99">
          <w:pPr>
            <w:pStyle w:val="TOC1"/>
            <w:tabs>
              <w:tab w:val="left" w:pos="420"/>
              <w:tab w:val="right" w:leader="dot" w:pos="9515"/>
            </w:tabs>
            <w:spacing w:line="300" w:lineRule="exact"/>
            <w:rPr>
              <w:del w:id="629" w:author="Bright Liu" w:date="2025-11-25T11:25:00Z" w16du:dateUtc="2025-11-25T03:25:00Z"/>
              <w:rFonts w:asciiTheme="minorHAnsi" w:eastAsiaTheme="minorEastAsia" w:hAnsiTheme="minorHAnsi" w:cstheme="minorBidi"/>
              <w:noProof/>
              <w:sz w:val="22"/>
              <w:szCs w:val="24"/>
              <w14:ligatures w14:val="standardContextual"/>
              <w:rPrChange w:id="630" w:author="Chelsea Lee" w:date="2023-09-28T15:44:00Z">
                <w:rPr>
                  <w:del w:id="631" w:author="Bright Liu" w:date="2025-11-25T11:25:00Z" w16du:dateUtc="2025-11-25T03:25:00Z"/>
                  <w:rFonts w:asciiTheme="minorHAnsi" w:eastAsiaTheme="minorEastAsia" w:hAnsiTheme="minorHAnsi" w:cstheme="minorBidi"/>
                  <w:noProof/>
                  <w:sz w:val="21"/>
                  <w:szCs w:val="22"/>
                  <w14:ligatures w14:val="standardContextual"/>
                </w:rPr>
              </w:rPrChange>
            </w:rPr>
          </w:pPr>
          <w:del w:id="632" w:author="Bright Liu" w:date="2025-11-25T11:25:00Z" w16du:dateUtc="2025-11-25T03:25:00Z">
            <w:r w:rsidRPr="00867F99" w:rsidDel="00771BF0">
              <w:rPr>
                <w:rStyle w:val="af2"/>
                <w:noProof/>
                <w:sz w:val="21"/>
                <w:szCs w:val="21"/>
              </w:rPr>
              <w:delText>8.</w:delText>
            </w:r>
            <w:r w:rsidRPr="00C96D9B" w:rsidDel="00771BF0">
              <w:rPr>
                <w:rFonts w:asciiTheme="minorHAnsi" w:eastAsiaTheme="minorEastAsia" w:hAnsiTheme="minorHAnsi" w:cstheme="minorBidi"/>
                <w:noProof/>
                <w:sz w:val="22"/>
                <w:szCs w:val="24"/>
                <w14:ligatures w14:val="standardContextual"/>
                <w:rPrChange w:id="63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Switching Multiple RXs to a Source Simultaneously</w:delText>
            </w:r>
            <w:r w:rsidRPr="00867F99" w:rsidDel="00771BF0">
              <w:rPr>
                <w:noProof/>
                <w:webHidden/>
                <w:sz w:val="21"/>
                <w:szCs w:val="21"/>
              </w:rPr>
              <w:tab/>
              <w:delText>28</w:delText>
            </w:r>
          </w:del>
        </w:p>
        <w:p w14:paraId="2EE44837" w14:textId="13A0C02C" w:rsidR="00C96D9B" w:rsidRPr="00C96D9B" w:rsidDel="00771BF0" w:rsidRDefault="00C96D9B" w:rsidP="00867F99">
          <w:pPr>
            <w:pStyle w:val="TOC1"/>
            <w:tabs>
              <w:tab w:val="left" w:pos="420"/>
              <w:tab w:val="right" w:leader="dot" w:pos="9515"/>
            </w:tabs>
            <w:spacing w:line="300" w:lineRule="exact"/>
            <w:rPr>
              <w:del w:id="634" w:author="Bright Liu" w:date="2025-11-25T11:25:00Z" w16du:dateUtc="2025-11-25T03:25:00Z"/>
              <w:rFonts w:asciiTheme="minorHAnsi" w:eastAsiaTheme="minorEastAsia" w:hAnsiTheme="minorHAnsi" w:cstheme="minorBidi"/>
              <w:noProof/>
              <w:sz w:val="22"/>
              <w:szCs w:val="24"/>
              <w14:ligatures w14:val="standardContextual"/>
              <w:rPrChange w:id="635" w:author="Chelsea Lee" w:date="2023-09-28T15:44:00Z">
                <w:rPr>
                  <w:del w:id="636" w:author="Bright Liu" w:date="2025-11-25T11:25:00Z" w16du:dateUtc="2025-11-25T03:25:00Z"/>
                  <w:rFonts w:asciiTheme="minorHAnsi" w:eastAsiaTheme="minorEastAsia" w:hAnsiTheme="minorHAnsi" w:cstheme="minorBidi"/>
                  <w:noProof/>
                  <w:sz w:val="21"/>
                  <w:szCs w:val="22"/>
                  <w14:ligatures w14:val="standardContextual"/>
                </w:rPr>
              </w:rPrChange>
            </w:rPr>
          </w:pPr>
          <w:del w:id="637" w:author="Bright Liu" w:date="2025-11-25T11:25:00Z" w16du:dateUtc="2025-11-25T03:25:00Z">
            <w:r w:rsidRPr="00867F99" w:rsidDel="00771BF0">
              <w:rPr>
                <w:rStyle w:val="af2"/>
                <w:noProof/>
                <w:sz w:val="21"/>
                <w:szCs w:val="21"/>
              </w:rPr>
              <w:delText>9.</w:delText>
            </w:r>
            <w:r w:rsidRPr="00C96D9B" w:rsidDel="00771BF0">
              <w:rPr>
                <w:rFonts w:asciiTheme="minorHAnsi" w:eastAsiaTheme="minorEastAsia" w:hAnsiTheme="minorHAnsi" w:cstheme="minorBidi"/>
                <w:noProof/>
                <w:sz w:val="22"/>
                <w:szCs w:val="24"/>
                <w14:ligatures w14:val="standardContextual"/>
                <w:rPrChange w:id="63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Getting Preview Stream of TX</w:delText>
            </w:r>
            <w:r w:rsidRPr="00867F99" w:rsidDel="00771BF0">
              <w:rPr>
                <w:noProof/>
                <w:webHidden/>
                <w:sz w:val="21"/>
                <w:szCs w:val="21"/>
              </w:rPr>
              <w:tab/>
              <w:delText>29</w:delText>
            </w:r>
          </w:del>
        </w:p>
        <w:p w14:paraId="06B34179" w14:textId="33D37364" w:rsidR="00C96D9B" w:rsidRPr="00C96D9B" w:rsidDel="00771BF0" w:rsidRDefault="00C96D9B" w:rsidP="00867F99">
          <w:pPr>
            <w:pStyle w:val="TOC1"/>
            <w:tabs>
              <w:tab w:val="left" w:pos="840"/>
              <w:tab w:val="right" w:leader="dot" w:pos="9515"/>
            </w:tabs>
            <w:spacing w:line="300" w:lineRule="exact"/>
            <w:rPr>
              <w:del w:id="639" w:author="Bright Liu" w:date="2025-11-25T11:25:00Z" w16du:dateUtc="2025-11-25T03:25:00Z"/>
              <w:rFonts w:asciiTheme="minorHAnsi" w:eastAsiaTheme="minorEastAsia" w:hAnsiTheme="minorHAnsi" w:cstheme="minorBidi"/>
              <w:noProof/>
              <w:sz w:val="22"/>
              <w:szCs w:val="24"/>
              <w14:ligatures w14:val="standardContextual"/>
              <w:rPrChange w:id="640" w:author="Chelsea Lee" w:date="2023-09-28T15:44:00Z">
                <w:rPr>
                  <w:del w:id="641" w:author="Bright Liu" w:date="2025-11-25T11:25:00Z" w16du:dateUtc="2025-11-25T03:25:00Z"/>
                  <w:rFonts w:asciiTheme="minorHAnsi" w:eastAsiaTheme="minorEastAsia" w:hAnsiTheme="minorHAnsi" w:cstheme="minorBidi"/>
                  <w:noProof/>
                  <w:sz w:val="21"/>
                  <w:szCs w:val="22"/>
                  <w14:ligatures w14:val="standardContextual"/>
                </w:rPr>
              </w:rPrChange>
            </w:rPr>
          </w:pPr>
          <w:del w:id="642" w:author="Bright Liu" w:date="2025-11-25T11:25:00Z" w16du:dateUtc="2025-11-25T03:25:00Z">
            <w:r w:rsidRPr="00867F99" w:rsidDel="00771BF0">
              <w:rPr>
                <w:rStyle w:val="af2"/>
                <w:noProof/>
                <w:sz w:val="21"/>
                <w:szCs w:val="21"/>
              </w:rPr>
              <w:delText>10.</w:delText>
            </w:r>
            <w:r w:rsidRPr="00C96D9B" w:rsidDel="00771BF0">
              <w:rPr>
                <w:rFonts w:asciiTheme="minorHAnsi" w:eastAsiaTheme="minorEastAsia" w:hAnsiTheme="minorHAnsi" w:cstheme="minorBidi"/>
                <w:noProof/>
                <w:sz w:val="22"/>
                <w:szCs w:val="24"/>
                <w14:ligatures w14:val="standardContextual"/>
                <w:rPrChange w:id="64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Uploading Idle Image to RX</w:delText>
            </w:r>
            <w:r w:rsidRPr="00867F99" w:rsidDel="00771BF0">
              <w:rPr>
                <w:noProof/>
                <w:webHidden/>
                <w:sz w:val="21"/>
                <w:szCs w:val="21"/>
              </w:rPr>
              <w:tab/>
              <w:delText>29</w:delText>
            </w:r>
          </w:del>
        </w:p>
        <w:p w14:paraId="25E36A1E" w14:textId="480E73AB" w:rsidR="00C96D9B" w:rsidRPr="00C96D9B" w:rsidDel="00771BF0" w:rsidRDefault="00C96D9B" w:rsidP="00867F99">
          <w:pPr>
            <w:pStyle w:val="TOC1"/>
            <w:tabs>
              <w:tab w:val="left" w:pos="840"/>
              <w:tab w:val="right" w:leader="dot" w:pos="9515"/>
            </w:tabs>
            <w:spacing w:line="300" w:lineRule="exact"/>
            <w:rPr>
              <w:del w:id="644" w:author="Bright Liu" w:date="2025-11-25T11:25:00Z" w16du:dateUtc="2025-11-25T03:25:00Z"/>
              <w:rFonts w:asciiTheme="minorHAnsi" w:eastAsiaTheme="minorEastAsia" w:hAnsiTheme="minorHAnsi" w:cstheme="minorBidi"/>
              <w:noProof/>
              <w:sz w:val="22"/>
              <w:szCs w:val="24"/>
              <w14:ligatures w14:val="standardContextual"/>
              <w:rPrChange w:id="645" w:author="Chelsea Lee" w:date="2023-09-28T15:44:00Z">
                <w:rPr>
                  <w:del w:id="646" w:author="Bright Liu" w:date="2025-11-25T11:25:00Z" w16du:dateUtc="2025-11-25T03:25:00Z"/>
                  <w:rFonts w:asciiTheme="minorHAnsi" w:eastAsiaTheme="minorEastAsia" w:hAnsiTheme="minorHAnsi" w:cstheme="minorBidi"/>
                  <w:noProof/>
                  <w:sz w:val="21"/>
                  <w:szCs w:val="22"/>
                  <w14:ligatures w14:val="standardContextual"/>
                </w:rPr>
              </w:rPrChange>
            </w:rPr>
          </w:pPr>
          <w:del w:id="647" w:author="Bright Liu" w:date="2025-11-25T11:25:00Z" w16du:dateUtc="2025-11-25T03:25:00Z">
            <w:r w:rsidRPr="00867F99" w:rsidDel="00771BF0">
              <w:rPr>
                <w:rStyle w:val="af2"/>
                <w:noProof/>
                <w:sz w:val="21"/>
                <w:szCs w:val="21"/>
              </w:rPr>
              <w:delText>11.</w:delText>
            </w:r>
            <w:r w:rsidRPr="00C96D9B" w:rsidDel="00771BF0">
              <w:rPr>
                <w:rFonts w:asciiTheme="minorHAnsi" w:eastAsiaTheme="minorEastAsia" w:hAnsiTheme="minorHAnsi" w:cstheme="minorBidi"/>
                <w:noProof/>
                <w:sz w:val="22"/>
                <w:szCs w:val="24"/>
                <w14:ligatures w14:val="standardContextual"/>
                <w:rPrChange w:id="64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Uploading an Image to Overlay on Video</w:delText>
            </w:r>
            <w:r w:rsidRPr="00867F99" w:rsidDel="00771BF0">
              <w:rPr>
                <w:noProof/>
                <w:webHidden/>
                <w:sz w:val="21"/>
                <w:szCs w:val="21"/>
              </w:rPr>
              <w:tab/>
              <w:delText>29</w:delText>
            </w:r>
          </w:del>
        </w:p>
        <w:p w14:paraId="206ACC5A" w14:textId="182158D8" w:rsidR="00C96D9B" w:rsidRPr="00C96D9B" w:rsidDel="00771BF0" w:rsidRDefault="00C96D9B" w:rsidP="00867F99">
          <w:pPr>
            <w:pStyle w:val="TOC2"/>
            <w:tabs>
              <w:tab w:val="left" w:pos="1050"/>
              <w:tab w:val="right" w:leader="dot" w:pos="9515"/>
            </w:tabs>
            <w:spacing w:line="300" w:lineRule="exact"/>
            <w:rPr>
              <w:del w:id="649" w:author="Bright Liu" w:date="2025-11-25T11:25:00Z" w16du:dateUtc="2025-11-25T03:25:00Z"/>
              <w:rFonts w:asciiTheme="minorHAnsi" w:eastAsiaTheme="minorEastAsia" w:hAnsiTheme="minorHAnsi" w:cstheme="minorBidi"/>
              <w:noProof/>
              <w:sz w:val="22"/>
              <w:szCs w:val="24"/>
              <w14:ligatures w14:val="standardContextual"/>
              <w:rPrChange w:id="650" w:author="Chelsea Lee" w:date="2023-09-28T15:44:00Z">
                <w:rPr>
                  <w:del w:id="651" w:author="Bright Liu" w:date="2025-11-25T11:25:00Z" w16du:dateUtc="2025-11-25T03:25:00Z"/>
                  <w:rFonts w:asciiTheme="minorHAnsi" w:eastAsiaTheme="minorEastAsia" w:hAnsiTheme="minorHAnsi" w:cstheme="minorBidi"/>
                  <w:noProof/>
                  <w:sz w:val="21"/>
                  <w:szCs w:val="22"/>
                  <w14:ligatures w14:val="standardContextual"/>
                </w:rPr>
              </w:rPrChange>
            </w:rPr>
          </w:pPr>
          <w:del w:id="652" w:author="Bright Liu" w:date="2025-11-25T11:25:00Z" w16du:dateUtc="2025-11-25T03:25:00Z">
            <w:r w:rsidRPr="00867F99" w:rsidDel="00771BF0">
              <w:rPr>
                <w:rStyle w:val="af2"/>
                <w:noProof/>
                <w:sz w:val="21"/>
                <w:szCs w:val="21"/>
              </w:rPr>
              <w:delText>11.1</w:delText>
            </w:r>
            <w:r w:rsidRPr="00C96D9B" w:rsidDel="00771BF0">
              <w:rPr>
                <w:rFonts w:asciiTheme="minorHAnsi" w:eastAsiaTheme="minorEastAsia" w:hAnsiTheme="minorHAnsi" w:cstheme="minorBidi"/>
                <w:noProof/>
                <w:sz w:val="22"/>
                <w:szCs w:val="24"/>
                <w14:ligatures w14:val="standardContextual"/>
                <w:rPrChange w:id="65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Uploading Image</w:delText>
            </w:r>
            <w:r w:rsidRPr="00867F99" w:rsidDel="00771BF0">
              <w:rPr>
                <w:noProof/>
                <w:webHidden/>
                <w:sz w:val="21"/>
                <w:szCs w:val="21"/>
              </w:rPr>
              <w:tab/>
              <w:delText>29</w:delText>
            </w:r>
          </w:del>
        </w:p>
        <w:p w14:paraId="3C2E6F2A" w14:textId="1045C43A" w:rsidR="00C96D9B" w:rsidRPr="00C96D9B" w:rsidDel="00771BF0" w:rsidRDefault="00C96D9B" w:rsidP="00867F99">
          <w:pPr>
            <w:pStyle w:val="TOC2"/>
            <w:tabs>
              <w:tab w:val="left" w:pos="1050"/>
              <w:tab w:val="right" w:leader="dot" w:pos="9515"/>
            </w:tabs>
            <w:spacing w:line="300" w:lineRule="exact"/>
            <w:rPr>
              <w:del w:id="654" w:author="Bright Liu" w:date="2025-11-25T11:25:00Z" w16du:dateUtc="2025-11-25T03:25:00Z"/>
              <w:rFonts w:asciiTheme="minorHAnsi" w:eastAsiaTheme="minorEastAsia" w:hAnsiTheme="minorHAnsi" w:cstheme="minorBidi"/>
              <w:noProof/>
              <w:sz w:val="22"/>
              <w:szCs w:val="24"/>
              <w14:ligatures w14:val="standardContextual"/>
              <w:rPrChange w:id="655" w:author="Chelsea Lee" w:date="2023-09-28T15:44:00Z">
                <w:rPr>
                  <w:del w:id="656" w:author="Bright Liu" w:date="2025-11-25T11:25:00Z" w16du:dateUtc="2025-11-25T03:25:00Z"/>
                  <w:rFonts w:asciiTheme="minorHAnsi" w:eastAsiaTheme="minorEastAsia" w:hAnsiTheme="minorHAnsi" w:cstheme="minorBidi"/>
                  <w:noProof/>
                  <w:sz w:val="21"/>
                  <w:szCs w:val="22"/>
                  <w14:ligatures w14:val="standardContextual"/>
                </w:rPr>
              </w:rPrChange>
            </w:rPr>
          </w:pPr>
          <w:del w:id="657" w:author="Bright Liu" w:date="2025-11-25T11:25:00Z" w16du:dateUtc="2025-11-25T03:25:00Z">
            <w:r w:rsidRPr="00867F99" w:rsidDel="00771BF0">
              <w:rPr>
                <w:rStyle w:val="af2"/>
                <w:noProof/>
                <w:sz w:val="21"/>
                <w:szCs w:val="21"/>
              </w:rPr>
              <w:delText>11.2</w:delText>
            </w:r>
            <w:r w:rsidRPr="00C96D9B" w:rsidDel="00771BF0">
              <w:rPr>
                <w:rFonts w:asciiTheme="minorHAnsi" w:eastAsiaTheme="minorEastAsia" w:hAnsiTheme="minorHAnsi" w:cstheme="minorBidi"/>
                <w:noProof/>
                <w:sz w:val="22"/>
                <w:szCs w:val="24"/>
                <w14:ligatures w14:val="standardContextual"/>
                <w:rPrChange w:id="658"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Displaying Images</w:delText>
            </w:r>
            <w:r w:rsidRPr="00867F99" w:rsidDel="00771BF0">
              <w:rPr>
                <w:noProof/>
                <w:webHidden/>
                <w:sz w:val="21"/>
                <w:szCs w:val="21"/>
              </w:rPr>
              <w:tab/>
              <w:delText>30</w:delText>
            </w:r>
          </w:del>
        </w:p>
        <w:p w14:paraId="5C6B6942" w14:textId="3F1FF412" w:rsidR="00C96D9B" w:rsidRPr="00C96D9B" w:rsidDel="00771BF0" w:rsidRDefault="00C96D9B" w:rsidP="00867F99">
          <w:pPr>
            <w:pStyle w:val="TOC1"/>
            <w:tabs>
              <w:tab w:val="left" w:pos="840"/>
              <w:tab w:val="right" w:leader="dot" w:pos="9515"/>
            </w:tabs>
            <w:spacing w:line="300" w:lineRule="exact"/>
            <w:rPr>
              <w:del w:id="659" w:author="Bright Liu" w:date="2025-11-25T11:25:00Z" w16du:dateUtc="2025-11-25T03:25:00Z"/>
              <w:rFonts w:asciiTheme="minorHAnsi" w:eastAsiaTheme="minorEastAsia" w:hAnsiTheme="minorHAnsi" w:cstheme="minorBidi"/>
              <w:noProof/>
              <w:sz w:val="22"/>
              <w:szCs w:val="24"/>
              <w14:ligatures w14:val="standardContextual"/>
              <w:rPrChange w:id="660" w:author="Chelsea Lee" w:date="2023-09-28T15:44:00Z">
                <w:rPr>
                  <w:del w:id="661" w:author="Bright Liu" w:date="2025-11-25T11:25:00Z" w16du:dateUtc="2025-11-25T03:25:00Z"/>
                  <w:rFonts w:asciiTheme="minorHAnsi" w:eastAsiaTheme="minorEastAsia" w:hAnsiTheme="minorHAnsi" w:cstheme="minorBidi"/>
                  <w:noProof/>
                  <w:sz w:val="21"/>
                  <w:szCs w:val="22"/>
                  <w14:ligatures w14:val="standardContextual"/>
                </w:rPr>
              </w:rPrChange>
            </w:rPr>
          </w:pPr>
          <w:del w:id="662" w:author="Bright Liu" w:date="2025-11-25T11:25:00Z" w16du:dateUtc="2025-11-25T03:25:00Z">
            <w:r w:rsidRPr="00867F99" w:rsidDel="00771BF0">
              <w:rPr>
                <w:rStyle w:val="af2"/>
                <w:noProof/>
                <w:sz w:val="21"/>
                <w:szCs w:val="21"/>
              </w:rPr>
              <w:delText>12.</w:delText>
            </w:r>
            <w:r w:rsidRPr="00C96D9B" w:rsidDel="00771BF0">
              <w:rPr>
                <w:rFonts w:asciiTheme="minorHAnsi" w:eastAsiaTheme="minorEastAsia" w:hAnsiTheme="minorHAnsi" w:cstheme="minorBidi"/>
                <w:noProof/>
                <w:sz w:val="22"/>
                <w:szCs w:val="24"/>
                <w14:ligatures w14:val="standardContextual"/>
                <w:rPrChange w:id="663"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Upgrading Firmware</w:delText>
            </w:r>
            <w:r w:rsidRPr="00867F99" w:rsidDel="00771BF0">
              <w:rPr>
                <w:noProof/>
                <w:webHidden/>
                <w:sz w:val="21"/>
                <w:szCs w:val="21"/>
              </w:rPr>
              <w:tab/>
              <w:delText>30</w:delText>
            </w:r>
          </w:del>
        </w:p>
        <w:p w14:paraId="1FB2025D" w14:textId="14C4DD6A" w:rsidR="00C96D9B" w:rsidDel="00771BF0" w:rsidRDefault="00C96D9B" w:rsidP="00867F99">
          <w:pPr>
            <w:pStyle w:val="TOC1"/>
            <w:tabs>
              <w:tab w:val="left" w:pos="840"/>
              <w:tab w:val="right" w:leader="dot" w:pos="9515"/>
            </w:tabs>
            <w:spacing w:line="300" w:lineRule="exact"/>
            <w:rPr>
              <w:del w:id="664" w:author="Bright Liu" w:date="2025-11-25T11:25:00Z" w16du:dateUtc="2025-11-25T03:25:00Z"/>
              <w:rFonts w:asciiTheme="minorHAnsi" w:eastAsiaTheme="minorEastAsia" w:hAnsiTheme="minorHAnsi" w:cstheme="minorBidi"/>
              <w:noProof/>
              <w:sz w:val="21"/>
              <w:szCs w:val="22"/>
              <w14:ligatures w14:val="standardContextual"/>
            </w:rPr>
          </w:pPr>
          <w:del w:id="665" w:author="Bright Liu" w:date="2025-11-25T11:25:00Z" w16du:dateUtc="2025-11-25T03:25:00Z">
            <w:r w:rsidRPr="00867F99" w:rsidDel="00771BF0">
              <w:rPr>
                <w:rStyle w:val="af2"/>
                <w:noProof/>
                <w:sz w:val="21"/>
                <w:szCs w:val="21"/>
              </w:rPr>
              <w:delText>13.</w:delText>
            </w:r>
            <w:r w:rsidRPr="00C96D9B" w:rsidDel="00771BF0">
              <w:rPr>
                <w:rFonts w:asciiTheme="minorHAnsi" w:eastAsiaTheme="minorEastAsia" w:hAnsiTheme="minorHAnsi" w:cstheme="minorBidi"/>
                <w:noProof/>
                <w:sz w:val="22"/>
                <w:szCs w:val="24"/>
                <w14:ligatures w14:val="standardContextual"/>
                <w:rPrChange w:id="666" w:author="Chelsea Lee" w:date="2023-09-28T15:44:00Z">
                  <w:rPr>
                    <w:rFonts w:asciiTheme="minorHAnsi" w:eastAsiaTheme="minorEastAsia" w:hAnsiTheme="minorHAnsi" w:cstheme="minorBidi"/>
                    <w:noProof/>
                    <w:szCs w:val="22"/>
                    <w14:ligatures w14:val="standardContextual"/>
                  </w:rPr>
                </w:rPrChange>
              </w:rPr>
              <w:tab/>
            </w:r>
            <w:r w:rsidRPr="00867F99" w:rsidDel="00771BF0">
              <w:rPr>
                <w:rStyle w:val="af2"/>
                <w:noProof/>
                <w:sz w:val="21"/>
                <w:szCs w:val="21"/>
              </w:rPr>
              <w:delText>Document Revision History</w:delText>
            </w:r>
            <w:r w:rsidRPr="00867F99" w:rsidDel="00771BF0">
              <w:rPr>
                <w:noProof/>
                <w:webHidden/>
                <w:sz w:val="21"/>
                <w:szCs w:val="21"/>
              </w:rPr>
              <w:tab/>
              <w:delText>31</w:delText>
            </w:r>
          </w:del>
        </w:p>
        <w:p w14:paraId="43D9D4B5" w14:textId="0B116728" w:rsidR="00D16A38" w:rsidDel="00771BF0" w:rsidRDefault="00D16A38">
          <w:pPr>
            <w:pStyle w:val="TOC1"/>
            <w:tabs>
              <w:tab w:val="left" w:pos="420"/>
              <w:tab w:val="right" w:leader="dot" w:pos="9515"/>
            </w:tabs>
            <w:rPr>
              <w:del w:id="667" w:author="Bright Liu" w:date="2025-11-25T11:25:00Z" w16du:dateUtc="2025-11-25T03:25:00Z"/>
              <w:rFonts w:asciiTheme="minorHAnsi" w:eastAsiaTheme="minorEastAsia" w:hAnsiTheme="minorHAnsi" w:cstheme="minorBidi"/>
              <w:noProof/>
              <w:sz w:val="21"/>
              <w:szCs w:val="22"/>
              <w14:ligatures w14:val="standardContextual"/>
            </w:rPr>
          </w:pPr>
          <w:del w:id="668" w:author="Bright Liu" w:date="2025-11-25T11:25:00Z" w16du:dateUtc="2025-11-25T03:25:00Z">
            <w:r w:rsidRPr="00C96D9B" w:rsidDel="00771BF0">
              <w:rPr>
                <w:rStyle w:val="af2"/>
                <w:noProof/>
              </w:rPr>
              <w:delText>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Overview</w:delText>
            </w:r>
            <w:r w:rsidDel="00771BF0">
              <w:rPr>
                <w:noProof/>
                <w:webHidden/>
              </w:rPr>
              <w:tab/>
              <w:delText>4</w:delText>
            </w:r>
          </w:del>
        </w:p>
        <w:p w14:paraId="16C1FF52" w14:textId="6FCC2A18" w:rsidR="00D16A38" w:rsidDel="00771BF0" w:rsidRDefault="00D16A38">
          <w:pPr>
            <w:pStyle w:val="TOC1"/>
            <w:tabs>
              <w:tab w:val="left" w:pos="420"/>
              <w:tab w:val="right" w:leader="dot" w:pos="9515"/>
            </w:tabs>
            <w:rPr>
              <w:del w:id="669" w:author="Bright Liu" w:date="2025-11-25T11:25:00Z" w16du:dateUtc="2025-11-25T03:25:00Z"/>
              <w:rFonts w:asciiTheme="minorHAnsi" w:eastAsiaTheme="minorEastAsia" w:hAnsiTheme="minorHAnsi" w:cstheme="minorBidi"/>
              <w:noProof/>
              <w:sz w:val="21"/>
              <w:szCs w:val="22"/>
              <w14:ligatures w14:val="standardContextual"/>
            </w:rPr>
          </w:pPr>
          <w:del w:id="670" w:author="Bright Liu" w:date="2025-11-25T11:25:00Z" w16du:dateUtc="2025-11-25T03:25:00Z">
            <w:r w:rsidRPr="00C96D9B" w:rsidDel="00771BF0">
              <w:rPr>
                <w:rStyle w:val="af2"/>
                <w:noProof/>
              </w:rPr>
              <w:delText>2.</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Fundamental Knowledge</w:delText>
            </w:r>
            <w:r w:rsidDel="00771BF0">
              <w:rPr>
                <w:noProof/>
                <w:webHidden/>
              </w:rPr>
              <w:tab/>
              <w:delText>4</w:delText>
            </w:r>
          </w:del>
        </w:p>
        <w:p w14:paraId="2B6C9EEB" w14:textId="0677CE90" w:rsidR="00D16A38" w:rsidDel="00771BF0" w:rsidRDefault="00D16A38">
          <w:pPr>
            <w:pStyle w:val="TOC1"/>
            <w:tabs>
              <w:tab w:val="left" w:pos="420"/>
              <w:tab w:val="right" w:leader="dot" w:pos="9515"/>
            </w:tabs>
            <w:rPr>
              <w:del w:id="671" w:author="Bright Liu" w:date="2025-11-25T11:25:00Z" w16du:dateUtc="2025-11-25T03:25:00Z"/>
              <w:rFonts w:asciiTheme="minorHAnsi" w:eastAsiaTheme="minorEastAsia" w:hAnsiTheme="minorHAnsi" w:cstheme="minorBidi"/>
              <w:noProof/>
              <w:sz w:val="21"/>
              <w:szCs w:val="22"/>
              <w14:ligatures w14:val="standardContextual"/>
            </w:rPr>
          </w:pPr>
          <w:del w:id="672" w:author="Bright Liu" w:date="2025-11-25T11:25:00Z" w16du:dateUtc="2025-11-25T03:25:00Z">
            <w:r w:rsidRPr="00C96D9B" w:rsidDel="00771BF0">
              <w:rPr>
                <w:rStyle w:val="af2"/>
                <w:noProof/>
              </w:rPr>
              <w:delText>3.</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Requirements of the Developers</w:delText>
            </w:r>
            <w:r w:rsidDel="00771BF0">
              <w:rPr>
                <w:noProof/>
                <w:webHidden/>
              </w:rPr>
              <w:tab/>
              <w:delText>5</w:delText>
            </w:r>
          </w:del>
        </w:p>
        <w:p w14:paraId="011964B5" w14:textId="3D3C2DD3" w:rsidR="00D16A38" w:rsidDel="00771BF0" w:rsidRDefault="00D16A38">
          <w:pPr>
            <w:pStyle w:val="TOC1"/>
            <w:tabs>
              <w:tab w:val="left" w:pos="420"/>
              <w:tab w:val="right" w:leader="dot" w:pos="9515"/>
            </w:tabs>
            <w:rPr>
              <w:del w:id="673" w:author="Bright Liu" w:date="2025-11-25T11:25:00Z" w16du:dateUtc="2025-11-25T03:25:00Z"/>
              <w:rFonts w:asciiTheme="minorHAnsi" w:eastAsiaTheme="minorEastAsia" w:hAnsiTheme="minorHAnsi" w:cstheme="minorBidi"/>
              <w:noProof/>
              <w:sz w:val="21"/>
              <w:szCs w:val="22"/>
              <w14:ligatures w14:val="standardContextual"/>
            </w:rPr>
          </w:pPr>
          <w:del w:id="674" w:author="Bright Liu" w:date="2025-11-25T11:25:00Z" w16du:dateUtc="2025-11-25T03:25:00Z">
            <w:r w:rsidRPr="00C96D9B" w:rsidDel="00771BF0">
              <w:rPr>
                <w:rStyle w:val="af2"/>
                <w:noProof/>
              </w:rPr>
              <w:delText>4.</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How the Client App Interacts with the Devices</w:delText>
            </w:r>
            <w:r w:rsidDel="00771BF0">
              <w:rPr>
                <w:noProof/>
                <w:webHidden/>
              </w:rPr>
              <w:tab/>
              <w:delText>6</w:delText>
            </w:r>
          </w:del>
        </w:p>
        <w:p w14:paraId="4639243C" w14:textId="48B6C461" w:rsidR="00D16A38" w:rsidDel="00771BF0" w:rsidRDefault="00D16A38">
          <w:pPr>
            <w:pStyle w:val="TOC1"/>
            <w:tabs>
              <w:tab w:val="left" w:pos="420"/>
              <w:tab w:val="right" w:leader="dot" w:pos="9515"/>
            </w:tabs>
            <w:rPr>
              <w:del w:id="675" w:author="Bright Liu" w:date="2025-11-25T11:25:00Z" w16du:dateUtc="2025-11-25T03:25:00Z"/>
              <w:rFonts w:asciiTheme="minorHAnsi" w:eastAsiaTheme="minorEastAsia" w:hAnsiTheme="minorHAnsi" w:cstheme="minorBidi"/>
              <w:noProof/>
              <w:sz w:val="21"/>
              <w:szCs w:val="22"/>
              <w14:ligatures w14:val="standardContextual"/>
            </w:rPr>
          </w:pPr>
          <w:del w:id="676" w:author="Bright Liu" w:date="2025-11-25T11:25:00Z" w16du:dateUtc="2025-11-25T03:25:00Z">
            <w:r w:rsidRPr="00C96D9B" w:rsidDel="00771BF0">
              <w:rPr>
                <w:rStyle w:val="af2"/>
                <w:noProof/>
              </w:rPr>
              <w:delText>5.</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Preparation</w:delText>
            </w:r>
            <w:r w:rsidDel="00771BF0">
              <w:rPr>
                <w:noProof/>
                <w:webHidden/>
              </w:rPr>
              <w:tab/>
              <w:delText>6</w:delText>
            </w:r>
          </w:del>
        </w:p>
        <w:p w14:paraId="192FD948" w14:textId="26989714" w:rsidR="00D16A38" w:rsidDel="00771BF0" w:rsidRDefault="00D16A38">
          <w:pPr>
            <w:pStyle w:val="TOC1"/>
            <w:tabs>
              <w:tab w:val="left" w:pos="420"/>
              <w:tab w:val="right" w:leader="dot" w:pos="9515"/>
            </w:tabs>
            <w:rPr>
              <w:del w:id="677" w:author="Bright Liu" w:date="2025-11-25T11:25:00Z" w16du:dateUtc="2025-11-25T03:25:00Z"/>
              <w:rFonts w:asciiTheme="minorHAnsi" w:eastAsiaTheme="minorEastAsia" w:hAnsiTheme="minorHAnsi" w:cstheme="minorBidi"/>
              <w:noProof/>
              <w:sz w:val="21"/>
              <w:szCs w:val="22"/>
              <w14:ligatures w14:val="standardContextual"/>
            </w:rPr>
          </w:pPr>
          <w:del w:id="678" w:author="Bright Liu" w:date="2025-11-25T11:25:00Z" w16du:dateUtc="2025-11-25T03:25:00Z">
            <w:r w:rsidRPr="00C96D9B" w:rsidDel="00771BF0">
              <w:rPr>
                <w:rStyle w:val="af2"/>
                <w:noProof/>
              </w:rPr>
              <w:delText>6.</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Discovering Devices</w:delText>
            </w:r>
            <w:r w:rsidDel="00771BF0">
              <w:rPr>
                <w:noProof/>
                <w:webHidden/>
              </w:rPr>
              <w:tab/>
              <w:delText>7</w:delText>
            </w:r>
          </w:del>
        </w:p>
        <w:p w14:paraId="5BAF6909" w14:textId="46E8ABF0" w:rsidR="00D16A38" w:rsidDel="00771BF0" w:rsidRDefault="00D16A38">
          <w:pPr>
            <w:pStyle w:val="TOC1"/>
            <w:tabs>
              <w:tab w:val="left" w:pos="420"/>
              <w:tab w:val="right" w:leader="dot" w:pos="9515"/>
            </w:tabs>
            <w:rPr>
              <w:del w:id="679" w:author="Bright Liu" w:date="2025-11-25T11:25:00Z" w16du:dateUtc="2025-11-25T03:25:00Z"/>
              <w:rFonts w:asciiTheme="minorHAnsi" w:eastAsiaTheme="minorEastAsia" w:hAnsiTheme="minorHAnsi" w:cstheme="minorBidi"/>
              <w:noProof/>
              <w:sz w:val="21"/>
              <w:szCs w:val="22"/>
              <w14:ligatures w14:val="standardContextual"/>
            </w:rPr>
          </w:pPr>
          <w:del w:id="680" w:author="Bright Liu" w:date="2025-11-25T11:25:00Z" w16du:dateUtc="2025-11-25T03:25:00Z">
            <w:r w:rsidRPr="00C96D9B" w:rsidDel="00771BF0">
              <w:rPr>
                <w:rStyle w:val="af2"/>
                <w:noProof/>
              </w:rPr>
              <w:delText>7.</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Functions Based on Telnet Session</w:delText>
            </w:r>
            <w:r w:rsidDel="00771BF0">
              <w:rPr>
                <w:noProof/>
                <w:webHidden/>
              </w:rPr>
              <w:tab/>
              <w:delText>8</w:delText>
            </w:r>
          </w:del>
        </w:p>
        <w:p w14:paraId="735D5BDA" w14:textId="6718EF93" w:rsidR="00D16A38" w:rsidDel="00771BF0" w:rsidRDefault="00D16A38">
          <w:pPr>
            <w:pStyle w:val="TOC2"/>
            <w:tabs>
              <w:tab w:val="left" w:pos="1050"/>
              <w:tab w:val="right" w:leader="dot" w:pos="9515"/>
            </w:tabs>
            <w:rPr>
              <w:del w:id="681" w:author="Bright Liu" w:date="2025-11-25T11:25:00Z" w16du:dateUtc="2025-11-25T03:25:00Z"/>
              <w:rFonts w:asciiTheme="minorHAnsi" w:eastAsiaTheme="minorEastAsia" w:hAnsiTheme="minorHAnsi" w:cstheme="minorBidi"/>
              <w:noProof/>
              <w:sz w:val="21"/>
              <w:szCs w:val="22"/>
              <w14:ligatures w14:val="standardContextual"/>
            </w:rPr>
          </w:pPr>
          <w:del w:id="682" w:author="Bright Liu" w:date="2025-11-25T11:25:00Z" w16du:dateUtc="2025-11-25T03:25:00Z">
            <w:r w:rsidRPr="00C96D9B" w:rsidDel="00771BF0">
              <w:rPr>
                <w:rStyle w:val="af2"/>
                <w:noProof/>
              </w:rPr>
              <w:delText>7.1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Functions for TX and RX</w:delText>
            </w:r>
            <w:r w:rsidDel="00771BF0">
              <w:rPr>
                <w:noProof/>
                <w:webHidden/>
              </w:rPr>
              <w:tab/>
              <w:delText>8</w:delText>
            </w:r>
          </w:del>
        </w:p>
        <w:p w14:paraId="5F99B560" w14:textId="42ABCEFE" w:rsidR="00D16A38" w:rsidDel="00771BF0" w:rsidRDefault="00D16A38">
          <w:pPr>
            <w:pStyle w:val="TOC3"/>
            <w:tabs>
              <w:tab w:val="left" w:pos="1470"/>
              <w:tab w:val="right" w:leader="dot" w:pos="9515"/>
            </w:tabs>
            <w:rPr>
              <w:del w:id="683" w:author="Bright Liu" w:date="2025-11-25T11:25:00Z" w16du:dateUtc="2025-11-25T03:25:00Z"/>
              <w:rFonts w:asciiTheme="minorHAnsi" w:eastAsiaTheme="minorEastAsia" w:hAnsiTheme="minorHAnsi" w:cstheme="minorBidi"/>
              <w:noProof/>
              <w:sz w:val="21"/>
              <w:szCs w:val="22"/>
              <w14:ligatures w14:val="standardContextual"/>
            </w:rPr>
          </w:pPr>
          <w:del w:id="684" w:author="Bright Liu" w:date="2025-11-25T11:25:00Z" w16du:dateUtc="2025-11-25T03:25:00Z">
            <w:r w:rsidRPr="00C96D9B" w:rsidDel="00771BF0">
              <w:rPr>
                <w:rStyle w:val="af2"/>
                <w:noProof/>
              </w:rPr>
              <w:delText>7.1.1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Logging in to the Device</w:delText>
            </w:r>
            <w:r w:rsidDel="00771BF0">
              <w:rPr>
                <w:noProof/>
                <w:webHidden/>
              </w:rPr>
              <w:tab/>
              <w:delText>8</w:delText>
            </w:r>
          </w:del>
        </w:p>
        <w:p w14:paraId="26D01565" w14:textId="5430B206" w:rsidR="00D16A38" w:rsidDel="00771BF0" w:rsidRDefault="00D16A38">
          <w:pPr>
            <w:pStyle w:val="TOC3"/>
            <w:tabs>
              <w:tab w:val="left" w:pos="1470"/>
              <w:tab w:val="right" w:leader="dot" w:pos="9515"/>
            </w:tabs>
            <w:rPr>
              <w:del w:id="685" w:author="Bright Liu" w:date="2025-11-25T11:25:00Z" w16du:dateUtc="2025-11-25T03:25:00Z"/>
              <w:rFonts w:asciiTheme="minorHAnsi" w:eastAsiaTheme="minorEastAsia" w:hAnsiTheme="minorHAnsi" w:cstheme="minorBidi"/>
              <w:noProof/>
              <w:sz w:val="21"/>
              <w:szCs w:val="22"/>
              <w14:ligatures w14:val="standardContextual"/>
            </w:rPr>
          </w:pPr>
          <w:del w:id="686" w:author="Bright Liu" w:date="2025-11-25T11:25:00Z" w16du:dateUtc="2025-11-25T03:25:00Z">
            <w:r w:rsidRPr="00C96D9B" w:rsidDel="00771BF0">
              <w:rPr>
                <w:rStyle w:val="af2"/>
                <w:noProof/>
              </w:rPr>
              <w:delText>7.1.2</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Setting and Saving Device Alias</w:delText>
            </w:r>
            <w:r w:rsidDel="00771BF0">
              <w:rPr>
                <w:noProof/>
                <w:webHidden/>
              </w:rPr>
              <w:tab/>
              <w:delText>8</w:delText>
            </w:r>
          </w:del>
        </w:p>
        <w:p w14:paraId="17D17E4A" w14:textId="6B2A8285" w:rsidR="00D16A38" w:rsidDel="00771BF0" w:rsidRDefault="00D16A38">
          <w:pPr>
            <w:pStyle w:val="TOC3"/>
            <w:tabs>
              <w:tab w:val="left" w:pos="1470"/>
              <w:tab w:val="right" w:leader="dot" w:pos="9515"/>
            </w:tabs>
            <w:rPr>
              <w:del w:id="687" w:author="Bright Liu" w:date="2025-11-25T11:25:00Z" w16du:dateUtc="2025-11-25T03:25:00Z"/>
              <w:rFonts w:asciiTheme="minorHAnsi" w:eastAsiaTheme="minorEastAsia" w:hAnsiTheme="minorHAnsi" w:cstheme="minorBidi"/>
              <w:noProof/>
              <w:sz w:val="21"/>
              <w:szCs w:val="22"/>
              <w14:ligatures w14:val="standardContextual"/>
            </w:rPr>
          </w:pPr>
          <w:del w:id="688" w:author="Bright Liu" w:date="2025-11-25T11:25:00Z" w16du:dateUtc="2025-11-25T03:25:00Z">
            <w:r w:rsidRPr="00C96D9B" w:rsidDel="00771BF0">
              <w:rPr>
                <w:rStyle w:val="af2"/>
                <w:noProof/>
              </w:rPr>
              <w:delText>7.1.3</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Setting/Getting IP Address and Netmask for/from Device</w:delText>
            </w:r>
            <w:r w:rsidDel="00771BF0">
              <w:rPr>
                <w:noProof/>
                <w:webHidden/>
              </w:rPr>
              <w:tab/>
              <w:delText>9</w:delText>
            </w:r>
          </w:del>
        </w:p>
        <w:p w14:paraId="5AE69201" w14:textId="58DE0933" w:rsidR="00D16A38" w:rsidDel="00771BF0" w:rsidRDefault="00D16A38">
          <w:pPr>
            <w:pStyle w:val="TOC3"/>
            <w:tabs>
              <w:tab w:val="left" w:pos="1470"/>
              <w:tab w:val="right" w:leader="dot" w:pos="9515"/>
            </w:tabs>
            <w:rPr>
              <w:del w:id="689" w:author="Bright Liu" w:date="2025-11-25T11:25:00Z" w16du:dateUtc="2025-11-25T03:25:00Z"/>
              <w:rFonts w:asciiTheme="minorHAnsi" w:eastAsiaTheme="minorEastAsia" w:hAnsiTheme="minorHAnsi" w:cstheme="minorBidi"/>
              <w:noProof/>
              <w:sz w:val="21"/>
              <w:szCs w:val="22"/>
              <w14:ligatures w14:val="standardContextual"/>
            </w:rPr>
          </w:pPr>
          <w:del w:id="690" w:author="Bright Liu" w:date="2025-11-25T11:25:00Z" w16du:dateUtc="2025-11-25T03:25:00Z">
            <w:r w:rsidRPr="00C96D9B" w:rsidDel="00771BF0">
              <w:rPr>
                <w:rStyle w:val="af2"/>
                <w:noProof/>
              </w:rPr>
              <w:delText>7.1.4</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Operating the Serial Port</w:delText>
            </w:r>
            <w:r w:rsidDel="00771BF0">
              <w:rPr>
                <w:noProof/>
                <w:webHidden/>
              </w:rPr>
              <w:tab/>
              <w:delText>10</w:delText>
            </w:r>
          </w:del>
        </w:p>
        <w:p w14:paraId="5A7C283F" w14:textId="5913BE1F" w:rsidR="00D16A38" w:rsidDel="00771BF0" w:rsidRDefault="00D16A38">
          <w:pPr>
            <w:pStyle w:val="TOC3"/>
            <w:tabs>
              <w:tab w:val="left" w:pos="1470"/>
              <w:tab w:val="right" w:leader="dot" w:pos="9515"/>
            </w:tabs>
            <w:rPr>
              <w:del w:id="691" w:author="Bright Liu" w:date="2025-11-25T11:25:00Z" w16du:dateUtc="2025-11-25T03:25:00Z"/>
              <w:rFonts w:asciiTheme="minorHAnsi" w:eastAsiaTheme="minorEastAsia" w:hAnsiTheme="minorHAnsi" w:cstheme="minorBidi"/>
              <w:noProof/>
              <w:sz w:val="21"/>
              <w:szCs w:val="22"/>
              <w14:ligatures w14:val="standardContextual"/>
            </w:rPr>
          </w:pPr>
          <w:del w:id="692" w:author="Bright Liu" w:date="2025-11-25T11:25:00Z" w16du:dateUtc="2025-11-25T03:25:00Z">
            <w:r w:rsidRPr="00C96D9B" w:rsidDel="00771BF0">
              <w:rPr>
                <w:rStyle w:val="af2"/>
                <w:noProof/>
              </w:rPr>
              <w:delText>7.1.5</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Rebooting Device</w:delText>
            </w:r>
            <w:r w:rsidDel="00771BF0">
              <w:rPr>
                <w:noProof/>
                <w:webHidden/>
              </w:rPr>
              <w:tab/>
              <w:delText>11</w:delText>
            </w:r>
          </w:del>
        </w:p>
        <w:p w14:paraId="6820EAB3" w14:textId="657187DF" w:rsidR="00D16A38" w:rsidDel="00771BF0" w:rsidRDefault="00D16A38">
          <w:pPr>
            <w:pStyle w:val="TOC3"/>
            <w:tabs>
              <w:tab w:val="left" w:pos="1470"/>
              <w:tab w:val="right" w:leader="dot" w:pos="9515"/>
            </w:tabs>
            <w:rPr>
              <w:del w:id="693" w:author="Bright Liu" w:date="2025-11-25T11:25:00Z" w16du:dateUtc="2025-11-25T03:25:00Z"/>
              <w:rFonts w:asciiTheme="minorHAnsi" w:eastAsiaTheme="minorEastAsia" w:hAnsiTheme="minorHAnsi" w:cstheme="minorBidi"/>
              <w:noProof/>
              <w:sz w:val="21"/>
              <w:szCs w:val="22"/>
              <w14:ligatures w14:val="standardContextual"/>
            </w:rPr>
          </w:pPr>
          <w:del w:id="694" w:author="Bright Liu" w:date="2025-11-25T11:25:00Z" w16du:dateUtc="2025-11-25T03:25:00Z">
            <w:r w:rsidRPr="00C96D9B" w:rsidDel="00771BF0">
              <w:rPr>
                <w:rStyle w:val="af2"/>
                <w:noProof/>
              </w:rPr>
              <w:delText>7.1.6</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Getting Firmware Version</w:delText>
            </w:r>
            <w:r w:rsidDel="00771BF0">
              <w:rPr>
                <w:noProof/>
                <w:webHidden/>
              </w:rPr>
              <w:tab/>
              <w:delText>11</w:delText>
            </w:r>
          </w:del>
        </w:p>
        <w:p w14:paraId="51D8D1DB" w14:textId="4F766355" w:rsidR="00D16A38" w:rsidDel="00771BF0" w:rsidRDefault="00D16A38">
          <w:pPr>
            <w:pStyle w:val="TOC3"/>
            <w:tabs>
              <w:tab w:val="left" w:pos="1470"/>
              <w:tab w:val="right" w:leader="dot" w:pos="9515"/>
            </w:tabs>
            <w:rPr>
              <w:del w:id="695" w:author="Bright Liu" w:date="2025-11-25T11:25:00Z" w16du:dateUtc="2025-11-25T03:25:00Z"/>
              <w:rFonts w:asciiTheme="minorHAnsi" w:eastAsiaTheme="minorEastAsia" w:hAnsiTheme="minorHAnsi" w:cstheme="minorBidi"/>
              <w:noProof/>
              <w:sz w:val="21"/>
              <w:szCs w:val="22"/>
              <w14:ligatures w14:val="standardContextual"/>
            </w:rPr>
          </w:pPr>
          <w:del w:id="696" w:author="Bright Liu" w:date="2025-11-25T11:25:00Z" w16du:dateUtc="2025-11-25T03:25:00Z">
            <w:r w:rsidRPr="00C96D9B" w:rsidDel="00771BF0">
              <w:rPr>
                <w:rStyle w:val="af2"/>
                <w:noProof/>
              </w:rPr>
              <w:delText>7.1.7</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Restoring Device to Factory Defaults</w:delText>
            </w:r>
            <w:r w:rsidDel="00771BF0">
              <w:rPr>
                <w:noProof/>
                <w:webHidden/>
              </w:rPr>
              <w:tab/>
              <w:delText>12</w:delText>
            </w:r>
          </w:del>
        </w:p>
        <w:p w14:paraId="05F7AFEE" w14:textId="0BCD8E3F" w:rsidR="00D16A38" w:rsidDel="00771BF0" w:rsidRDefault="00D16A38">
          <w:pPr>
            <w:pStyle w:val="TOC2"/>
            <w:tabs>
              <w:tab w:val="left" w:pos="1050"/>
              <w:tab w:val="right" w:leader="dot" w:pos="9515"/>
            </w:tabs>
            <w:rPr>
              <w:del w:id="697" w:author="Bright Liu" w:date="2025-11-25T11:25:00Z" w16du:dateUtc="2025-11-25T03:25:00Z"/>
              <w:rFonts w:asciiTheme="minorHAnsi" w:eastAsiaTheme="minorEastAsia" w:hAnsiTheme="minorHAnsi" w:cstheme="minorBidi"/>
              <w:noProof/>
              <w:sz w:val="21"/>
              <w:szCs w:val="22"/>
              <w14:ligatures w14:val="standardContextual"/>
            </w:rPr>
          </w:pPr>
          <w:del w:id="698" w:author="Bright Liu" w:date="2025-11-25T11:25:00Z" w16du:dateUtc="2025-11-25T03:25:00Z">
            <w:r w:rsidRPr="00C96D9B" w:rsidDel="00771BF0">
              <w:rPr>
                <w:rStyle w:val="af2"/>
                <w:noProof/>
              </w:rPr>
              <w:delText>7.2</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Functions for TX Only</w:delText>
            </w:r>
            <w:r w:rsidDel="00771BF0">
              <w:rPr>
                <w:noProof/>
                <w:webHidden/>
              </w:rPr>
              <w:tab/>
              <w:delText>12</w:delText>
            </w:r>
          </w:del>
        </w:p>
        <w:p w14:paraId="0A24EA1F" w14:textId="67D6BC9C" w:rsidR="00D16A38" w:rsidDel="00771BF0" w:rsidRDefault="00D16A38">
          <w:pPr>
            <w:pStyle w:val="TOC3"/>
            <w:tabs>
              <w:tab w:val="left" w:pos="1470"/>
              <w:tab w:val="right" w:leader="dot" w:pos="9515"/>
            </w:tabs>
            <w:rPr>
              <w:del w:id="699" w:author="Bright Liu" w:date="2025-11-25T11:25:00Z" w16du:dateUtc="2025-11-25T03:25:00Z"/>
              <w:rFonts w:asciiTheme="minorHAnsi" w:eastAsiaTheme="minorEastAsia" w:hAnsiTheme="minorHAnsi" w:cstheme="minorBidi"/>
              <w:noProof/>
              <w:sz w:val="21"/>
              <w:szCs w:val="22"/>
              <w14:ligatures w14:val="standardContextual"/>
            </w:rPr>
          </w:pPr>
          <w:del w:id="700" w:author="Bright Liu" w:date="2025-11-25T11:25:00Z" w16du:dateUtc="2025-11-25T03:25:00Z">
            <w:r w:rsidRPr="00C96D9B" w:rsidDel="00771BF0">
              <w:rPr>
                <w:rStyle w:val="af2"/>
                <w:noProof/>
              </w:rPr>
              <w:delText>7.2.1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Setting HDCP</w:delText>
            </w:r>
            <w:r w:rsidDel="00771BF0">
              <w:rPr>
                <w:noProof/>
                <w:webHidden/>
              </w:rPr>
              <w:tab/>
              <w:delText>12</w:delText>
            </w:r>
          </w:del>
        </w:p>
        <w:p w14:paraId="453664A1" w14:textId="340E8F94" w:rsidR="00D16A38" w:rsidDel="00771BF0" w:rsidRDefault="00D16A38">
          <w:pPr>
            <w:pStyle w:val="TOC2"/>
            <w:tabs>
              <w:tab w:val="left" w:pos="1050"/>
              <w:tab w:val="right" w:leader="dot" w:pos="9515"/>
            </w:tabs>
            <w:rPr>
              <w:del w:id="701" w:author="Bright Liu" w:date="2025-11-25T11:25:00Z" w16du:dateUtc="2025-11-25T03:25:00Z"/>
              <w:rFonts w:asciiTheme="minorHAnsi" w:eastAsiaTheme="minorEastAsia" w:hAnsiTheme="minorHAnsi" w:cstheme="minorBidi"/>
              <w:noProof/>
              <w:sz w:val="21"/>
              <w:szCs w:val="22"/>
              <w14:ligatures w14:val="standardContextual"/>
            </w:rPr>
          </w:pPr>
          <w:del w:id="702" w:author="Bright Liu" w:date="2025-11-25T11:25:00Z" w16du:dateUtc="2025-11-25T03:25:00Z">
            <w:r w:rsidRPr="00C96D9B" w:rsidDel="00771BF0">
              <w:rPr>
                <w:rStyle w:val="af2"/>
                <w:noProof/>
              </w:rPr>
              <w:delText>7.3</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Functions for RX Only</w:delText>
            </w:r>
            <w:r w:rsidDel="00771BF0">
              <w:rPr>
                <w:noProof/>
                <w:webHidden/>
              </w:rPr>
              <w:tab/>
              <w:delText>12</w:delText>
            </w:r>
          </w:del>
        </w:p>
        <w:p w14:paraId="52BF4543" w14:textId="2DA6F19D" w:rsidR="00D16A38" w:rsidDel="00771BF0" w:rsidRDefault="00D16A38">
          <w:pPr>
            <w:pStyle w:val="TOC3"/>
            <w:tabs>
              <w:tab w:val="left" w:pos="1470"/>
              <w:tab w:val="right" w:leader="dot" w:pos="9515"/>
            </w:tabs>
            <w:rPr>
              <w:del w:id="703" w:author="Bright Liu" w:date="2025-11-25T11:25:00Z" w16du:dateUtc="2025-11-25T03:25:00Z"/>
              <w:rFonts w:asciiTheme="minorHAnsi" w:eastAsiaTheme="minorEastAsia" w:hAnsiTheme="minorHAnsi" w:cstheme="minorBidi"/>
              <w:noProof/>
              <w:sz w:val="21"/>
              <w:szCs w:val="22"/>
              <w14:ligatures w14:val="standardContextual"/>
            </w:rPr>
          </w:pPr>
          <w:del w:id="704" w:author="Bright Liu" w:date="2025-11-25T11:25:00Z" w16du:dateUtc="2025-11-25T03:25:00Z">
            <w:r w:rsidRPr="00C96D9B" w:rsidDel="00771BF0">
              <w:rPr>
                <w:rStyle w:val="af2"/>
                <w:noProof/>
              </w:rPr>
              <w:delText>7.3.1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Setting Communication Modes for Controlling Display On/Off via RX</w:delText>
            </w:r>
            <w:r w:rsidDel="00771BF0">
              <w:rPr>
                <w:noProof/>
                <w:webHidden/>
              </w:rPr>
              <w:tab/>
              <w:delText>12</w:delText>
            </w:r>
          </w:del>
        </w:p>
        <w:p w14:paraId="0ED0EDD7" w14:textId="788FED7F" w:rsidR="00D16A38" w:rsidDel="00771BF0" w:rsidRDefault="00D16A38">
          <w:pPr>
            <w:pStyle w:val="TOC3"/>
            <w:tabs>
              <w:tab w:val="left" w:pos="1470"/>
              <w:tab w:val="right" w:leader="dot" w:pos="9515"/>
            </w:tabs>
            <w:rPr>
              <w:del w:id="705" w:author="Bright Liu" w:date="2025-11-25T11:25:00Z" w16du:dateUtc="2025-11-25T03:25:00Z"/>
              <w:rFonts w:asciiTheme="minorHAnsi" w:eastAsiaTheme="minorEastAsia" w:hAnsiTheme="minorHAnsi" w:cstheme="minorBidi"/>
              <w:noProof/>
              <w:sz w:val="21"/>
              <w:szCs w:val="22"/>
              <w14:ligatures w14:val="standardContextual"/>
            </w:rPr>
          </w:pPr>
          <w:del w:id="706" w:author="Bright Liu" w:date="2025-11-25T11:25:00Z" w16du:dateUtc="2025-11-25T03:25:00Z">
            <w:r w:rsidRPr="00C96D9B" w:rsidDel="00771BF0">
              <w:rPr>
                <w:rStyle w:val="af2"/>
                <w:noProof/>
              </w:rPr>
              <w:delText>7.3.2</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Setting CEC Commands for Controlling Display On/Off</w:delText>
            </w:r>
            <w:r w:rsidDel="00771BF0">
              <w:rPr>
                <w:noProof/>
                <w:webHidden/>
              </w:rPr>
              <w:tab/>
              <w:delText>12</w:delText>
            </w:r>
          </w:del>
        </w:p>
        <w:p w14:paraId="00410410" w14:textId="44971CB2" w:rsidR="00D16A38" w:rsidDel="00771BF0" w:rsidRDefault="00D16A38">
          <w:pPr>
            <w:pStyle w:val="TOC3"/>
            <w:tabs>
              <w:tab w:val="left" w:pos="1470"/>
              <w:tab w:val="right" w:leader="dot" w:pos="9515"/>
            </w:tabs>
            <w:rPr>
              <w:del w:id="707" w:author="Bright Liu" w:date="2025-11-25T11:25:00Z" w16du:dateUtc="2025-11-25T03:25:00Z"/>
              <w:rFonts w:asciiTheme="minorHAnsi" w:eastAsiaTheme="minorEastAsia" w:hAnsiTheme="minorHAnsi" w:cstheme="minorBidi"/>
              <w:noProof/>
              <w:sz w:val="21"/>
              <w:szCs w:val="22"/>
              <w14:ligatures w14:val="standardContextual"/>
            </w:rPr>
          </w:pPr>
          <w:del w:id="708" w:author="Bright Liu" w:date="2025-11-25T11:25:00Z" w16du:dateUtc="2025-11-25T03:25:00Z">
            <w:r w:rsidRPr="00C96D9B" w:rsidDel="00771BF0">
              <w:rPr>
                <w:rStyle w:val="af2"/>
                <w:noProof/>
              </w:rPr>
              <w:delText>7.3.3</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Setting RS232 Commands for Controlling Display On/Off</w:delText>
            </w:r>
            <w:r w:rsidDel="00771BF0">
              <w:rPr>
                <w:noProof/>
                <w:webHidden/>
              </w:rPr>
              <w:tab/>
              <w:delText>13</w:delText>
            </w:r>
          </w:del>
        </w:p>
        <w:p w14:paraId="59457AB4" w14:textId="7434A05E" w:rsidR="00D16A38" w:rsidDel="00771BF0" w:rsidRDefault="00D16A38">
          <w:pPr>
            <w:pStyle w:val="TOC3"/>
            <w:tabs>
              <w:tab w:val="left" w:pos="1470"/>
              <w:tab w:val="right" w:leader="dot" w:pos="9515"/>
            </w:tabs>
            <w:rPr>
              <w:del w:id="709" w:author="Bright Liu" w:date="2025-11-25T11:25:00Z" w16du:dateUtc="2025-11-25T03:25:00Z"/>
              <w:rFonts w:asciiTheme="minorHAnsi" w:eastAsiaTheme="minorEastAsia" w:hAnsiTheme="minorHAnsi" w:cstheme="minorBidi"/>
              <w:noProof/>
              <w:sz w:val="21"/>
              <w:szCs w:val="22"/>
              <w14:ligatures w14:val="standardContextual"/>
            </w:rPr>
          </w:pPr>
          <w:del w:id="710" w:author="Bright Liu" w:date="2025-11-25T11:25:00Z" w16du:dateUtc="2025-11-25T03:25:00Z">
            <w:r w:rsidRPr="00C96D9B" w:rsidDel="00771BF0">
              <w:rPr>
                <w:rStyle w:val="af2"/>
                <w:noProof/>
              </w:rPr>
              <w:delText>7.3.4</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Instructing Device to Control Display On/Off</w:delText>
            </w:r>
            <w:r w:rsidDel="00771BF0">
              <w:rPr>
                <w:noProof/>
                <w:webHidden/>
              </w:rPr>
              <w:tab/>
              <w:delText>14</w:delText>
            </w:r>
          </w:del>
        </w:p>
        <w:p w14:paraId="598141A1" w14:textId="21F92FD6" w:rsidR="00D16A38" w:rsidDel="00771BF0" w:rsidRDefault="00D16A38">
          <w:pPr>
            <w:pStyle w:val="TOC3"/>
            <w:tabs>
              <w:tab w:val="left" w:pos="1470"/>
              <w:tab w:val="right" w:leader="dot" w:pos="9515"/>
            </w:tabs>
            <w:rPr>
              <w:del w:id="711" w:author="Bright Liu" w:date="2025-11-25T11:25:00Z" w16du:dateUtc="2025-11-25T03:25:00Z"/>
              <w:rFonts w:asciiTheme="minorHAnsi" w:eastAsiaTheme="minorEastAsia" w:hAnsiTheme="minorHAnsi" w:cstheme="minorBidi"/>
              <w:noProof/>
              <w:sz w:val="21"/>
              <w:szCs w:val="22"/>
              <w14:ligatures w14:val="standardContextual"/>
            </w:rPr>
          </w:pPr>
          <w:del w:id="712" w:author="Bright Liu" w:date="2025-11-25T11:25:00Z" w16du:dateUtc="2025-11-25T03:25:00Z">
            <w:r w:rsidRPr="00C96D9B" w:rsidDel="00771BF0">
              <w:rPr>
                <w:rStyle w:val="af2"/>
                <w:noProof/>
              </w:rPr>
              <w:delText>7.3.5</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Sending Specific CEC Commands to the Display</w:delText>
            </w:r>
            <w:r w:rsidDel="00771BF0">
              <w:rPr>
                <w:noProof/>
                <w:webHidden/>
              </w:rPr>
              <w:tab/>
              <w:delText>14</w:delText>
            </w:r>
          </w:del>
        </w:p>
        <w:p w14:paraId="4EBF977A" w14:textId="6FACD79E" w:rsidR="00D16A38" w:rsidDel="00771BF0" w:rsidRDefault="00D16A38">
          <w:pPr>
            <w:pStyle w:val="TOC3"/>
            <w:tabs>
              <w:tab w:val="left" w:pos="1470"/>
              <w:tab w:val="right" w:leader="dot" w:pos="9515"/>
            </w:tabs>
            <w:rPr>
              <w:del w:id="713" w:author="Bright Liu" w:date="2025-11-25T11:25:00Z" w16du:dateUtc="2025-11-25T03:25:00Z"/>
              <w:rFonts w:asciiTheme="minorHAnsi" w:eastAsiaTheme="minorEastAsia" w:hAnsiTheme="minorHAnsi" w:cstheme="minorBidi"/>
              <w:noProof/>
              <w:sz w:val="21"/>
              <w:szCs w:val="22"/>
              <w14:ligatures w14:val="standardContextual"/>
            </w:rPr>
          </w:pPr>
          <w:del w:id="714" w:author="Bright Liu" w:date="2025-11-25T11:25:00Z" w16du:dateUtc="2025-11-25T03:25:00Z">
            <w:r w:rsidRPr="00C96D9B" w:rsidDel="00771BF0">
              <w:rPr>
                <w:rStyle w:val="af2"/>
                <w:noProof/>
              </w:rPr>
              <w:delText>7.3.6</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Assigning a Source to the RX</w:delText>
            </w:r>
            <w:r w:rsidDel="00771BF0">
              <w:rPr>
                <w:noProof/>
                <w:webHidden/>
              </w:rPr>
              <w:tab/>
              <w:delText>14</w:delText>
            </w:r>
          </w:del>
        </w:p>
        <w:p w14:paraId="272302EE" w14:textId="54D8AF0D" w:rsidR="00D16A38" w:rsidDel="00771BF0" w:rsidRDefault="00D16A38">
          <w:pPr>
            <w:pStyle w:val="TOC3"/>
            <w:tabs>
              <w:tab w:val="left" w:pos="1470"/>
              <w:tab w:val="right" w:leader="dot" w:pos="9515"/>
            </w:tabs>
            <w:rPr>
              <w:del w:id="715" w:author="Bright Liu" w:date="2025-11-25T11:25:00Z" w16du:dateUtc="2025-11-25T03:25:00Z"/>
              <w:rFonts w:asciiTheme="minorHAnsi" w:eastAsiaTheme="minorEastAsia" w:hAnsiTheme="minorHAnsi" w:cstheme="minorBidi"/>
              <w:noProof/>
              <w:sz w:val="21"/>
              <w:szCs w:val="22"/>
              <w14:ligatures w14:val="standardContextual"/>
            </w:rPr>
          </w:pPr>
          <w:del w:id="716" w:author="Bright Liu" w:date="2025-11-25T11:25:00Z" w16du:dateUtc="2025-11-25T03:25:00Z">
            <w:r w:rsidRPr="00C96D9B" w:rsidDel="00771BF0">
              <w:rPr>
                <w:rStyle w:val="af2"/>
                <w:noProof/>
              </w:rPr>
              <w:delText>7.3.7</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Getting the Source Assigned to RX</w:delText>
            </w:r>
            <w:r w:rsidDel="00771BF0">
              <w:rPr>
                <w:noProof/>
                <w:webHidden/>
              </w:rPr>
              <w:tab/>
              <w:delText>16</w:delText>
            </w:r>
          </w:del>
        </w:p>
        <w:p w14:paraId="0534359D" w14:textId="17C059DF" w:rsidR="00D16A38" w:rsidDel="00771BF0" w:rsidRDefault="00D16A38">
          <w:pPr>
            <w:pStyle w:val="TOC3"/>
            <w:tabs>
              <w:tab w:val="left" w:pos="1470"/>
              <w:tab w:val="right" w:leader="dot" w:pos="9515"/>
            </w:tabs>
            <w:rPr>
              <w:del w:id="717" w:author="Bright Liu" w:date="2025-11-25T11:25:00Z" w16du:dateUtc="2025-11-25T03:25:00Z"/>
              <w:rFonts w:asciiTheme="minorHAnsi" w:eastAsiaTheme="minorEastAsia" w:hAnsiTheme="minorHAnsi" w:cstheme="minorBidi"/>
              <w:noProof/>
              <w:sz w:val="21"/>
              <w:szCs w:val="22"/>
              <w14:ligatures w14:val="standardContextual"/>
            </w:rPr>
          </w:pPr>
          <w:del w:id="718" w:author="Bright Liu" w:date="2025-11-25T11:25:00Z" w16du:dateUtc="2025-11-25T03:25:00Z">
            <w:r w:rsidRPr="00C96D9B" w:rsidDel="00771BF0">
              <w:rPr>
                <w:rStyle w:val="af2"/>
                <w:noProof/>
              </w:rPr>
              <w:delText>7.3.8</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Rotating Video</w:delText>
            </w:r>
            <w:r w:rsidDel="00771BF0">
              <w:rPr>
                <w:noProof/>
                <w:webHidden/>
              </w:rPr>
              <w:tab/>
              <w:delText>16</w:delText>
            </w:r>
          </w:del>
        </w:p>
        <w:p w14:paraId="3EF970A6" w14:textId="494472D0" w:rsidR="00D16A38" w:rsidDel="00771BF0" w:rsidRDefault="00D16A38">
          <w:pPr>
            <w:pStyle w:val="TOC3"/>
            <w:tabs>
              <w:tab w:val="left" w:pos="1470"/>
              <w:tab w:val="right" w:leader="dot" w:pos="9515"/>
            </w:tabs>
            <w:rPr>
              <w:del w:id="719" w:author="Bright Liu" w:date="2025-11-25T11:25:00Z" w16du:dateUtc="2025-11-25T03:25:00Z"/>
              <w:rFonts w:asciiTheme="minorHAnsi" w:eastAsiaTheme="minorEastAsia" w:hAnsiTheme="minorHAnsi" w:cstheme="minorBidi"/>
              <w:noProof/>
              <w:sz w:val="21"/>
              <w:szCs w:val="22"/>
              <w14:ligatures w14:val="standardContextual"/>
            </w:rPr>
          </w:pPr>
          <w:del w:id="720" w:author="Bright Liu" w:date="2025-11-25T11:25:00Z" w16du:dateUtc="2025-11-25T03:25:00Z">
            <w:r w:rsidRPr="00C96D9B" w:rsidDel="00771BF0">
              <w:rPr>
                <w:rStyle w:val="af2"/>
                <w:noProof/>
              </w:rPr>
              <w:delText>7.3.9</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Video Wall</w:delText>
            </w:r>
            <w:r w:rsidDel="00771BF0">
              <w:rPr>
                <w:noProof/>
                <w:webHidden/>
              </w:rPr>
              <w:tab/>
              <w:delText>16</w:delText>
            </w:r>
          </w:del>
        </w:p>
        <w:p w14:paraId="02635505" w14:textId="61F5753F" w:rsidR="00D16A38" w:rsidDel="00771BF0" w:rsidRDefault="00D16A38">
          <w:pPr>
            <w:pStyle w:val="TOC3"/>
            <w:tabs>
              <w:tab w:val="left" w:pos="1680"/>
              <w:tab w:val="right" w:leader="dot" w:pos="9515"/>
            </w:tabs>
            <w:rPr>
              <w:del w:id="721" w:author="Bright Liu" w:date="2025-11-25T11:25:00Z" w16du:dateUtc="2025-11-25T03:25:00Z"/>
              <w:rFonts w:asciiTheme="minorHAnsi" w:eastAsiaTheme="minorEastAsia" w:hAnsiTheme="minorHAnsi" w:cstheme="minorBidi"/>
              <w:noProof/>
              <w:sz w:val="21"/>
              <w:szCs w:val="22"/>
              <w14:ligatures w14:val="standardContextual"/>
            </w:rPr>
          </w:pPr>
          <w:del w:id="722" w:author="Bright Liu" w:date="2025-11-25T11:25:00Z" w16du:dateUtc="2025-11-25T03:25:00Z">
            <w:r w:rsidRPr="00C96D9B" w:rsidDel="00771BF0">
              <w:rPr>
                <w:rStyle w:val="af2"/>
                <w:noProof/>
              </w:rPr>
              <w:delText>7.3.10</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Instructing RX to Force a Resolution Output</w:delText>
            </w:r>
            <w:r w:rsidDel="00771BF0">
              <w:rPr>
                <w:noProof/>
                <w:webHidden/>
              </w:rPr>
              <w:tab/>
              <w:delText>18</w:delText>
            </w:r>
          </w:del>
        </w:p>
        <w:p w14:paraId="37C14395" w14:textId="209FCA01" w:rsidR="00D16A38" w:rsidDel="00771BF0" w:rsidRDefault="00D16A38">
          <w:pPr>
            <w:pStyle w:val="TOC3"/>
            <w:tabs>
              <w:tab w:val="left" w:pos="1680"/>
              <w:tab w:val="right" w:leader="dot" w:pos="9515"/>
            </w:tabs>
            <w:rPr>
              <w:del w:id="723" w:author="Bright Liu" w:date="2025-11-25T11:25:00Z" w16du:dateUtc="2025-11-25T03:25:00Z"/>
              <w:rFonts w:asciiTheme="minorHAnsi" w:eastAsiaTheme="minorEastAsia" w:hAnsiTheme="minorHAnsi" w:cstheme="minorBidi"/>
              <w:noProof/>
              <w:sz w:val="21"/>
              <w:szCs w:val="22"/>
              <w14:ligatures w14:val="standardContextual"/>
            </w:rPr>
          </w:pPr>
          <w:del w:id="724" w:author="Bright Liu" w:date="2025-11-25T11:25:00Z" w16du:dateUtc="2025-11-25T03:25:00Z">
            <w:r w:rsidRPr="00C96D9B" w:rsidDel="00771BF0">
              <w:rPr>
                <w:rStyle w:val="af2"/>
                <w:noProof/>
              </w:rPr>
              <w:delText>7.3.11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Instructing RX to Force Color Space (RGB or YUV) Output</w:delText>
            </w:r>
            <w:r w:rsidDel="00771BF0">
              <w:rPr>
                <w:noProof/>
                <w:webHidden/>
              </w:rPr>
              <w:tab/>
              <w:delText>19</w:delText>
            </w:r>
          </w:del>
        </w:p>
        <w:p w14:paraId="0C4A8FC3" w14:textId="2D155338" w:rsidR="00D16A38" w:rsidDel="00771BF0" w:rsidRDefault="00D16A38">
          <w:pPr>
            <w:pStyle w:val="TOC3"/>
            <w:tabs>
              <w:tab w:val="left" w:pos="1680"/>
              <w:tab w:val="right" w:leader="dot" w:pos="9515"/>
            </w:tabs>
            <w:rPr>
              <w:del w:id="725" w:author="Bright Liu" w:date="2025-11-25T11:25:00Z" w16du:dateUtc="2025-11-25T03:25:00Z"/>
              <w:rFonts w:asciiTheme="minorHAnsi" w:eastAsiaTheme="minorEastAsia" w:hAnsiTheme="minorHAnsi" w:cstheme="minorBidi"/>
              <w:noProof/>
              <w:sz w:val="21"/>
              <w:szCs w:val="22"/>
              <w14:ligatures w14:val="standardContextual"/>
            </w:rPr>
          </w:pPr>
          <w:del w:id="726" w:author="Bright Liu" w:date="2025-11-25T11:25:00Z" w16du:dateUtc="2025-11-25T03:25:00Z">
            <w:r w:rsidRPr="00C96D9B" w:rsidDel="00771BF0">
              <w:rPr>
                <w:rStyle w:val="af2"/>
                <w:noProof/>
              </w:rPr>
              <w:delText>7.3.12</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Closing the Output of Idle Image (Image reads “No Source”) on Detecting No Source</w:delText>
            </w:r>
            <w:r w:rsidDel="00771BF0">
              <w:rPr>
                <w:noProof/>
                <w:webHidden/>
              </w:rPr>
              <w:tab/>
              <w:delText>19</w:delText>
            </w:r>
          </w:del>
        </w:p>
        <w:p w14:paraId="2379F426" w14:textId="2626506E" w:rsidR="00D16A38" w:rsidDel="00771BF0" w:rsidRDefault="00D16A38">
          <w:pPr>
            <w:pStyle w:val="TOC3"/>
            <w:tabs>
              <w:tab w:val="left" w:pos="1680"/>
              <w:tab w:val="right" w:leader="dot" w:pos="9515"/>
            </w:tabs>
            <w:rPr>
              <w:del w:id="727" w:author="Bright Liu" w:date="2025-11-25T11:25:00Z" w16du:dateUtc="2025-11-25T03:25:00Z"/>
              <w:rFonts w:asciiTheme="minorHAnsi" w:eastAsiaTheme="minorEastAsia" w:hAnsiTheme="minorHAnsi" w:cstheme="minorBidi"/>
              <w:noProof/>
              <w:sz w:val="21"/>
              <w:szCs w:val="22"/>
              <w14:ligatures w14:val="standardContextual"/>
            </w:rPr>
          </w:pPr>
          <w:del w:id="728" w:author="Bright Liu" w:date="2025-11-25T11:25:00Z" w16du:dateUtc="2025-11-25T03:25:00Z">
            <w:r w:rsidRPr="00C96D9B" w:rsidDel="00771BF0">
              <w:rPr>
                <w:rStyle w:val="af2"/>
                <w:noProof/>
              </w:rPr>
              <w:delText>7.3.13</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Getting Display EDID</w:delText>
            </w:r>
            <w:r w:rsidDel="00771BF0">
              <w:rPr>
                <w:noProof/>
                <w:webHidden/>
              </w:rPr>
              <w:tab/>
              <w:delText>20</w:delText>
            </w:r>
          </w:del>
        </w:p>
        <w:p w14:paraId="18981426" w14:textId="26E85192" w:rsidR="00D16A38" w:rsidDel="00771BF0" w:rsidRDefault="00D16A38">
          <w:pPr>
            <w:pStyle w:val="TOC3"/>
            <w:tabs>
              <w:tab w:val="left" w:pos="1680"/>
              <w:tab w:val="right" w:leader="dot" w:pos="9515"/>
            </w:tabs>
            <w:rPr>
              <w:del w:id="729" w:author="Bright Liu" w:date="2025-11-25T11:25:00Z" w16du:dateUtc="2025-11-25T03:25:00Z"/>
              <w:rFonts w:asciiTheme="minorHAnsi" w:eastAsiaTheme="minorEastAsia" w:hAnsiTheme="minorHAnsi" w:cstheme="minorBidi"/>
              <w:noProof/>
              <w:sz w:val="21"/>
              <w:szCs w:val="22"/>
              <w14:ligatures w14:val="standardContextual"/>
            </w:rPr>
          </w:pPr>
          <w:del w:id="730" w:author="Bright Liu" w:date="2025-11-25T11:25:00Z" w16du:dateUtc="2025-11-25T03:25:00Z">
            <w:r w:rsidRPr="00C96D9B" w:rsidDel="00771BF0">
              <w:rPr>
                <w:rStyle w:val="af2"/>
                <w:noProof/>
              </w:rPr>
              <w:delText>7.3.14</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Overlaying Translucent Texts on Video</w:delText>
            </w:r>
            <w:r w:rsidDel="00771BF0">
              <w:rPr>
                <w:noProof/>
                <w:webHidden/>
              </w:rPr>
              <w:tab/>
              <w:delText>20</w:delText>
            </w:r>
          </w:del>
        </w:p>
        <w:p w14:paraId="1D49AE14" w14:textId="398E1E10" w:rsidR="00D16A38" w:rsidDel="00771BF0" w:rsidRDefault="00D16A38">
          <w:pPr>
            <w:pStyle w:val="TOC1"/>
            <w:tabs>
              <w:tab w:val="left" w:pos="420"/>
              <w:tab w:val="right" w:leader="dot" w:pos="9515"/>
            </w:tabs>
            <w:rPr>
              <w:del w:id="731" w:author="Bright Liu" w:date="2025-11-25T11:25:00Z" w16du:dateUtc="2025-11-25T03:25:00Z"/>
              <w:rFonts w:asciiTheme="minorHAnsi" w:eastAsiaTheme="minorEastAsia" w:hAnsiTheme="minorHAnsi" w:cstheme="minorBidi"/>
              <w:noProof/>
              <w:sz w:val="21"/>
              <w:szCs w:val="22"/>
              <w14:ligatures w14:val="standardContextual"/>
            </w:rPr>
          </w:pPr>
          <w:del w:id="732" w:author="Bright Liu" w:date="2025-11-25T11:25:00Z" w16du:dateUtc="2025-11-25T03:25:00Z">
            <w:r w:rsidRPr="00C96D9B" w:rsidDel="00771BF0">
              <w:rPr>
                <w:rStyle w:val="af2"/>
                <w:noProof/>
              </w:rPr>
              <w:delText>8.</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Switching Multiple RXs to a Source Simultaneously</w:delText>
            </w:r>
            <w:r w:rsidDel="00771BF0">
              <w:rPr>
                <w:noProof/>
                <w:webHidden/>
              </w:rPr>
              <w:tab/>
              <w:delText>21</w:delText>
            </w:r>
          </w:del>
        </w:p>
        <w:p w14:paraId="2EA7F88D" w14:textId="1C24255B" w:rsidR="00D16A38" w:rsidDel="00771BF0" w:rsidRDefault="00D16A38">
          <w:pPr>
            <w:pStyle w:val="TOC1"/>
            <w:tabs>
              <w:tab w:val="left" w:pos="420"/>
              <w:tab w:val="right" w:leader="dot" w:pos="9515"/>
            </w:tabs>
            <w:rPr>
              <w:del w:id="733" w:author="Bright Liu" w:date="2025-11-25T11:25:00Z" w16du:dateUtc="2025-11-25T03:25:00Z"/>
              <w:rFonts w:asciiTheme="minorHAnsi" w:eastAsiaTheme="minorEastAsia" w:hAnsiTheme="minorHAnsi" w:cstheme="minorBidi"/>
              <w:noProof/>
              <w:sz w:val="21"/>
              <w:szCs w:val="22"/>
              <w14:ligatures w14:val="standardContextual"/>
            </w:rPr>
          </w:pPr>
          <w:del w:id="734" w:author="Bright Liu" w:date="2025-11-25T11:25:00Z" w16du:dateUtc="2025-11-25T03:25:00Z">
            <w:r w:rsidRPr="00C96D9B" w:rsidDel="00771BF0">
              <w:rPr>
                <w:rStyle w:val="af2"/>
                <w:noProof/>
              </w:rPr>
              <w:delText>9.</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Getting Preview Stream of TX</w:delText>
            </w:r>
            <w:r w:rsidDel="00771BF0">
              <w:rPr>
                <w:noProof/>
                <w:webHidden/>
              </w:rPr>
              <w:tab/>
              <w:delText>22</w:delText>
            </w:r>
          </w:del>
        </w:p>
        <w:p w14:paraId="7CF71767" w14:textId="31B9C9DC" w:rsidR="00D16A38" w:rsidDel="00771BF0" w:rsidRDefault="00D16A38">
          <w:pPr>
            <w:pStyle w:val="TOC1"/>
            <w:tabs>
              <w:tab w:val="left" w:pos="840"/>
              <w:tab w:val="right" w:leader="dot" w:pos="9515"/>
            </w:tabs>
            <w:rPr>
              <w:del w:id="735" w:author="Bright Liu" w:date="2025-11-25T11:25:00Z" w16du:dateUtc="2025-11-25T03:25:00Z"/>
              <w:rFonts w:asciiTheme="minorHAnsi" w:eastAsiaTheme="minorEastAsia" w:hAnsiTheme="minorHAnsi" w:cstheme="minorBidi"/>
              <w:noProof/>
              <w:sz w:val="21"/>
              <w:szCs w:val="22"/>
              <w14:ligatures w14:val="standardContextual"/>
            </w:rPr>
          </w:pPr>
          <w:del w:id="736" w:author="Bright Liu" w:date="2025-11-25T11:25:00Z" w16du:dateUtc="2025-11-25T03:25:00Z">
            <w:r w:rsidRPr="00C96D9B" w:rsidDel="00771BF0">
              <w:rPr>
                <w:rStyle w:val="af2"/>
                <w:noProof/>
              </w:rPr>
              <w:delText>10.</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Uploading Idle Image to RX</w:delText>
            </w:r>
            <w:r w:rsidDel="00771BF0">
              <w:rPr>
                <w:noProof/>
                <w:webHidden/>
              </w:rPr>
              <w:tab/>
              <w:delText>22</w:delText>
            </w:r>
          </w:del>
        </w:p>
        <w:p w14:paraId="2E49D6FC" w14:textId="3F81C06F" w:rsidR="00D16A38" w:rsidDel="00771BF0" w:rsidRDefault="00D16A38">
          <w:pPr>
            <w:pStyle w:val="TOC1"/>
            <w:tabs>
              <w:tab w:val="left" w:pos="840"/>
              <w:tab w:val="right" w:leader="dot" w:pos="9515"/>
            </w:tabs>
            <w:rPr>
              <w:del w:id="737" w:author="Bright Liu" w:date="2025-11-25T11:25:00Z" w16du:dateUtc="2025-11-25T03:25:00Z"/>
              <w:rFonts w:asciiTheme="minorHAnsi" w:eastAsiaTheme="minorEastAsia" w:hAnsiTheme="minorHAnsi" w:cstheme="minorBidi"/>
              <w:noProof/>
              <w:sz w:val="21"/>
              <w:szCs w:val="22"/>
              <w14:ligatures w14:val="standardContextual"/>
            </w:rPr>
          </w:pPr>
          <w:del w:id="738" w:author="Bright Liu" w:date="2025-11-25T11:25:00Z" w16du:dateUtc="2025-11-25T03:25:00Z">
            <w:r w:rsidRPr="00C96D9B" w:rsidDel="00771BF0">
              <w:rPr>
                <w:rStyle w:val="af2"/>
                <w:noProof/>
              </w:rPr>
              <w:delText>11.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Uploading an Image to Overlay on Video</w:delText>
            </w:r>
            <w:r w:rsidDel="00771BF0">
              <w:rPr>
                <w:noProof/>
                <w:webHidden/>
              </w:rPr>
              <w:tab/>
              <w:delText>22</w:delText>
            </w:r>
          </w:del>
        </w:p>
        <w:p w14:paraId="61C95218" w14:textId="6FC02F0C" w:rsidR="00D16A38" w:rsidDel="00771BF0" w:rsidRDefault="00D16A38">
          <w:pPr>
            <w:pStyle w:val="TOC2"/>
            <w:tabs>
              <w:tab w:val="left" w:pos="1050"/>
              <w:tab w:val="right" w:leader="dot" w:pos="9515"/>
            </w:tabs>
            <w:rPr>
              <w:del w:id="739" w:author="Bright Liu" w:date="2025-11-25T11:25:00Z" w16du:dateUtc="2025-11-25T03:25:00Z"/>
              <w:rFonts w:asciiTheme="minorHAnsi" w:eastAsiaTheme="minorEastAsia" w:hAnsiTheme="minorHAnsi" w:cstheme="minorBidi"/>
              <w:noProof/>
              <w:sz w:val="21"/>
              <w:szCs w:val="22"/>
              <w14:ligatures w14:val="standardContextual"/>
            </w:rPr>
          </w:pPr>
          <w:del w:id="740" w:author="Bright Liu" w:date="2025-11-25T11:25:00Z" w16du:dateUtc="2025-11-25T03:25:00Z">
            <w:r w:rsidRPr="00C96D9B" w:rsidDel="00771BF0">
              <w:rPr>
                <w:rStyle w:val="af2"/>
                <w:noProof/>
              </w:rPr>
              <w:delText>11.1</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Uploading Image</w:delText>
            </w:r>
            <w:r w:rsidDel="00771BF0">
              <w:rPr>
                <w:noProof/>
                <w:webHidden/>
              </w:rPr>
              <w:tab/>
              <w:delText>23</w:delText>
            </w:r>
          </w:del>
        </w:p>
        <w:p w14:paraId="035F46AD" w14:textId="3AD9DF90" w:rsidR="00D16A38" w:rsidDel="00771BF0" w:rsidRDefault="00D16A38">
          <w:pPr>
            <w:pStyle w:val="TOC2"/>
            <w:tabs>
              <w:tab w:val="left" w:pos="1050"/>
              <w:tab w:val="right" w:leader="dot" w:pos="9515"/>
            </w:tabs>
            <w:rPr>
              <w:del w:id="741" w:author="Bright Liu" w:date="2025-11-25T11:25:00Z" w16du:dateUtc="2025-11-25T03:25:00Z"/>
              <w:rFonts w:asciiTheme="minorHAnsi" w:eastAsiaTheme="minorEastAsia" w:hAnsiTheme="minorHAnsi" w:cstheme="minorBidi"/>
              <w:noProof/>
              <w:sz w:val="21"/>
              <w:szCs w:val="22"/>
              <w14:ligatures w14:val="standardContextual"/>
            </w:rPr>
          </w:pPr>
          <w:del w:id="742" w:author="Bright Liu" w:date="2025-11-25T11:25:00Z" w16du:dateUtc="2025-11-25T03:25:00Z">
            <w:r w:rsidRPr="00C96D9B" w:rsidDel="00771BF0">
              <w:rPr>
                <w:rStyle w:val="af2"/>
                <w:noProof/>
              </w:rPr>
              <w:delText>11.2</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Displaying Images</w:delText>
            </w:r>
            <w:r w:rsidDel="00771BF0">
              <w:rPr>
                <w:noProof/>
                <w:webHidden/>
              </w:rPr>
              <w:tab/>
              <w:delText>23</w:delText>
            </w:r>
          </w:del>
        </w:p>
        <w:p w14:paraId="79271A29" w14:textId="5362690F" w:rsidR="00D16A38" w:rsidDel="00771BF0" w:rsidRDefault="00D16A38">
          <w:pPr>
            <w:pStyle w:val="TOC1"/>
            <w:tabs>
              <w:tab w:val="left" w:pos="840"/>
              <w:tab w:val="right" w:leader="dot" w:pos="9515"/>
            </w:tabs>
            <w:rPr>
              <w:del w:id="743" w:author="Bright Liu" w:date="2025-11-25T11:25:00Z" w16du:dateUtc="2025-11-25T03:25:00Z"/>
              <w:rFonts w:asciiTheme="minorHAnsi" w:eastAsiaTheme="minorEastAsia" w:hAnsiTheme="minorHAnsi" w:cstheme="minorBidi"/>
              <w:noProof/>
              <w:sz w:val="21"/>
              <w:szCs w:val="22"/>
              <w14:ligatures w14:val="standardContextual"/>
            </w:rPr>
          </w:pPr>
          <w:del w:id="744" w:author="Bright Liu" w:date="2025-11-25T11:25:00Z" w16du:dateUtc="2025-11-25T03:25:00Z">
            <w:r w:rsidRPr="00C96D9B" w:rsidDel="00771BF0">
              <w:rPr>
                <w:rStyle w:val="af2"/>
                <w:noProof/>
              </w:rPr>
              <w:delText>12.</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Upgrading Firmware</w:delText>
            </w:r>
            <w:r w:rsidDel="00771BF0">
              <w:rPr>
                <w:noProof/>
                <w:webHidden/>
              </w:rPr>
              <w:tab/>
              <w:delText>23</w:delText>
            </w:r>
          </w:del>
        </w:p>
        <w:p w14:paraId="6C238363" w14:textId="016544D0" w:rsidR="00D16A38" w:rsidDel="00771BF0" w:rsidRDefault="00D16A38">
          <w:pPr>
            <w:pStyle w:val="TOC1"/>
            <w:tabs>
              <w:tab w:val="left" w:pos="840"/>
              <w:tab w:val="right" w:leader="dot" w:pos="9515"/>
            </w:tabs>
            <w:rPr>
              <w:del w:id="745" w:author="Bright Liu" w:date="2025-11-25T11:25:00Z" w16du:dateUtc="2025-11-25T03:25:00Z"/>
              <w:rFonts w:asciiTheme="minorHAnsi" w:eastAsiaTheme="minorEastAsia" w:hAnsiTheme="minorHAnsi" w:cstheme="minorBidi"/>
              <w:noProof/>
              <w:sz w:val="21"/>
              <w:szCs w:val="22"/>
              <w14:ligatures w14:val="standardContextual"/>
            </w:rPr>
          </w:pPr>
          <w:del w:id="746" w:author="Bright Liu" w:date="2025-11-25T11:25:00Z" w16du:dateUtc="2025-11-25T03:25:00Z">
            <w:r w:rsidRPr="00C96D9B" w:rsidDel="00771BF0">
              <w:rPr>
                <w:rStyle w:val="af2"/>
                <w:noProof/>
              </w:rPr>
              <w:delText>13.</w:delText>
            </w:r>
            <w:r w:rsidDel="00771BF0">
              <w:rPr>
                <w:rFonts w:asciiTheme="minorHAnsi" w:eastAsiaTheme="minorEastAsia" w:hAnsiTheme="minorHAnsi" w:cstheme="minorBidi"/>
                <w:noProof/>
                <w:sz w:val="21"/>
                <w:szCs w:val="22"/>
                <w14:ligatures w14:val="standardContextual"/>
              </w:rPr>
              <w:tab/>
            </w:r>
            <w:r w:rsidRPr="00C96D9B" w:rsidDel="00771BF0">
              <w:rPr>
                <w:rStyle w:val="af2"/>
                <w:noProof/>
              </w:rPr>
              <w:delText>Document Revision History</w:delText>
            </w:r>
            <w:r w:rsidDel="00771BF0">
              <w:rPr>
                <w:noProof/>
                <w:webHidden/>
              </w:rPr>
              <w:tab/>
              <w:delText>24</w:delText>
            </w:r>
          </w:del>
        </w:p>
        <w:p w14:paraId="2E23E160" w14:textId="08FC587B" w:rsidR="00925AF3" w:rsidRPr="007963C6" w:rsidRDefault="00E03206">
          <w:pPr>
            <w:rPr>
              <w:rFonts w:ascii="Myriad Pro" w:eastAsia="方正黑体简体" w:hAnsi="Myriad Pro"/>
              <w:szCs w:val="21"/>
            </w:rPr>
          </w:pPr>
          <w:r w:rsidRPr="007963C6">
            <w:rPr>
              <w:rFonts w:ascii="Myriad Pro" w:eastAsia="方正黑体简体" w:hAnsi="Myriad Pro"/>
              <w:szCs w:val="21"/>
            </w:rPr>
            <w:fldChar w:fldCharType="end"/>
          </w:r>
        </w:p>
      </w:sdtContent>
    </w:sdt>
    <w:p w14:paraId="37428DBE" w14:textId="77777777" w:rsidR="00781756" w:rsidRPr="007963C6" w:rsidRDefault="00781756">
      <w:pPr>
        <w:widowControl/>
        <w:jc w:val="left"/>
        <w:rPr>
          <w:rFonts w:ascii="Myriad Pro" w:eastAsia="方正黑体简体" w:hAnsi="Myriad Pro"/>
          <w:szCs w:val="21"/>
        </w:rPr>
        <w:sectPr w:rsidR="00781756" w:rsidRPr="007963C6" w:rsidSect="00CF3E24">
          <w:footerReference w:type="default" r:id="rId12"/>
          <w:pgSz w:w="11907" w:h="16840"/>
          <w:pgMar w:top="1021" w:right="1191" w:bottom="1021" w:left="1191" w:header="567" w:footer="510" w:gutter="0"/>
          <w:cols w:space="425"/>
          <w:docGrid w:type="lines" w:linePitch="312"/>
        </w:sectPr>
      </w:pPr>
    </w:p>
    <w:p w14:paraId="173945DB" w14:textId="011673E0" w:rsidR="00383277" w:rsidRPr="007963C6" w:rsidRDefault="005E3F5B" w:rsidP="007B515A">
      <w:pPr>
        <w:pStyle w:val="1"/>
      </w:pPr>
      <w:r w:rsidRPr="007963C6">
        <w:lastRenderedPageBreak/>
        <w:t xml:space="preserve"> </w:t>
      </w:r>
      <w:bookmarkStart w:id="749" w:name="_Toc214962373"/>
      <w:r w:rsidR="0057300C" w:rsidRPr="007963C6">
        <w:t>Overview</w:t>
      </w:r>
      <w:bookmarkEnd w:id="749"/>
    </w:p>
    <w:p w14:paraId="212831B2" w14:textId="44840A52" w:rsidR="0057300C" w:rsidRPr="007963C6" w:rsidRDefault="0057300C" w:rsidP="0030447F">
      <w:pPr>
        <w:pStyle w:val="Body"/>
        <w:rPr>
          <w:sz w:val="22"/>
          <w:szCs w:val="22"/>
        </w:rPr>
      </w:pPr>
      <w:r w:rsidRPr="007963C6">
        <w:rPr>
          <w:sz w:val="22"/>
          <w:szCs w:val="22"/>
        </w:rPr>
        <w:t xml:space="preserve">This </w:t>
      </w:r>
      <w:r w:rsidR="0030447F" w:rsidRPr="007963C6">
        <w:rPr>
          <w:sz w:val="22"/>
          <w:szCs w:val="22"/>
        </w:rPr>
        <w:t xml:space="preserve">document </w:t>
      </w:r>
      <w:r w:rsidR="00D00218" w:rsidRPr="007963C6">
        <w:rPr>
          <w:sz w:val="22"/>
          <w:szCs w:val="22"/>
        </w:rPr>
        <w:t>briefly introduces</w:t>
      </w:r>
      <w:r w:rsidR="0030447F" w:rsidRPr="007963C6">
        <w:rPr>
          <w:sz w:val="22"/>
          <w:szCs w:val="22"/>
        </w:rPr>
        <w:t xml:space="preserve"> the API commands of</w:t>
      </w:r>
      <w:r w:rsidR="00736391" w:rsidRPr="007963C6">
        <w:rPr>
          <w:sz w:val="22"/>
          <w:szCs w:val="22"/>
        </w:rPr>
        <w:t xml:space="preserve"> the following encoders and decoders </w:t>
      </w:r>
      <w:r w:rsidR="00D00218" w:rsidRPr="007963C6">
        <w:rPr>
          <w:sz w:val="22"/>
          <w:szCs w:val="22"/>
        </w:rPr>
        <w:t xml:space="preserve">for </w:t>
      </w:r>
      <w:r w:rsidR="0030447F" w:rsidRPr="007963C6">
        <w:rPr>
          <w:sz w:val="22"/>
          <w:szCs w:val="22"/>
        </w:rPr>
        <w:t xml:space="preserve">developers to develop client control </w:t>
      </w:r>
      <w:r w:rsidR="005E3F5B" w:rsidRPr="007963C6">
        <w:rPr>
          <w:sz w:val="22"/>
          <w:szCs w:val="22"/>
        </w:rPr>
        <w:t>applications</w:t>
      </w:r>
      <w:r w:rsidR="00736391" w:rsidRPr="007963C6">
        <w:rPr>
          <w:sz w:val="22"/>
          <w:szCs w:val="22"/>
        </w:rPr>
        <w:t xml:space="preserve"> (hereinafter referred to as “client App”): </w:t>
      </w:r>
    </w:p>
    <w:p w14:paraId="52EF03C6" w14:textId="7F4B5AD3" w:rsidR="00736391" w:rsidRPr="007963C6" w:rsidRDefault="00736391">
      <w:pPr>
        <w:pStyle w:val="-"/>
        <w:numPr>
          <w:ilvl w:val="0"/>
          <w:numId w:val="3"/>
        </w:numPr>
        <w:ind w:leftChars="0"/>
        <w:rPr>
          <w:rFonts w:ascii="Myriad Pro" w:eastAsia="方正黑体简体" w:hAnsi="Myriad Pro"/>
          <w:sz w:val="22"/>
          <w:szCs w:val="22"/>
        </w:rPr>
      </w:pPr>
      <w:r w:rsidRPr="007963C6">
        <w:rPr>
          <w:rFonts w:ascii="Myriad Pro" w:eastAsia="方正黑体简体" w:hAnsi="Myriad Pro"/>
          <w:sz w:val="22"/>
          <w:szCs w:val="22"/>
        </w:rPr>
        <w:t xml:space="preserve">4K Products: </w:t>
      </w:r>
    </w:p>
    <w:p w14:paraId="6AEC3AE1" w14:textId="1FBD8A7E" w:rsidR="009A3045" w:rsidRPr="007963C6" w:rsidRDefault="00F03D7F">
      <w:pPr>
        <w:pStyle w:val="af7"/>
        <w:numPr>
          <w:ilvl w:val="0"/>
          <w:numId w:val="10"/>
        </w:numPr>
        <w:spacing w:line="360" w:lineRule="auto"/>
        <w:ind w:firstLineChars="0"/>
        <w:rPr>
          <w:rFonts w:ascii="Myriad Pro" w:eastAsia="方正黑体简体" w:hAnsi="Myriad Pro"/>
          <w:sz w:val="22"/>
          <w:szCs w:val="22"/>
        </w:rPr>
      </w:pPr>
      <w:ins w:id="750" w:author="Bright Liu" w:date="2026-05-07T16:58:00Z" w16du:dateUtc="2026-05-07T08:58:00Z">
        <w:r w:rsidRPr="00F03D7F">
          <w:rPr>
            <w:rFonts w:ascii="Myriad Pro" w:eastAsia="方正黑体简体" w:hAnsi="Myriad Pro"/>
            <w:sz w:val="22"/>
            <w:szCs w:val="22"/>
            <w:rPrChange w:id="751" w:author="Bright Liu" w:date="2026-05-07T16:58:00Z" w16du:dateUtc="2026-05-07T08:58:00Z">
              <w:rPr>
                <w:rFonts w:ascii="Calibri" w:hAnsi="Calibri" w:cs="Calibri"/>
                <w:b/>
                <w:bCs/>
                <w:i/>
                <w:iCs/>
                <w:color w:val="0070C0"/>
                <w:sz w:val="20"/>
              </w:rPr>
            </w:rPrChange>
          </w:rPr>
          <w:t>EVOIPTXG</w:t>
        </w:r>
      </w:ins>
      <w:del w:id="752" w:author="Bright Liu" w:date="2025-11-25T17:03:00Z" w16du:dateUtc="2025-11-25T09:03:00Z">
        <w:r w:rsidR="00736391" w:rsidRPr="007963C6" w:rsidDel="00193ED1">
          <w:rPr>
            <w:rFonts w:ascii="Myriad Pro" w:eastAsia="方正黑体简体" w:hAnsi="Myriad Pro"/>
            <w:sz w:val="22"/>
            <w:szCs w:val="22"/>
          </w:rPr>
          <w:delText xml:space="preserve">4KIP200E </w:delText>
        </w:r>
        <w:r w:rsidR="0014171B" w:rsidRPr="007963C6" w:rsidDel="00193ED1">
          <w:rPr>
            <w:rFonts w:ascii="Myriad Pro" w:eastAsia="方正黑体简体" w:hAnsi="Myriad Pro"/>
            <w:sz w:val="22"/>
            <w:szCs w:val="22"/>
          </w:rPr>
          <w:delText xml:space="preserve">-- </w:delText>
        </w:r>
        <w:r w:rsidR="00275B44" w:rsidRPr="007963C6" w:rsidDel="00193ED1">
          <w:rPr>
            <w:rFonts w:ascii="Myriad Pro" w:eastAsia="方正黑体简体" w:hAnsi="Myriad Pro"/>
            <w:sz w:val="22"/>
            <w:szCs w:val="22"/>
          </w:rPr>
          <w:delText>R</w:delText>
        </w:r>
        <w:r w:rsidR="009A3045" w:rsidRPr="007963C6" w:rsidDel="00193ED1">
          <w:rPr>
            <w:rFonts w:ascii="Myriad Pro" w:eastAsia="方正黑体简体" w:hAnsi="Myriad Pro"/>
            <w:sz w:val="22"/>
            <w:szCs w:val="22"/>
          </w:rPr>
          <w:delText>espon</w:delText>
        </w:r>
        <w:r w:rsidR="00275B44" w:rsidRPr="007963C6" w:rsidDel="00193ED1">
          <w:rPr>
            <w:rFonts w:ascii="Myriad Pro" w:eastAsia="方正黑体简体" w:hAnsi="Myriad Pro"/>
            <w:sz w:val="22"/>
            <w:szCs w:val="22"/>
          </w:rPr>
          <w:delText>se</w:delText>
        </w:r>
        <w:r w:rsidR="009A3045" w:rsidRPr="007963C6" w:rsidDel="00193ED1">
          <w:rPr>
            <w:rFonts w:ascii="Myriad Pro" w:eastAsia="方正黑体简体" w:hAnsi="Myriad Pro"/>
            <w:sz w:val="22"/>
            <w:szCs w:val="22"/>
          </w:rPr>
          <w:delText xml:space="preserve"> </w:delText>
        </w:r>
        <w:r w:rsidR="00275B44" w:rsidRPr="007963C6" w:rsidDel="00193ED1">
          <w:rPr>
            <w:rFonts w:ascii="Myriad Pro" w:eastAsia="方正黑体简体" w:hAnsi="Myriad Pro"/>
            <w:sz w:val="22"/>
            <w:szCs w:val="22"/>
          </w:rPr>
          <w:delText>is displayed as</w:delText>
        </w:r>
        <w:r w:rsidR="009A3045" w:rsidRPr="007963C6" w:rsidDel="00193ED1">
          <w:rPr>
            <w:rFonts w:ascii="Myriad Pro" w:eastAsia="方正黑体简体" w:hAnsi="Myriad Pro"/>
            <w:sz w:val="22"/>
            <w:szCs w:val="22"/>
          </w:rPr>
          <w:delText xml:space="preserve"> “</w:delText>
        </w:r>
      </w:del>
      <w:del w:id="753" w:author="Bright Liu" w:date="2026-05-07T16:58:00Z" w16du:dateUtc="2026-05-07T08:58:00Z">
        <w:r w:rsidR="009A3045" w:rsidRPr="007963C6" w:rsidDel="00F03D7F">
          <w:rPr>
            <w:rFonts w:ascii="Myriad Pro" w:eastAsia="方正黑体简体" w:hAnsi="Myriad Pro"/>
            <w:sz w:val="22"/>
            <w:szCs w:val="22"/>
          </w:rPr>
          <w:delText>IPE935</w:delText>
        </w:r>
      </w:del>
      <w:del w:id="754" w:author="Bright Liu" w:date="2025-11-25T17:03:00Z" w16du:dateUtc="2025-11-25T09:03:00Z">
        <w:r w:rsidR="009A3045" w:rsidRPr="007963C6" w:rsidDel="00193ED1">
          <w:rPr>
            <w:rFonts w:ascii="Myriad Pro" w:eastAsia="方正黑体简体" w:hAnsi="Myriad Pro"/>
            <w:sz w:val="22"/>
            <w:szCs w:val="22"/>
          </w:rPr>
          <w:delText>”</w:delText>
        </w:r>
      </w:del>
      <w:r w:rsidR="009A3045" w:rsidRPr="007963C6">
        <w:rPr>
          <w:rFonts w:ascii="Myriad Pro" w:eastAsia="方正黑体简体" w:hAnsi="Myriad Pro"/>
          <w:sz w:val="22"/>
          <w:szCs w:val="22"/>
        </w:rPr>
        <w:t xml:space="preserve">, </w:t>
      </w:r>
      <w:ins w:id="755" w:author="Bright Liu" w:date="2026-05-07T17:18:00Z" w16du:dateUtc="2026-05-07T09:18:00Z">
        <w:r w:rsidR="00E804B9" w:rsidRPr="007963C6">
          <w:rPr>
            <w:rFonts w:ascii="Myriad Pro" w:eastAsia="方正黑体简体" w:hAnsi="Myriad Pro"/>
            <w:sz w:val="22"/>
            <w:szCs w:val="22"/>
          </w:rPr>
          <w:t>Response is displayed as “IP</w:t>
        </w:r>
        <w:r w:rsidR="00E804B9">
          <w:rPr>
            <w:rFonts w:ascii="Myriad Pro" w:eastAsia="方正黑体简体" w:hAnsi="Myriad Pro"/>
            <w:sz w:val="22"/>
            <w:szCs w:val="22"/>
          </w:rPr>
          <w:t>E</w:t>
        </w:r>
        <w:r w:rsidR="00E804B9" w:rsidRPr="007963C6">
          <w:rPr>
            <w:rFonts w:ascii="Myriad Pro" w:eastAsia="方正黑体简体" w:hAnsi="Myriad Pro"/>
            <w:sz w:val="22"/>
            <w:szCs w:val="22"/>
          </w:rPr>
          <w:t>935”</w:t>
        </w:r>
        <w:r w:rsidR="00E804B9">
          <w:rPr>
            <w:rFonts w:ascii="Myriad Pro" w:eastAsia="方正黑体简体" w:hAnsi="Myriad Pro"/>
            <w:sz w:val="22"/>
            <w:szCs w:val="22"/>
          </w:rPr>
          <w:t xml:space="preserve">, </w:t>
        </w:r>
      </w:ins>
      <w:r w:rsidR="009A3045" w:rsidRPr="007963C6">
        <w:rPr>
          <w:rFonts w:ascii="Myriad Pro" w:eastAsia="方正黑体简体" w:hAnsi="Myriad Pro"/>
          <w:sz w:val="22"/>
          <w:szCs w:val="22"/>
        </w:rPr>
        <w:t>hereinafter referred to as “</w:t>
      </w:r>
      <w:r w:rsidR="00275B44" w:rsidRPr="007963C6">
        <w:rPr>
          <w:rFonts w:ascii="Myriad Pro" w:eastAsia="方正黑体简体" w:hAnsi="Myriad Pro"/>
          <w:sz w:val="22"/>
          <w:szCs w:val="22"/>
        </w:rPr>
        <w:t>T</w:t>
      </w:r>
      <w:r w:rsidR="009A3045" w:rsidRPr="007963C6">
        <w:rPr>
          <w:rFonts w:ascii="Myriad Pro" w:eastAsia="方正黑体简体" w:hAnsi="Myriad Pro"/>
          <w:sz w:val="22"/>
          <w:szCs w:val="22"/>
        </w:rPr>
        <w:t>X”.</w:t>
      </w:r>
    </w:p>
    <w:p w14:paraId="55A16F75" w14:textId="6E294BE5" w:rsidR="00275B44" w:rsidRPr="007963C6" w:rsidRDefault="00275B44">
      <w:pPr>
        <w:pStyle w:val="af7"/>
        <w:numPr>
          <w:ilvl w:val="0"/>
          <w:numId w:val="10"/>
        </w:numPr>
        <w:spacing w:line="360" w:lineRule="auto"/>
        <w:ind w:firstLineChars="0"/>
        <w:rPr>
          <w:rFonts w:ascii="Myriad Pro" w:eastAsia="方正黑体简体" w:hAnsi="Myriad Pro"/>
          <w:sz w:val="22"/>
          <w:szCs w:val="22"/>
        </w:rPr>
      </w:pPr>
      <w:del w:id="756" w:author="Bright Liu" w:date="2025-11-25T17:03:00Z" w16du:dateUtc="2025-11-25T09:03:00Z">
        <w:r w:rsidRPr="007963C6" w:rsidDel="00193ED1">
          <w:rPr>
            <w:rFonts w:ascii="Myriad Pro" w:eastAsia="方正黑体简体" w:hAnsi="Myriad Pro"/>
            <w:sz w:val="22"/>
            <w:szCs w:val="22"/>
          </w:rPr>
          <w:delText xml:space="preserve">4KIP200D </w:delText>
        </w:r>
        <w:r w:rsidR="0014171B" w:rsidRPr="007963C6" w:rsidDel="00193ED1">
          <w:rPr>
            <w:rFonts w:ascii="Myriad Pro" w:eastAsia="方正黑体简体" w:hAnsi="Myriad Pro"/>
            <w:sz w:val="22"/>
            <w:szCs w:val="22"/>
          </w:rPr>
          <w:delText>--</w:delText>
        </w:r>
        <w:r w:rsidRPr="007963C6" w:rsidDel="00193ED1">
          <w:rPr>
            <w:rFonts w:ascii="Myriad Pro" w:eastAsia="方正黑体简体" w:hAnsi="Myriad Pro"/>
            <w:sz w:val="22"/>
            <w:szCs w:val="22"/>
          </w:rPr>
          <w:delText xml:space="preserve"> Response is displayed as “</w:delText>
        </w:r>
      </w:del>
      <w:ins w:id="757" w:author="Bright Liu" w:date="2026-05-07T16:58:00Z" w16du:dateUtc="2026-05-07T08:58:00Z">
        <w:r w:rsidR="00F03D7F" w:rsidRPr="00DA2A60">
          <w:rPr>
            <w:rFonts w:ascii="Myriad Pro" w:eastAsia="方正黑体简体" w:hAnsi="Myriad Pro"/>
            <w:sz w:val="22"/>
            <w:szCs w:val="22"/>
          </w:rPr>
          <w:t>EVOIP</w:t>
        </w:r>
        <w:r w:rsidR="00F03D7F">
          <w:rPr>
            <w:rFonts w:ascii="Myriad Pro" w:eastAsia="方正黑体简体" w:hAnsi="Myriad Pro" w:hint="eastAsia"/>
            <w:sz w:val="22"/>
            <w:szCs w:val="22"/>
          </w:rPr>
          <w:t>R</w:t>
        </w:r>
        <w:r w:rsidR="00F03D7F" w:rsidRPr="00DA2A60">
          <w:rPr>
            <w:rFonts w:ascii="Myriad Pro" w:eastAsia="方正黑体简体" w:hAnsi="Myriad Pro"/>
            <w:sz w:val="22"/>
            <w:szCs w:val="22"/>
          </w:rPr>
          <w:t>XG</w:t>
        </w:r>
      </w:ins>
      <w:del w:id="758" w:author="Bright Liu" w:date="2026-05-07T16:58:00Z" w16du:dateUtc="2026-05-07T08:58:00Z">
        <w:r w:rsidRPr="007963C6" w:rsidDel="00F03D7F">
          <w:rPr>
            <w:rFonts w:ascii="Myriad Pro" w:eastAsia="方正黑体简体" w:hAnsi="Myriad Pro"/>
            <w:sz w:val="22"/>
            <w:szCs w:val="22"/>
          </w:rPr>
          <w:delText>IPD935</w:delText>
        </w:r>
      </w:del>
      <w:del w:id="759" w:author="Bright Liu" w:date="2025-11-25T17:03:00Z" w16du:dateUtc="2025-11-25T09:03:00Z">
        <w:r w:rsidRPr="007963C6" w:rsidDel="00193ED1">
          <w:rPr>
            <w:rFonts w:ascii="Myriad Pro" w:eastAsia="方正黑体简体" w:hAnsi="Myriad Pro"/>
            <w:sz w:val="22"/>
            <w:szCs w:val="22"/>
          </w:rPr>
          <w:delText>”</w:delText>
        </w:r>
      </w:del>
      <w:r w:rsidRPr="007963C6">
        <w:rPr>
          <w:rFonts w:ascii="Myriad Pro" w:eastAsia="方正黑体简体" w:hAnsi="Myriad Pro"/>
          <w:sz w:val="22"/>
          <w:szCs w:val="22"/>
        </w:rPr>
        <w:t xml:space="preserve">, </w:t>
      </w:r>
      <w:ins w:id="760" w:author="Bright Liu" w:date="2026-05-07T17:17:00Z" w16du:dateUtc="2026-05-07T09:17:00Z">
        <w:r w:rsidR="00E804B9" w:rsidRPr="007963C6">
          <w:rPr>
            <w:rFonts w:ascii="Myriad Pro" w:eastAsia="方正黑体简体" w:hAnsi="Myriad Pro"/>
            <w:sz w:val="22"/>
            <w:szCs w:val="22"/>
          </w:rPr>
          <w:t>Response is displayed as “IPD935”</w:t>
        </w:r>
        <w:r w:rsidR="00E804B9">
          <w:rPr>
            <w:rFonts w:ascii="Myriad Pro" w:eastAsia="方正黑体简体" w:hAnsi="Myriad Pro"/>
            <w:sz w:val="22"/>
            <w:szCs w:val="22"/>
          </w:rPr>
          <w:t xml:space="preserve">, </w:t>
        </w:r>
      </w:ins>
      <w:r w:rsidRPr="007963C6">
        <w:rPr>
          <w:rFonts w:ascii="Myriad Pro" w:eastAsia="方正黑体简体" w:hAnsi="Myriad Pro"/>
          <w:sz w:val="22"/>
          <w:szCs w:val="22"/>
        </w:rPr>
        <w:t>hereinafter referred to as “RX”.</w:t>
      </w:r>
    </w:p>
    <w:p w14:paraId="15F6A216" w14:textId="58C172A8" w:rsidR="00D84D8A" w:rsidDel="00193ED1" w:rsidRDefault="00D84D8A">
      <w:pPr>
        <w:pStyle w:val="af7"/>
        <w:numPr>
          <w:ilvl w:val="0"/>
          <w:numId w:val="10"/>
        </w:numPr>
        <w:spacing w:line="360" w:lineRule="auto"/>
        <w:ind w:firstLineChars="0"/>
        <w:rPr>
          <w:del w:id="761" w:author="Bright Liu" w:date="2025-11-25T17:03:00Z" w16du:dateUtc="2025-11-25T09:03:00Z"/>
          <w:rFonts w:ascii="Myriad Pro" w:eastAsia="方正黑体简体" w:hAnsi="Myriad Pro"/>
          <w:sz w:val="22"/>
          <w:szCs w:val="22"/>
        </w:rPr>
      </w:pPr>
      <w:del w:id="762" w:author="Bright Liu" w:date="2025-11-25T17:03:00Z" w16du:dateUtc="2025-11-25T09:03:00Z">
        <w:r w:rsidRPr="007963C6" w:rsidDel="00193ED1">
          <w:rPr>
            <w:rFonts w:ascii="Myriad Pro" w:eastAsia="方正黑体简体" w:hAnsi="Myriad Pro"/>
            <w:sz w:val="22"/>
            <w:szCs w:val="22"/>
          </w:rPr>
          <w:delText>4KIP204E -- Response is displayed as “IPE935</w:delText>
        </w:r>
        <w:r w:rsidR="001B0B7F" w:rsidDel="00193ED1">
          <w:rPr>
            <w:rFonts w:ascii="Myriad Pro" w:eastAsia="方正黑体简体" w:hAnsi="Myriad Pro"/>
            <w:sz w:val="22"/>
            <w:szCs w:val="22"/>
          </w:rPr>
          <w:delText>4</w:delText>
        </w:r>
        <w:r w:rsidRPr="007963C6" w:rsidDel="00193ED1">
          <w:rPr>
            <w:rFonts w:ascii="Myriad Pro" w:eastAsia="方正黑体简体" w:hAnsi="Myriad Pro"/>
            <w:sz w:val="22"/>
            <w:szCs w:val="22"/>
          </w:rPr>
          <w:delText>”, hereinafter referred to as “TX”.</w:delText>
        </w:r>
      </w:del>
    </w:p>
    <w:p w14:paraId="1AA4E466" w14:textId="7CE6A4B8" w:rsidR="001B0B7F" w:rsidRPr="000B3569" w:rsidDel="00193ED1" w:rsidRDefault="000B3569" w:rsidP="000B3569">
      <w:pPr>
        <w:pStyle w:val="af7"/>
        <w:numPr>
          <w:ilvl w:val="0"/>
          <w:numId w:val="10"/>
        </w:numPr>
        <w:spacing w:line="360" w:lineRule="auto"/>
        <w:ind w:firstLineChars="0"/>
        <w:rPr>
          <w:del w:id="763" w:author="Bright Liu" w:date="2025-11-25T17:04:00Z" w16du:dateUtc="2025-11-25T09:04:00Z"/>
          <w:rFonts w:ascii="Myriad Pro" w:eastAsia="方正黑体简体" w:hAnsi="Myriad Pro"/>
          <w:sz w:val="22"/>
          <w:szCs w:val="22"/>
          <w:rPrChange w:id="764" w:author="Chelsea Lee" w:date="2023-09-20T10:16:00Z">
            <w:rPr>
              <w:del w:id="765" w:author="Bright Liu" w:date="2025-11-25T17:04:00Z" w16du:dateUtc="2025-11-25T09:04:00Z"/>
            </w:rPr>
          </w:rPrChange>
        </w:rPr>
      </w:pPr>
      <w:ins w:id="766" w:author="Chelsea Lee" w:date="2023-09-20T10:16:00Z">
        <w:del w:id="767" w:author="Bright Liu" w:date="2025-11-25T17:04:00Z" w16du:dateUtc="2025-11-25T09:04:00Z">
          <w:r w:rsidDel="00193ED1">
            <w:rPr>
              <w:rFonts w:ascii="Myriad Pro" w:eastAsia="方正黑体简体" w:hAnsi="Myriad Pro" w:hint="eastAsia"/>
              <w:sz w:val="22"/>
              <w:szCs w:val="22"/>
            </w:rPr>
            <w:delText>4</w:delText>
          </w:r>
        </w:del>
        <w:del w:id="768" w:author="Bright Liu" w:date="2025-11-25T11:25:00Z" w16du:dateUtc="2025-11-25T03:25:00Z">
          <w:r w:rsidDel="00E212E6">
            <w:rPr>
              <w:rFonts w:ascii="Myriad Pro" w:eastAsia="方正黑体简体" w:hAnsi="Myriad Pro"/>
              <w:sz w:val="22"/>
              <w:szCs w:val="22"/>
            </w:rPr>
            <w:delText>KIP200M</w:delText>
          </w:r>
        </w:del>
        <w:del w:id="769" w:author="Bright Liu" w:date="2025-11-25T17:04:00Z" w16du:dateUtc="2025-11-25T09:04:00Z">
          <w:r w:rsidDel="00193ED1">
            <w:rPr>
              <w:rFonts w:ascii="Myriad Pro" w:eastAsia="方正黑体简体" w:hAnsi="Myriad Pro"/>
              <w:sz w:val="22"/>
              <w:szCs w:val="22"/>
            </w:rPr>
            <w:delText xml:space="preserve"> – Response is displayed as “IPM4000”, hereinafter referred to as “MRX”.</w:delText>
          </w:r>
        </w:del>
      </w:ins>
    </w:p>
    <w:p w14:paraId="1C03BC62" w14:textId="7B5C3D9E" w:rsidR="00383277" w:rsidRPr="007963C6" w:rsidDel="0026622E" w:rsidRDefault="00E026CD">
      <w:pPr>
        <w:pStyle w:val="-"/>
        <w:numPr>
          <w:ilvl w:val="0"/>
          <w:numId w:val="3"/>
        </w:numPr>
        <w:ind w:leftChars="0"/>
        <w:rPr>
          <w:del w:id="770" w:author="Bright Liu" w:date="2026-05-07T16:58:00Z" w16du:dateUtc="2026-05-07T08:58:00Z"/>
          <w:rFonts w:ascii="Myriad Pro" w:eastAsia="方正黑体简体" w:hAnsi="Myriad Pro"/>
          <w:sz w:val="22"/>
          <w:szCs w:val="22"/>
        </w:rPr>
      </w:pPr>
      <w:del w:id="771" w:author="Bright Liu" w:date="2026-05-07T16:58:00Z" w16du:dateUtc="2026-05-07T08:58:00Z">
        <w:r w:rsidRPr="007963C6" w:rsidDel="0026622E">
          <w:rPr>
            <w:rFonts w:ascii="Myriad Pro" w:eastAsia="方正黑体简体" w:hAnsi="Myriad Pro"/>
            <w:sz w:val="22"/>
            <w:szCs w:val="22"/>
          </w:rPr>
          <w:delText>2</w:delText>
        </w:r>
        <w:r w:rsidR="00383277" w:rsidRPr="007963C6" w:rsidDel="0026622E">
          <w:rPr>
            <w:rFonts w:ascii="Myriad Pro" w:eastAsia="方正黑体简体" w:hAnsi="Myriad Pro"/>
            <w:sz w:val="22"/>
            <w:szCs w:val="22"/>
          </w:rPr>
          <w:delText>K</w:delText>
        </w:r>
        <w:r w:rsidR="005C42AD" w:rsidRPr="007963C6" w:rsidDel="0026622E">
          <w:rPr>
            <w:rFonts w:ascii="Myriad Pro" w:eastAsia="方正黑体简体" w:hAnsi="Myriad Pro"/>
            <w:sz w:val="22"/>
            <w:szCs w:val="22"/>
          </w:rPr>
          <w:delText xml:space="preserve"> Products:</w:delText>
        </w:r>
      </w:del>
    </w:p>
    <w:p w14:paraId="22C7638C" w14:textId="5433FD1F" w:rsidR="00E026CD" w:rsidRPr="007963C6" w:rsidDel="0026622E" w:rsidRDefault="00E026CD">
      <w:pPr>
        <w:pStyle w:val="af7"/>
        <w:numPr>
          <w:ilvl w:val="0"/>
          <w:numId w:val="10"/>
        </w:numPr>
        <w:spacing w:line="360" w:lineRule="auto"/>
        <w:ind w:firstLineChars="0"/>
        <w:rPr>
          <w:del w:id="772" w:author="Bright Liu" w:date="2026-05-07T16:58:00Z" w16du:dateUtc="2026-05-07T08:58:00Z"/>
          <w:rFonts w:ascii="Myriad Pro" w:eastAsia="方正黑体简体" w:hAnsi="Myriad Pro"/>
          <w:sz w:val="22"/>
          <w:szCs w:val="22"/>
        </w:rPr>
      </w:pPr>
      <w:del w:id="773" w:author="Bright Liu" w:date="2025-11-25T17:03:00Z" w16du:dateUtc="2025-11-25T09:03:00Z">
        <w:r w:rsidRPr="007963C6" w:rsidDel="00193ED1">
          <w:rPr>
            <w:rFonts w:ascii="Myriad Pro" w:eastAsia="方正黑体简体" w:hAnsi="Myriad Pro"/>
            <w:sz w:val="22"/>
            <w:szCs w:val="22"/>
          </w:rPr>
          <w:delText xml:space="preserve">HDIP100E -- </w:delText>
        </w:r>
        <w:r w:rsidR="00EC6787" w:rsidRPr="007963C6" w:rsidDel="00193ED1">
          <w:rPr>
            <w:rFonts w:ascii="Myriad Pro" w:eastAsia="方正黑体简体" w:hAnsi="Myriad Pro"/>
            <w:sz w:val="22"/>
            <w:szCs w:val="22"/>
          </w:rPr>
          <w:delText>Response is displayed as “</w:delText>
        </w:r>
      </w:del>
      <w:del w:id="774" w:author="Bright Liu" w:date="2026-05-07T16:58:00Z" w16du:dateUtc="2026-05-07T08:58:00Z">
        <w:r w:rsidR="00EC6787" w:rsidRPr="007963C6" w:rsidDel="0026622E">
          <w:rPr>
            <w:rFonts w:ascii="Myriad Pro" w:eastAsia="方正黑体简体" w:hAnsi="Myriad Pro"/>
            <w:sz w:val="22"/>
            <w:szCs w:val="22"/>
          </w:rPr>
          <w:delText>IPE915</w:delText>
        </w:r>
      </w:del>
      <w:del w:id="775" w:author="Bright Liu" w:date="2025-11-25T17:03:00Z" w16du:dateUtc="2025-11-25T09:03:00Z">
        <w:r w:rsidR="00EC6787" w:rsidRPr="007963C6" w:rsidDel="00193ED1">
          <w:rPr>
            <w:rFonts w:ascii="Myriad Pro" w:eastAsia="方正黑体简体" w:hAnsi="Myriad Pro"/>
            <w:sz w:val="22"/>
            <w:szCs w:val="22"/>
          </w:rPr>
          <w:delText>”</w:delText>
        </w:r>
      </w:del>
      <w:del w:id="776" w:author="Bright Liu" w:date="2026-05-07T16:58:00Z" w16du:dateUtc="2026-05-07T08:58:00Z">
        <w:r w:rsidR="00EC6787" w:rsidRPr="007963C6" w:rsidDel="0026622E">
          <w:rPr>
            <w:rFonts w:ascii="Myriad Pro" w:eastAsia="方正黑体简体" w:hAnsi="Myriad Pro"/>
            <w:sz w:val="22"/>
            <w:szCs w:val="22"/>
          </w:rPr>
          <w:delText>, hereinafter referred to as “TX”.</w:delText>
        </w:r>
      </w:del>
    </w:p>
    <w:p w14:paraId="74D4347A" w14:textId="64920B98" w:rsidR="00EC6787" w:rsidRPr="007963C6" w:rsidDel="0026622E" w:rsidRDefault="00E026CD">
      <w:pPr>
        <w:pStyle w:val="af7"/>
        <w:numPr>
          <w:ilvl w:val="0"/>
          <w:numId w:val="10"/>
        </w:numPr>
        <w:spacing w:line="360" w:lineRule="auto"/>
        <w:ind w:firstLineChars="0"/>
        <w:rPr>
          <w:del w:id="777" w:author="Bright Liu" w:date="2026-05-07T16:58:00Z" w16du:dateUtc="2026-05-07T08:58:00Z"/>
          <w:rFonts w:ascii="Myriad Pro" w:eastAsia="方正黑体简体" w:hAnsi="Myriad Pro"/>
          <w:sz w:val="22"/>
          <w:szCs w:val="22"/>
        </w:rPr>
      </w:pPr>
      <w:del w:id="778" w:author="Bright Liu" w:date="2025-11-25T17:03:00Z" w16du:dateUtc="2025-11-25T09:03:00Z">
        <w:r w:rsidRPr="007963C6" w:rsidDel="00193ED1">
          <w:rPr>
            <w:rFonts w:ascii="Myriad Pro" w:eastAsia="方正黑体简体" w:hAnsi="Myriad Pro"/>
            <w:sz w:val="22"/>
            <w:szCs w:val="22"/>
          </w:rPr>
          <w:delText xml:space="preserve">HDIP100D -- </w:delText>
        </w:r>
        <w:r w:rsidR="00EC6787" w:rsidRPr="007963C6" w:rsidDel="00193ED1">
          <w:rPr>
            <w:rFonts w:ascii="Myriad Pro" w:eastAsia="方正黑体简体" w:hAnsi="Myriad Pro"/>
            <w:sz w:val="22"/>
            <w:szCs w:val="22"/>
          </w:rPr>
          <w:delText>Response is displayed as “</w:delText>
        </w:r>
      </w:del>
      <w:del w:id="779" w:author="Bright Liu" w:date="2026-05-07T16:58:00Z" w16du:dateUtc="2026-05-07T08:58:00Z">
        <w:r w:rsidR="00EC6787" w:rsidRPr="007963C6" w:rsidDel="0026622E">
          <w:rPr>
            <w:rFonts w:ascii="Myriad Pro" w:eastAsia="方正黑体简体" w:hAnsi="Myriad Pro"/>
            <w:sz w:val="22"/>
            <w:szCs w:val="22"/>
          </w:rPr>
          <w:delText>IPD915</w:delText>
        </w:r>
      </w:del>
      <w:del w:id="780" w:author="Bright Liu" w:date="2025-11-25T17:03:00Z" w16du:dateUtc="2025-11-25T09:03:00Z">
        <w:r w:rsidR="00EC6787" w:rsidRPr="007963C6" w:rsidDel="00193ED1">
          <w:rPr>
            <w:rFonts w:ascii="Myriad Pro" w:eastAsia="方正黑体简体" w:hAnsi="Myriad Pro"/>
            <w:sz w:val="22"/>
            <w:szCs w:val="22"/>
          </w:rPr>
          <w:delText>”</w:delText>
        </w:r>
      </w:del>
      <w:del w:id="781" w:author="Bright Liu" w:date="2026-05-07T16:58:00Z" w16du:dateUtc="2026-05-07T08:58:00Z">
        <w:r w:rsidR="00EC6787" w:rsidRPr="007963C6" w:rsidDel="0026622E">
          <w:rPr>
            <w:rFonts w:ascii="Myriad Pro" w:eastAsia="方正黑体简体" w:hAnsi="Myriad Pro"/>
            <w:sz w:val="22"/>
            <w:szCs w:val="22"/>
          </w:rPr>
          <w:delText>, hereinafter referred to as “RX”.</w:delText>
        </w:r>
      </w:del>
    </w:p>
    <w:p w14:paraId="39F9A85C" w14:textId="0BEE1BBE" w:rsidR="00E026CD" w:rsidRPr="007963C6" w:rsidRDefault="00E026CD" w:rsidP="00EC6787">
      <w:pPr>
        <w:rPr>
          <w:rFonts w:ascii="Myriad Pro" w:eastAsia="方正黑体简体" w:hAnsi="Myriad Pro"/>
          <w:szCs w:val="21"/>
        </w:rPr>
      </w:pPr>
    </w:p>
    <w:p w14:paraId="113EFBB2" w14:textId="38DED1D4" w:rsidR="00383277" w:rsidRPr="007963C6" w:rsidRDefault="0069449F" w:rsidP="007B515A">
      <w:pPr>
        <w:pStyle w:val="1"/>
      </w:pPr>
      <w:r w:rsidRPr="007963C6">
        <w:t xml:space="preserve"> </w:t>
      </w:r>
      <w:bookmarkStart w:id="782" w:name="_Toc214962374"/>
      <w:r w:rsidR="005C42AD" w:rsidRPr="007963C6">
        <w:t>Fundamental</w:t>
      </w:r>
      <w:r w:rsidR="003D6266" w:rsidRPr="007963C6">
        <w:t xml:space="preserve"> Knowledge</w:t>
      </w:r>
      <w:bookmarkEnd w:id="782"/>
    </w:p>
    <w:p w14:paraId="30DC794F" w14:textId="35A2C518" w:rsidR="0069449F" w:rsidRPr="007963C6" w:rsidRDefault="0069449F">
      <w:pPr>
        <w:pStyle w:val="-"/>
        <w:numPr>
          <w:ilvl w:val="0"/>
          <w:numId w:val="9"/>
        </w:numPr>
        <w:ind w:leftChars="0"/>
        <w:rPr>
          <w:rFonts w:ascii="Myriad Pro" w:eastAsia="方正黑体简体" w:hAnsi="Myriad Pro"/>
          <w:sz w:val="22"/>
          <w:szCs w:val="22"/>
        </w:rPr>
      </w:pPr>
      <w:r w:rsidRPr="007963C6">
        <w:rPr>
          <w:rFonts w:ascii="Myriad Pro" w:eastAsia="方正黑体简体" w:hAnsi="Myriad Pro"/>
          <w:b/>
          <w:bCs/>
          <w:sz w:val="22"/>
          <w:szCs w:val="22"/>
        </w:rPr>
        <w:t>Device Name:</w:t>
      </w:r>
      <w:r w:rsidRPr="007963C6">
        <w:rPr>
          <w:rFonts w:ascii="Myriad Pro" w:eastAsia="方正黑体简体" w:hAnsi="Myriad Pro"/>
          <w:sz w:val="22"/>
          <w:szCs w:val="22"/>
        </w:rPr>
        <w:t xml:space="preserve"> </w:t>
      </w:r>
      <w:ins w:id="783" w:author="Chelsea Lee" w:date="2023-09-20T10:17:00Z">
        <w:r w:rsidR="004006B3">
          <w:rPr>
            <w:rFonts w:ascii="Myriad Pro" w:eastAsia="方正黑体简体" w:hAnsi="Myriad Pro"/>
            <w:sz w:val="22"/>
            <w:szCs w:val="22"/>
          </w:rPr>
          <w:t>hereinafter referred to as “hostname”, c</w:t>
        </w:r>
      </w:ins>
      <w:del w:id="784" w:author="Chelsea Lee" w:date="2023-09-20T10:17:00Z">
        <w:r w:rsidRPr="007963C6" w:rsidDel="004006B3">
          <w:rPr>
            <w:rFonts w:ascii="Myriad Pro" w:eastAsia="方正黑体简体" w:hAnsi="Myriad Pro"/>
            <w:sz w:val="22"/>
            <w:szCs w:val="22"/>
          </w:rPr>
          <w:delText>C</w:delText>
        </w:r>
      </w:del>
      <w:r w:rsidRPr="007963C6">
        <w:rPr>
          <w:rFonts w:ascii="Myriad Pro" w:eastAsia="方正黑体简体" w:hAnsi="Myriad Pro"/>
          <w:sz w:val="22"/>
          <w:szCs w:val="22"/>
        </w:rPr>
        <w:t xml:space="preserve">onsists of the device type and the 12-digit MAC address of the network card, each of which is connected to another via the hyphen “-”, </w:t>
      </w:r>
      <w:r w:rsidR="005E175B" w:rsidRPr="007963C6">
        <w:rPr>
          <w:rFonts w:ascii="Myriad Pro" w:eastAsia="方正黑体简体" w:hAnsi="Myriad Pro"/>
          <w:sz w:val="22"/>
          <w:szCs w:val="22"/>
        </w:rPr>
        <w:t>e.g.,</w:t>
      </w:r>
      <w:r w:rsidRPr="007963C6">
        <w:rPr>
          <w:rFonts w:ascii="Myriad Pro" w:eastAsia="方正黑体简体" w:hAnsi="Myriad Pro"/>
          <w:sz w:val="22"/>
          <w:szCs w:val="22"/>
        </w:rPr>
        <w:t xml:space="preserve"> “</w:t>
      </w:r>
      <w:ins w:id="785" w:author="Bright Liu" w:date="2026-05-07T17:19:00Z" w16du:dateUtc="2026-05-07T09:19:00Z">
        <w:r w:rsidR="00161802">
          <w:rPr>
            <w:rFonts w:ascii="Myriad Pro" w:eastAsia="方正黑体简体" w:hAnsi="Myriad Pro"/>
            <w:kern w:val="2"/>
            <w:sz w:val="22"/>
            <w:szCs w:val="22"/>
          </w:rPr>
          <w:t>IPE935</w:t>
        </w:r>
      </w:ins>
      <w:del w:id="786" w:author="Bright Liu" w:date="2026-05-07T16:59:00Z" w16du:dateUtc="2026-05-07T08:59:00Z">
        <w:r w:rsidRPr="007963C6" w:rsidDel="005F2D13">
          <w:rPr>
            <w:rFonts w:ascii="Myriad Pro" w:eastAsia="方正黑体简体" w:hAnsi="Myriad Pro"/>
            <w:sz w:val="22"/>
            <w:szCs w:val="22"/>
          </w:rPr>
          <w:delText>IPE935</w:delText>
        </w:r>
      </w:del>
      <w:r w:rsidRPr="007963C6">
        <w:rPr>
          <w:rFonts w:ascii="Myriad Pro" w:eastAsia="方正黑体简体" w:hAnsi="Myriad Pro"/>
          <w:sz w:val="22"/>
          <w:szCs w:val="22"/>
        </w:rPr>
        <w:t xml:space="preserve">-341B22822FEF”. Since the MAC address is </w:t>
      </w:r>
      <w:r w:rsidR="00B511BC" w:rsidRPr="007963C6">
        <w:rPr>
          <w:rFonts w:ascii="Myriad Pro" w:eastAsia="方正黑体简体" w:hAnsi="Myriad Pro"/>
          <w:sz w:val="22"/>
          <w:szCs w:val="22"/>
        </w:rPr>
        <w:t xml:space="preserve">unique globally, </w:t>
      </w:r>
      <w:r w:rsidR="00EA529B" w:rsidRPr="007963C6">
        <w:rPr>
          <w:rFonts w:ascii="Myriad Pro" w:eastAsia="方正黑体简体" w:hAnsi="Myriad Pro"/>
          <w:sz w:val="22"/>
          <w:szCs w:val="22"/>
        </w:rPr>
        <w:t xml:space="preserve">it </w:t>
      </w:r>
      <w:r w:rsidR="00FD007A" w:rsidRPr="007963C6">
        <w:rPr>
          <w:rFonts w:ascii="Myriad Pro" w:eastAsia="方正黑体简体" w:hAnsi="Myriad Pro"/>
          <w:sz w:val="22"/>
          <w:szCs w:val="22"/>
        </w:rPr>
        <w:t>is used to represent the corresponding device ID in the API interface</w:t>
      </w:r>
      <w:r w:rsidR="00ED23BE" w:rsidRPr="007963C6">
        <w:rPr>
          <w:rFonts w:ascii="Myriad Pro" w:eastAsia="方正黑体简体" w:hAnsi="Myriad Pro"/>
          <w:sz w:val="22"/>
          <w:szCs w:val="22"/>
        </w:rPr>
        <w:t xml:space="preserve"> sometimes</w:t>
      </w:r>
      <w:r w:rsidR="00FD007A" w:rsidRPr="007963C6">
        <w:rPr>
          <w:rFonts w:ascii="Myriad Pro" w:eastAsia="方正黑体简体" w:hAnsi="Myriad Pro"/>
          <w:sz w:val="22"/>
          <w:szCs w:val="22"/>
        </w:rPr>
        <w:t>.</w:t>
      </w:r>
    </w:p>
    <w:p w14:paraId="06F7D072" w14:textId="75E117E7" w:rsidR="00424CC9" w:rsidRPr="007963C6" w:rsidRDefault="00306A71">
      <w:pPr>
        <w:pStyle w:val="-"/>
        <w:numPr>
          <w:ilvl w:val="0"/>
          <w:numId w:val="9"/>
        </w:numPr>
        <w:ind w:leftChars="0"/>
        <w:rPr>
          <w:rFonts w:ascii="Myriad Pro" w:eastAsia="方正黑体简体" w:hAnsi="Myriad Pro"/>
          <w:sz w:val="22"/>
          <w:szCs w:val="22"/>
        </w:rPr>
      </w:pPr>
      <w:r w:rsidRPr="007963C6">
        <w:rPr>
          <w:rFonts w:ascii="Myriad Pro" w:eastAsia="方正黑体简体" w:hAnsi="Myriad Pro"/>
          <w:b/>
          <w:bCs/>
          <w:sz w:val="22"/>
          <w:szCs w:val="22"/>
        </w:rPr>
        <w:t>Key-Value Pair</w:t>
      </w:r>
      <w:r w:rsidRPr="007963C6">
        <w:rPr>
          <w:rFonts w:ascii="Myriad Pro" w:eastAsia="方正黑体简体" w:hAnsi="Myriad Pro"/>
          <w:sz w:val="22"/>
          <w:szCs w:val="22"/>
        </w:rPr>
        <w:t xml:space="preserve">: </w:t>
      </w:r>
      <w:r w:rsidR="00AE4C1E" w:rsidRPr="007963C6">
        <w:rPr>
          <w:rFonts w:ascii="Myriad Pro" w:eastAsia="方正黑体简体" w:hAnsi="Myriad Pro"/>
          <w:sz w:val="22"/>
          <w:szCs w:val="22"/>
        </w:rPr>
        <w:t xml:space="preserve">The devices </w:t>
      </w:r>
      <w:r w:rsidR="00ED3D89" w:rsidRPr="007963C6">
        <w:rPr>
          <w:rFonts w:ascii="Myriad Pro" w:eastAsia="方正黑体简体" w:hAnsi="Myriad Pro"/>
          <w:sz w:val="22"/>
          <w:szCs w:val="22"/>
        </w:rPr>
        <w:t>can use the extra storage space to store some custom parameters of the application layer, such as the device alias, which exist</w:t>
      </w:r>
      <w:ins w:id="787" w:author="Chelsea Lee" w:date="2023-10-09T09:46:00Z">
        <w:r w:rsidR="00226549">
          <w:rPr>
            <w:rFonts w:ascii="Myriad Pro" w:eastAsia="方正黑体简体" w:hAnsi="Myriad Pro"/>
            <w:sz w:val="22"/>
            <w:szCs w:val="22"/>
          </w:rPr>
          <w:t>s</w:t>
        </w:r>
      </w:ins>
      <w:r w:rsidR="00ED3D89" w:rsidRPr="007963C6">
        <w:rPr>
          <w:rFonts w:ascii="Myriad Pro" w:eastAsia="方正黑体简体" w:hAnsi="Myriad Pro"/>
          <w:sz w:val="22"/>
          <w:szCs w:val="22"/>
        </w:rPr>
        <w:t xml:space="preserve"> in the form of K-V pairs and will not be used by the devices.</w:t>
      </w:r>
      <w:r w:rsidR="00A148EF" w:rsidRPr="007963C6">
        <w:rPr>
          <w:rFonts w:ascii="Myriad Pro" w:eastAsia="方正黑体简体" w:hAnsi="Myriad Pro"/>
          <w:sz w:val="22"/>
          <w:szCs w:val="22"/>
        </w:rPr>
        <w:t xml:space="preserve"> The client app uses </w:t>
      </w:r>
      <w:r w:rsidR="00A148EF" w:rsidRPr="007963C6">
        <w:rPr>
          <w:rFonts w:ascii="Myriad Pro" w:eastAsia="方正黑体简体" w:hAnsi="Myriad Pro" w:cs="Courier New"/>
          <w:i/>
          <w:iCs/>
          <w:color w:val="4F81BD"/>
          <w:sz w:val="22"/>
          <w:szCs w:val="22"/>
        </w:rPr>
        <w:t>gbparam</w:t>
      </w:r>
      <w:r w:rsidR="00A148EF" w:rsidRPr="007963C6">
        <w:rPr>
          <w:rFonts w:ascii="Myriad Pro" w:eastAsia="方正黑体简体" w:hAnsi="Myriad Pro" w:cs="Courier New"/>
          <w:i/>
          <w:iCs/>
          <w:sz w:val="22"/>
          <w:szCs w:val="22"/>
        </w:rPr>
        <w:t xml:space="preserve"> </w:t>
      </w:r>
      <w:r w:rsidR="00A148EF" w:rsidRPr="007963C6">
        <w:rPr>
          <w:rFonts w:ascii="Myriad Pro" w:eastAsia="方正黑体简体" w:hAnsi="Myriad Pro" w:cs="Courier New"/>
          <w:i/>
          <w:iCs/>
          <w:color w:val="4F81BD"/>
          <w:sz w:val="22"/>
          <w:szCs w:val="22"/>
        </w:rPr>
        <w:t>s key value</w:t>
      </w:r>
      <w:r w:rsidR="00A148EF" w:rsidRPr="007963C6">
        <w:rPr>
          <w:rFonts w:ascii="Myriad Pro" w:eastAsia="方正黑体简体" w:hAnsi="Myriad Pro"/>
          <w:sz w:val="22"/>
          <w:szCs w:val="22"/>
        </w:rPr>
        <w:t xml:space="preserve"> or </w:t>
      </w:r>
      <w:r w:rsidR="00A148EF" w:rsidRPr="007963C6">
        <w:rPr>
          <w:rFonts w:ascii="Myriad Pro" w:eastAsia="方正黑体简体" w:hAnsi="Myriad Pro" w:cs="Courier New"/>
          <w:i/>
          <w:iCs/>
          <w:color w:val="4F81BD"/>
          <w:sz w:val="22"/>
          <w:szCs w:val="22"/>
        </w:rPr>
        <w:t>gbparam g key</w:t>
      </w:r>
      <w:r w:rsidR="00A148EF" w:rsidRPr="007963C6">
        <w:rPr>
          <w:rFonts w:ascii="Myriad Pro" w:eastAsia="方正黑体简体" w:hAnsi="Myriad Pro"/>
          <w:sz w:val="22"/>
          <w:szCs w:val="22"/>
        </w:rPr>
        <w:t xml:space="preserve"> to set and/or read these parameters. </w:t>
      </w:r>
    </w:p>
    <w:p w14:paraId="34F8AB73" w14:textId="095365DA" w:rsidR="005C42AD" w:rsidRDefault="00A148EF" w:rsidP="00424CC9">
      <w:pPr>
        <w:pStyle w:val="-"/>
        <w:ind w:leftChars="0" w:left="650" w:firstLine="0"/>
        <w:rPr>
          <w:ins w:id="788" w:author="Chelsea Lee" w:date="2023-09-20T10:18:00Z"/>
          <w:rFonts w:ascii="Myriad Pro" w:eastAsia="方正黑体简体" w:hAnsi="Myriad Pro"/>
          <w:sz w:val="22"/>
          <w:szCs w:val="22"/>
        </w:rPr>
      </w:pPr>
      <w:r w:rsidRPr="007963C6">
        <w:rPr>
          <w:rFonts w:ascii="Myriad Pro" w:eastAsia="方正黑体简体" w:hAnsi="Myriad Pro"/>
          <w:sz w:val="22"/>
          <w:szCs w:val="22"/>
        </w:rPr>
        <w:t xml:space="preserve">Note: </w:t>
      </w:r>
      <w:r w:rsidR="002B16B5" w:rsidRPr="007963C6">
        <w:rPr>
          <w:rFonts w:ascii="Myriad Pro" w:eastAsia="方正黑体简体" w:hAnsi="Myriad Pro"/>
          <w:sz w:val="22"/>
          <w:szCs w:val="22"/>
        </w:rPr>
        <w:t xml:space="preserve">The custom parameters shall not overlap with the </w:t>
      </w:r>
      <w:r w:rsidR="00424CC9" w:rsidRPr="007963C6">
        <w:rPr>
          <w:rFonts w:ascii="Myriad Pro" w:eastAsia="方正黑体简体" w:hAnsi="Myriad Pro"/>
          <w:sz w:val="22"/>
          <w:szCs w:val="22"/>
        </w:rPr>
        <w:t xml:space="preserve">device’s </w:t>
      </w:r>
      <w:r w:rsidR="00B677E4" w:rsidRPr="007963C6">
        <w:rPr>
          <w:rFonts w:ascii="Myriad Pro" w:eastAsia="方正黑体简体" w:hAnsi="Myriad Pro"/>
          <w:sz w:val="22"/>
          <w:szCs w:val="22"/>
        </w:rPr>
        <w:t>parameters</w:t>
      </w:r>
      <w:r w:rsidR="004A1A04" w:rsidRPr="007963C6">
        <w:rPr>
          <w:rFonts w:ascii="Myriad Pro" w:eastAsia="方正黑体简体" w:hAnsi="Myriad Pro"/>
          <w:sz w:val="22"/>
          <w:szCs w:val="22"/>
        </w:rPr>
        <w:t xml:space="preserve"> that have been defined</w:t>
      </w:r>
      <w:r w:rsidR="00B677E4" w:rsidRPr="007963C6">
        <w:rPr>
          <w:rFonts w:ascii="Myriad Pro" w:eastAsia="方正黑体简体" w:hAnsi="Myriad Pro"/>
          <w:sz w:val="22"/>
          <w:szCs w:val="22"/>
        </w:rPr>
        <w:t>.</w:t>
      </w:r>
    </w:p>
    <w:p w14:paraId="117DAB9A" w14:textId="26B35CF6" w:rsidR="004006B3" w:rsidRPr="007963C6" w:rsidDel="00144735" w:rsidRDefault="004006B3">
      <w:pPr>
        <w:pStyle w:val="-"/>
        <w:numPr>
          <w:ilvl w:val="0"/>
          <w:numId w:val="9"/>
        </w:numPr>
        <w:ind w:leftChars="0"/>
        <w:rPr>
          <w:del w:id="789" w:author="Bright Liu" w:date="2025-11-25T17:04:00Z" w16du:dateUtc="2025-11-25T09:04:00Z"/>
          <w:rFonts w:ascii="Myriad Pro" w:eastAsia="方正黑体简体" w:hAnsi="Myriad Pro"/>
          <w:sz w:val="22"/>
          <w:szCs w:val="22"/>
        </w:rPr>
        <w:pPrChange w:id="790" w:author="Chelsea Lee" w:date="2023-09-20T10:32:00Z">
          <w:pPr>
            <w:pStyle w:val="-"/>
            <w:ind w:leftChars="0" w:left="650" w:firstLine="0"/>
          </w:pPr>
        </w:pPrChange>
      </w:pPr>
      <w:ins w:id="791" w:author="Chelsea Lee" w:date="2023-09-20T10:18:00Z">
        <w:del w:id="792" w:author="Bright Liu" w:date="2025-11-25T17:04:00Z" w16du:dateUtc="2025-11-25T09:04:00Z">
          <w:r w:rsidRPr="006C73AB" w:rsidDel="00144735">
            <w:rPr>
              <w:rFonts w:ascii="Myriad Pro" w:eastAsia="方正黑体简体" w:hAnsi="Myriad Pro"/>
              <w:b/>
              <w:bCs/>
              <w:sz w:val="22"/>
              <w:szCs w:val="22"/>
              <w:rPrChange w:id="793" w:author="Chelsea Lee" w:date="2023-09-20T10:32:00Z">
                <w:rPr>
                  <w:rFonts w:ascii="Myriad Pro" w:eastAsia="方正黑体简体" w:hAnsi="Myriad Pro"/>
                  <w:sz w:val="22"/>
                  <w:szCs w:val="22"/>
                </w:rPr>
              </w:rPrChange>
            </w:rPr>
            <w:delText>MRX</w:delText>
          </w:r>
          <w:r w:rsidDel="00144735">
            <w:rPr>
              <w:rFonts w:ascii="Myriad Pro" w:eastAsia="方正黑体简体" w:hAnsi="Myriad Pro"/>
              <w:sz w:val="22"/>
              <w:szCs w:val="22"/>
            </w:rPr>
            <w:delText>: Denotes</w:delText>
          </w:r>
        </w:del>
      </w:ins>
      <w:ins w:id="794" w:author="Chelsea Lee" w:date="2023-09-20T10:28:00Z">
        <w:del w:id="795" w:author="Bright Liu" w:date="2025-11-25T17:04:00Z" w16du:dateUtc="2025-11-25T09:04:00Z">
          <w:r w:rsidR="00641462" w:rsidDel="00144735">
            <w:rPr>
              <w:rFonts w:ascii="Myriad Pro" w:eastAsia="方正黑体简体" w:hAnsi="Myriad Pro"/>
              <w:sz w:val="22"/>
              <w:szCs w:val="22"/>
            </w:rPr>
            <w:delText xml:space="preserve"> </w:delText>
          </w:r>
        </w:del>
      </w:ins>
      <w:ins w:id="796" w:author="Chelsea Lee" w:date="2023-09-20T10:32:00Z">
        <w:del w:id="797" w:author="Bright Liu" w:date="2025-11-25T17:04:00Z" w16du:dateUtc="2025-11-25T09:04:00Z">
          <w:r w:rsidR="00641462" w:rsidDel="00144735">
            <w:rPr>
              <w:rFonts w:ascii="Myriad Pro" w:eastAsia="方正黑体简体" w:hAnsi="Myriad Pro"/>
              <w:sz w:val="22"/>
              <w:szCs w:val="22"/>
            </w:rPr>
            <w:delText xml:space="preserve">the </w:delText>
          </w:r>
        </w:del>
      </w:ins>
      <w:ins w:id="798" w:author="Chelsea Lee" w:date="2023-09-20T10:28:00Z">
        <w:del w:id="799" w:author="Bright Liu" w:date="2025-11-25T17:04:00Z" w16du:dateUtc="2025-11-25T09:04:00Z">
          <w:r w:rsidR="00641462" w:rsidDel="00144735">
            <w:rPr>
              <w:rFonts w:ascii="Myriad Pro" w:eastAsia="方正黑体简体" w:hAnsi="Myriad Pro"/>
              <w:sz w:val="22"/>
              <w:szCs w:val="22"/>
            </w:rPr>
            <w:delText>devic</w:delText>
          </w:r>
        </w:del>
      </w:ins>
      <w:ins w:id="800" w:author="Chelsea Lee" w:date="2023-09-20T10:32:00Z">
        <w:del w:id="801" w:author="Bright Liu" w:date="2025-11-25T17:04:00Z" w16du:dateUtc="2025-11-25T09:04:00Z">
          <w:r w:rsidR="00641462" w:rsidDel="00144735">
            <w:rPr>
              <w:rFonts w:ascii="Myriad Pro" w:eastAsia="方正黑体简体" w:hAnsi="Myriad Pro"/>
              <w:sz w:val="22"/>
              <w:szCs w:val="22"/>
            </w:rPr>
            <w:delText>e</w:delText>
          </w:r>
        </w:del>
      </w:ins>
      <w:ins w:id="802" w:author="Chelsea Lee" w:date="2023-09-20T10:28:00Z">
        <w:del w:id="803" w:author="Bright Liu" w:date="2025-11-25T17:04:00Z" w16du:dateUtc="2025-11-25T09:04:00Z">
          <w:r w:rsidR="00641462" w:rsidDel="00144735">
            <w:rPr>
              <w:rFonts w:ascii="Myriad Pro" w:eastAsia="方正黑体简体" w:hAnsi="Myriad Pro"/>
              <w:sz w:val="22"/>
              <w:szCs w:val="22"/>
            </w:rPr>
            <w:delText xml:space="preserve"> that support</w:delText>
          </w:r>
        </w:del>
      </w:ins>
      <w:ins w:id="804" w:author="Chelsea Lee" w:date="2023-09-20T10:32:00Z">
        <w:del w:id="805" w:author="Bright Liu" w:date="2025-11-25T17:04:00Z" w16du:dateUtc="2025-11-25T09:04:00Z">
          <w:r w:rsidR="00641462" w:rsidDel="00144735">
            <w:rPr>
              <w:rFonts w:ascii="Myriad Pro" w:eastAsia="方正黑体简体" w:hAnsi="Myriad Pro"/>
              <w:sz w:val="22"/>
              <w:szCs w:val="22"/>
            </w:rPr>
            <w:delText>s</w:delText>
          </w:r>
        </w:del>
      </w:ins>
      <w:ins w:id="806" w:author="Chelsea Lee" w:date="2023-09-20T10:28:00Z">
        <w:del w:id="807" w:author="Bright Liu" w:date="2025-11-25T17:04:00Z" w16du:dateUtc="2025-11-25T09:04:00Z">
          <w:r w:rsidR="00641462" w:rsidDel="00144735">
            <w:rPr>
              <w:rFonts w:ascii="Myriad Pro" w:eastAsia="方正黑体简体" w:hAnsi="Myriad Pro"/>
              <w:sz w:val="22"/>
              <w:szCs w:val="22"/>
            </w:rPr>
            <w:delText xml:space="preserve"> Multiview,</w:delText>
          </w:r>
        </w:del>
      </w:ins>
      <w:ins w:id="808" w:author="Chelsea Lee" w:date="2023-09-20T10:31:00Z">
        <w:del w:id="809" w:author="Bright Liu" w:date="2025-11-25T17:04:00Z" w16du:dateUtc="2025-11-25T09:04:00Z">
          <w:r w:rsidR="00641462" w:rsidDel="00144735">
            <w:rPr>
              <w:rFonts w:ascii="Myriad Pro" w:eastAsia="方正黑体简体" w:hAnsi="Myriad Pro"/>
              <w:sz w:val="22"/>
              <w:szCs w:val="22"/>
            </w:rPr>
            <w:delText xml:space="preserve"> and </w:delText>
          </w:r>
        </w:del>
      </w:ins>
      <w:ins w:id="810" w:author="Chelsea Lee" w:date="2023-09-20T10:33:00Z">
        <w:del w:id="811" w:author="Bright Liu" w:date="2025-11-25T17:04:00Z" w16du:dateUtc="2025-11-25T09:04:00Z">
          <w:r w:rsidR="0086510C" w:rsidDel="00144735">
            <w:rPr>
              <w:rFonts w:ascii="Myriad Pro" w:eastAsia="方正黑体简体" w:hAnsi="Myriad Pro"/>
              <w:sz w:val="22"/>
              <w:szCs w:val="22"/>
            </w:rPr>
            <w:delText xml:space="preserve">specifically </w:delText>
          </w:r>
        </w:del>
      </w:ins>
      <w:ins w:id="812" w:author="Chelsea Lee" w:date="2023-09-20T10:31:00Z">
        <w:del w:id="813" w:author="Bright Liu" w:date="2025-11-25T17:04:00Z" w16du:dateUtc="2025-11-25T09:04:00Z">
          <w:r w:rsidR="00641462" w:rsidDel="00144735">
            <w:rPr>
              <w:rFonts w:ascii="Myriad Pro" w:eastAsia="方正黑体简体" w:hAnsi="Myriad Pro"/>
              <w:sz w:val="22"/>
              <w:szCs w:val="22"/>
            </w:rPr>
            <w:delText>refer</w:delText>
          </w:r>
        </w:del>
      </w:ins>
      <w:ins w:id="814" w:author="Chelsea Lee" w:date="2023-09-20T10:32:00Z">
        <w:del w:id="815" w:author="Bright Liu" w:date="2025-11-25T17:04:00Z" w16du:dateUtc="2025-11-25T09:04:00Z">
          <w:r w:rsidR="00641462" w:rsidDel="00144735">
            <w:rPr>
              <w:rFonts w:ascii="Myriad Pro" w:eastAsia="方正黑体简体" w:hAnsi="Myriad Pro"/>
              <w:sz w:val="22"/>
              <w:szCs w:val="22"/>
            </w:rPr>
            <w:delText xml:space="preserve">s to </w:delText>
          </w:r>
        </w:del>
        <w:del w:id="816" w:author="Bright Liu" w:date="2025-11-25T11:20:00Z" w16du:dateUtc="2025-11-25T03:20:00Z">
          <w:r w:rsidR="00641462" w:rsidDel="00453B2E">
            <w:rPr>
              <w:rFonts w:ascii="Myriad Pro" w:eastAsia="方正黑体简体" w:hAnsi="Myriad Pro"/>
              <w:sz w:val="22"/>
              <w:szCs w:val="22"/>
            </w:rPr>
            <w:delText>4</w:delText>
          </w:r>
        </w:del>
        <w:del w:id="817" w:author="Bright Liu" w:date="2025-11-25T11:19:00Z" w16du:dateUtc="2025-11-25T03:19:00Z">
          <w:r w:rsidR="00641462" w:rsidDel="00453B2E">
            <w:rPr>
              <w:rFonts w:ascii="Myriad Pro" w:eastAsia="方正黑体简体" w:hAnsi="Myriad Pro"/>
              <w:sz w:val="22"/>
              <w:szCs w:val="22"/>
            </w:rPr>
            <w:delText>KIP200M</w:delText>
          </w:r>
        </w:del>
      </w:ins>
      <w:ins w:id="818" w:author="Chelsea Lee" w:date="2023-09-20T10:31:00Z">
        <w:del w:id="819" w:author="Bright Liu" w:date="2025-11-25T17:04:00Z" w16du:dateUtc="2025-11-25T09:04:00Z">
          <w:r w:rsidR="00641462" w:rsidDel="00144735">
            <w:rPr>
              <w:rFonts w:ascii="Myriad Pro" w:eastAsia="方正黑体简体" w:hAnsi="Myriad Pro"/>
              <w:sz w:val="22"/>
              <w:szCs w:val="22"/>
            </w:rPr>
            <w:delText xml:space="preserve"> in this document</w:delText>
          </w:r>
        </w:del>
      </w:ins>
      <w:ins w:id="820" w:author="Chelsea Lee" w:date="2023-09-20T10:33:00Z">
        <w:del w:id="821" w:author="Bright Liu" w:date="2025-11-25T17:04:00Z" w16du:dateUtc="2025-11-25T09:04:00Z">
          <w:r w:rsidR="0086510C" w:rsidDel="00144735">
            <w:rPr>
              <w:rFonts w:ascii="Myriad Pro" w:eastAsia="方正黑体简体" w:hAnsi="Myriad Pro"/>
              <w:sz w:val="22"/>
              <w:szCs w:val="22"/>
            </w:rPr>
            <w:delText xml:space="preserve">. Compared to </w:delText>
          </w:r>
        </w:del>
      </w:ins>
      <w:ins w:id="822" w:author="Chelsea Lee" w:date="2023-09-20T10:34:00Z">
        <w:del w:id="823" w:author="Bright Liu" w:date="2025-11-25T17:04:00Z" w16du:dateUtc="2025-11-25T09:04:00Z">
          <w:r w:rsidR="0086510C" w:rsidDel="00144735">
            <w:rPr>
              <w:rFonts w:ascii="Myriad Pro" w:eastAsia="方正黑体简体" w:hAnsi="Myriad Pro"/>
              <w:sz w:val="22"/>
              <w:szCs w:val="22"/>
            </w:rPr>
            <w:delText xml:space="preserve">other RX devices, </w:delText>
          </w:r>
        </w:del>
      </w:ins>
      <w:ins w:id="824" w:author="Chelsea Lee" w:date="2023-09-20T11:25:00Z">
        <w:del w:id="825" w:author="Bright Liu" w:date="2025-11-25T17:04:00Z" w16du:dateUtc="2025-11-25T09:04:00Z">
          <w:r w:rsidR="009E24CE" w:rsidDel="00144735">
            <w:rPr>
              <w:rFonts w:ascii="Myriad Pro" w:eastAsia="方正黑体简体" w:hAnsi="Myriad Pro"/>
              <w:sz w:val="22"/>
              <w:szCs w:val="22"/>
            </w:rPr>
            <w:delText>MRX</w:delText>
          </w:r>
        </w:del>
      </w:ins>
      <w:ins w:id="826" w:author="Chelsea Lee" w:date="2023-09-20T10:47:00Z">
        <w:del w:id="827" w:author="Bright Liu" w:date="2025-11-25T17:04:00Z" w16du:dateUtc="2025-11-25T09:04:00Z">
          <w:r w:rsidR="0001146D" w:rsidDel="00144735">
            <w:rPr>
              <w:rFonts w:ascii="Myriad Pro" w:eastAsia="方正黑体简体" w:hAnsi="Myriad Pro"/>
              <w:sz w:val="22"/>
              <w:szCs w:val="22"/>
            </w:rPr>
            <w:delText xml:space="preserve"> features the capability to</w:delText>
          </w:r>
        </w:del>
      </w:ins>
      <w:ins w:id="828" w:author="Chelsea Lee" w:date="2023-09-20T10:35:00Z">
        <w:del w:id="829" w:author="Bright Liu" w:date="2025-11-25T17:04:00Z" w16du:dateUtc="2025-11-25T09:04:00Z">
          <w:r w:rsidR="007527ED" w:rsidDel="00144735">
            <w:rPr>
              <w:rFonts w:ascii="Myriad Pro" w:eastAsia="方正黑体简体" w:hAnsi="Myriad Pro"/>
              <w:sz w:val="22"/>
              <w:szCs w:val="22"/>
            </w:rPr>
            <w:delText xml:space="preserve"> receive multiple video str</w:delText>
          </w:r>
        </w:del>
      </w:ins>
      <w:ins w:id="830" w:author="Chelsea Lee" w:date="2023-09-20T10:36:00Z">
        <w:del w:id="831" w:author="Bright Liu" w:date="2025-11-25T17:04:00Z" w16du:dateUtc="2025-11-25T09:04:00Z">
          <w:r w:rsidR="007527ED" w:rsidDel="00144735">
            <w:rPr>
              <w:rFonts w:ascii="Myriad Pro" w:eastAsia="方正黑体简体" w:hAnsi="Myriad Pro"/>
              <w:sz w:val="22"/>
              <w:szCs w:val="22"/>
            </w:rPr>
            <w:delText xml:space="preserve">eams from TXs and </w:delText>
          </w:r>
        </w:del>
      </w:ins>
      <w:ins w:id="832" w:author="Chelsea Lee" w:date="2023-09-20T10:39:00Z">
        <w:del w:id="833" w:author="Bright Liu" w:date="2025-11-25T17:04:00Z" w16du:dateUtc="2025-11-25T09:04:00Z">
          <w:r w:rsidR="007527ED" w:rsidDel="00144735">
            <w:rPr>
              <w:rFonts w:ascii="Myriad Pro" w:eastAsia="方正黑体简体" w:hAnsi="Myriad Pro"/>
              <w:sz w:val="22"/>
              <w:szCs w:val="22"/>
            </w:rPr>
            <w:delText>mix them</w:delText>
          </w:r>
        </w:del>
      </w:ins>
      <w:ins w:id="834" w:author="Chelsea Lee" w:date="2023-09-20T10:40:00Z">
        <w:del w:id="835" w:author="Bright Liu" w:date="2025-11-25T17:04:00Z" w16du:dateUtc="2025-11-25T09:04:00Z">
          <w:r w:rsidR="007527ED" w:rsidDel="00144735">
            <w:rPr>
              <w:rFonts w:ascii="Myriad Pro" w:eastAsia="方正黑体简体" w:hAnsi="Myriad Pro"/>
              <w:sz w:val="22"/>
              <w:szCs w:val="22"/>
            </w:rPr>
            <w:delText xml:space="preserve"> according to the predefined layout instructions</w:delText>
          </w:r>
        </w:del>
      </w:ins>
      <w:ins w:id="836" w:author="Chelsea Lee" w:date="2023-09-20T10:41:00Z">
        <w:del w:id="837" w:author="Bright Liu" w:date="2025-11-25T17:04:00Z" w16du:dateUtc="2025-11-25T09:04:00Z">
          <w:r w:rsidR="007527ED" w:rsidDel="00144735">
            <w:rPr>
              <w:rFonts w:ascii="Myriad Pro" w:eastAsia="方正黑体简体" w:hAnsi="Myriad Pro"/>
              <w:sz w:val="22"/>
              <w:szCs w:val="22"/>
            </w:rPr>
            <w:delText xml:space="preserve">, and then output the </w:delText>
          </w:r>
        </w:del>
      </w:ins>
      <w:ins w:id="838" w:author="Chelsea Lee" w:date="2023-09-20T10:42:00Z">
        <w:del w:id="839" w:author="Bright Liu" w:date="2025-11-25T17:04:00Z" w16du:dateUtc="2025-11-25T09:04:00Z">
          <w:r w:rsidR="007527ED" w:rsidDel="00144735">
            <w:rPr>
              <w:rFonts w:ascii="Myriad Pro" w:eastAsia="方正黑体简体" w:hAnsi="Myriad Pro"/>
              <w:sz w:val="22"/>
              <w:szCs w:val="22"/>
            </w:rPr>
            <w:delText xml:space="preserve">videos in Multiview </w:delText>
          </w:r>
        </w:del>
      </w:ins>
      <w:ins w:id="840" w:author="Chelsea Lee" w:date="2023-09-20T10:43:00Z">
        <w:del w:id="841" w:author="Bright Liu" w:date="2025-11-25T17:04:00Z" w16du:dateUtc="2025-11-25T09:04:00Z">
          <w:r w:rsidR="007527ED" w:rsidDel="00144735">
            <w:rPr>
              <w:rFonts w:ascii="Myriad Pro" w:eastAsia="方正黑体简体" w:hAnsi="Myriad Pro"/>
              <w:sz w:val="22"/>
              <w:szCs w:val="22"/>
            </w:rPr>
            <w:delText>form on a single screen.</w:delText>
          </w:r>
          <w:r w:rsidR="0001146D" w:rsidDel="00144735">
            <w:rPr>
              <w:rFonts w:ascii="Myriad Pro" w:eastAsia="方正黑体简体" w:hAnsi="Myriad Pro"/>
              <w:sz w:val="22"/>
              <w:szCs w:val="22"/>
            </w:rPr>
            <w:delText xml:space="preserve"> </w:delText>
          </w:r>
        </w:del>
      </w:ins>
      <w:ins w:id="842" w:author="Chelsea Lee" w:date="2023-09-20T10:45:00Z">
        <w:del w:id="843" w:author="Bright Liu" w:date="2025-11-25T17:04:00Z" w16du:dateUtc="2025-11-25T09:04:00Z">
          <w:r w:rsidR="0001146D" w:rsidDel="00144735">
            <w:rPr>
              <w:rFonts w:ascii="Myriad Pro" w:eastAsia="方正黑体简体" w:hAnsi="Myriad Pro"/>
              <w:sz w:val="22"/>
              <w:szCs w:val="22"/>
            </w:rPr>
            <w:delText xml:space="preserve"> </w:delText>
          </w:r>
        </w:del>
      </w:ins>
      <w:ins w:id="844" w:author="Chelsea Lee" w:date="2023-09-20T10:48:00Z">
        <w:del w:id="845" w:author="Bright Liu" w:date="2025-11-25T17:04:00Z" w16du:dateUtc="2025-11-25T09:04:00Z">
          <w:r w:rsidR="0056025C" w:rsidDel="00144735">
            <w:rPr>
              <w:rFonts w:ascii="Myriad Pro" w:eastAsia="方正黑体简体" w:hAnsi="Myriad Pro"/>
              <w:sz w:val="22"/>
              <w:szCs w:val="22"/>
            </w:rPr>
            <w:delText xml:space="preserve">The features </w:delText>
          </w:r>
        </w:del>
      </w:ins>
      <w:ins w:id="846" w:author="Chelsea Lee" w:date="2023-09-20T11:25:00Z">
        <w:del w:id="847" w:author="Bright Liu" w:date="2025-11-25T17:04:00Z" w16du:dateUtc="2025-11-25T09:04:00Z">
          <w:r w:rsidR="009E24CE" w:rsidDel="00144735">
            <w:rPr>
              <w:rFonts w:ascii="Myriad Pro" w:eastAsia="方正黑体简体" w:hAnsi="Myriad Pro"/>
              <w:sz w:val="22"/>
              <w:szCs w:val="22"/>
            </w:rPr>
            <w:delText xml:space="preserve">available </w:delText>
          </w:r>
        </w:del>
      </w:ins>
      <w:ins w:id="848" w:author="Chelsea Lee" w:date="2023-09-20T10:48:00Z">
        <w:del w:id="849" w:author="Bright Liu" w:date="2025-11-25T17:04:00Z" w16du:dateUtc="2025-11-25T09:04:00Z">
          <w:r w:rsidR="0056025C" w:rsidDel="00144735">
            <w:rPr>
              <w:rFonts w:ascii="Myriad Pro" w:eastAsia="方正黑体简体" w:hAnsi="Myriad Pro"/>
              <w:sz w:val="22"/>
              <w:szCs w:val="22"/>
            </w:rPr>
            <w:delText xml:space="preserve">for RXs </w:delText>
          </w:r>
        </w:del>
      </w:ins>
      <w:ins w:id="850" w:author="Chelsea Lee" w:date="2023-09-20T10:49:00Z">
        <w:del w:id="851" w:author="Bright Liu" w:date="2025-11-25T17:04:00Z" w16du:dateUtc="2025-11-25T09:04:00Z">
          <w:r w:rsidR="0056025C" w:rsidDel="00144735">
            <w:rPr>
              <w:rFonts w:ascii="Myriad Pro" w:eastAsia="方正黑体简体" w:hAnsi="Myriad Pro"/>
              <w:sz w:val="22"/>
              <w:szCs w:val="22"/>
            </w:rPr>
            <w:delText xml:space="preserve">in this document </w:delText>
          </w:r>
        </w:del>
      </w:ins>
      <w:ins w:id="852" w:author="Chelsea Lee" w:date="2023-09-20T10:48:00Z">
        <w:del w:id="853" w:author="Bright Liu" w:date="2025-11-25T17:04:00Z" w16du:dateUtc="2025-11-25T09:04:00Z">
          <w:r w:rsidR="0056025C" w:rsidDel="00144735">
            <w:rPr>
              <w:rFonts w:ascii="Myriad Pro" w:eastAsia="方正黑体简体" w:hAnsi="Myriad Pro"/>
              <w:sz w:val="22"/>
              <w:szCs w:val="22"/>
            </w:rPr>
            <w:delText>also appl</w:delText>
          </w:r>
        </w:del>
      </w:ins>
      <w:ins w:id="854" w:author="Chelsea Lee" w:date="2023-09-20T11:10:00Z">
        <w:del w:id="855" w:author="Bright Liu" w:date="2025-11-25T17:04:00Z" w16du:dateUtc="2025-11-25T09:04:00Z">
          <w:r w:rsidR="00F823C4" w:rsidDel="00144735">
            <w:rPr>
              <w:rFonts w:ascii="Myriad Pro" w:eastAsia="方正黑体简体" w:hAnsi="Myriad Pro"/>
              <w:sz w:val="22"/>
              <w:szCs w:val="22"/>
            </w:rPr>
            <w:delText>y</w:delText>
          </w:r>
        </w:del>
      </w:ins>
      <w:ins w:id="856" w:author="Chelsea Lee" w:date="2023-09-20T10:48:00Z">
        <w:del w:id="857" w:author="Bright Liu" w:date="2025-11-25T17:04:00Z" w16du:dateUtc="2025-11-25T09:04:00Z">
          <w:r w:rsidR="0056025C" w:rsidDel="00144735">
            <w:rPr>
              <w:rFonts w:ascii="Myriad Pro" w:eastAsia="方正黑体简体" w:hAnsi="Myriad Pro"/>
              <w:sz w:val="22"/>
              <w:szCs w:val="22"/>
            </w:rPr>
            <w:delText xml:space="preserve"> to </w:delText>
          </w:r>
        </w:del>
      </w:ins>
      <w:ins w:id="858" w:author="Chelsea Lee" w:date="2023-09-20T10:49:00Z">
        <w:del w:id="859" w:author="Bright Liu" w:date="2025-11-25T17:04:00Z" w16du:dateUtc="2025-11-25T09:04:00Z">
          <w:r w:rsidR="0056025C" w:rsidDel="00144735">
            <w:rPr>
              <w:rFonts w:ascii="Myriad Pro" w:eastAsia="方正黑体简体" w:hAnsi="Myriad Pro"/>
              <w:sz w:val="22"/>
              <w:szCs w:val="22"/>
            </w:rPr>
            <w:delText xml:space="preserve">MRX unless otherwise </w:delText>
          </w:r>
        </w:del>
      </w:ins>
      <w:ins w:id="860" w:author="Chelsea Lee" w:date="2023-09-20T11:09:00Z">
        <w:del w:id="861" w:author="Bright Liu" w:date="2025-11-25T17:04:00Z" w16du:dateUtc="2025-11-25T09:04:00Z">
          <w:r w:rsidR="00827CF1" w:rsidDel="00144735">
            <w:rPr>
              <w:rFonts w:ascii="Myriad Pro" w:eastAsia="方正黑体简体" w:hAnsi="Myriad Pro"/>
              <w:sz w:val="22"/>
              <w:szCs w:val="22"/>
            </w:rPr>
            <w:delText>noted.</w:delText>
          </w:r>
        </w:del>
      </w:ins>
    </w:p>
    <w:p w14:paraId="472EF37C" w14:textId="77777777" w:rsidR="009E24CE" w:rsidRDefault="009E24CE" w:rsidP="000C49B1">
      <w:pPr>
        <w:pStyle w:val="-"/>
        <w:ind w:leftChars="0" w:left="650" w:firstLine="0"/>
        <w:rPr>
          <w:ins w:id="862" w:author="Chelsea Lee" w:date="2023-09-20T11:27:00Z"/>
          <w:rFonts w:ascii="Myriad Pro" w:eastAsia="方正黑体简体" w:hAnsi="Myriad Pro"/>
          <w:sz w:val="22"/>
          <w:szCs w:val="22"/>
        </w:rPr>
        <w:sectPr w:rsidR="009E24CE" w:rsidSect="00CF3E24">
          <w:pgSz w:w="11907" w:h="16840"/>
          <w:pgMar w:top="1021" w:right="1191" w:bottom="1021" w:left="1191" w:header="720" w:footer="454" w:gutter="0"/>
          <w:cols w:space="425"/>
          <w:docGrid w:type="lines" w:linePitch="312"/>
        </w:sectPr>
      </w:pPr>
    </w:p>
    <w:p w14:paraId="64FC7C2B" w14:textId="7AC9FFFF" w:rsidR="000C49B1" w:rsidRPr="007963C6" w:rsidDel="009E24CE" w:rsidRDefault="000C49B1" w:rsidP="000C49B1">
      <w:pPr>
        <w:pStyle w:val="-"/>
        <w:ind w:leftChars="0" w:left="650" w:firstLine="0"/>
        <w:rPr>
          <w:del w:id="863" w:author="Chelsea Lee" w:date="2023-09-20T11:27:00Z"/>
          <w:rFonts w:ascii="Myriad Pro" w:eastAsia="方正黑体简体" w:hAnsi="Myriad Pro"/>
          <w:sz w:val="22"/>
          <w:szCs w:val="22"/>
        </w:rPr>
      </w:pPr>
      <w:bookmarkStart w:id="864" w:name="_Toc146808271"/>
      <w:bookmarkStart w:id="865" w:name="_Toc146808361"/>
      <w:bookmarkStart w:id="866" w:name="_Toc147650819"/>
      <w:bookmarkStart w:id="867" w:name="_Toc214962375"/>
      <w:bookmarkEnd w:id="864"/>
      <w:bookmarkEnd w:id="865"/>
      <w:bookmarkEnd w:id="866"/>
      <w:bookmarkEnd w:id="867"/>
    </w:p>
    <w:p w14:paraId="77D0F920" w14:textId="2A750A15" w:rsidR="00383277" w:rsidRPr="007963C6" w:rsidRDefault="00032B33" w:rsidP="007B515A">
      <w:pPr>
        <w:pStyle w:val="1"/>
      </w:pPr>
      <w:bookmarkStart w:id="868" w:name="_Toc135678011"/>
      <w:r w:rsidRPr="007963C6">
        <w:t xml:space="preserve"> </w:t>
      </w:r>
      <w:bookmarkStart w:id="869" w:name="_Toc214962376"/>
      <w:bookmarkEnd w:id="868"/>
      <w:r w:rsidRPr="007963C6">
        <w:t>Requirements of the Developers</w:t>
      </w:r>
      <w:bookmarkEnd w:id="869"/>
    </w:p>
    <w:p w14:paraId="6960FBC3" w14:textId="2D2B22F1" w:rsidR="009E24CE" w:rsidRPr="009665CD" w:rsidRDefault="00307CA8" w:rsidP="009665CD">
      <w:pPr>
        <w:pStyle w:val="Body"/>
        <w:numPr>
          <w:ilvl w:val="0"/>
          <w:numId w:val="11"/>
        </w:numPr>
        <w:rPr>
          <w:ins w:id="870" w:author="Chelsea Lee" w:date="2023-09-20T11:27:00Z"/>
          <w:rFonts w:eastAsiaTheme="minorEastAsia"/>
          <w:sz w:val="22"/>
          <w:szCs w:val="22"/>
        </w:rPr>
      </w:pPr>
      <w:bookmarkStart w:id="871" w:name="OLE_LINK3"/>
      <w:ins w:id="872" w:author="Chelsea Lee" w:date="2023-09-20T11:27:00Z">
        <w:r>
          <w:rPr>
            <w:rFonts w:eastAsiaTheme="minorEastAsia" w:hint="eastAsia"/>
            <w:sz w:val="22"/>
            <w:szCs w:val="22"/>
          </w:rPr>
          <w:t>F</w:t>
        </w:r>
        <w:r>
          <w:rPr>
            <w:rFonts w:eastAsiaTheme="minorEastAsia"/>
            <w:sz w:val="22"/>
            <w:szCs w:val="22"/>
          </w:rPr>
          <w:t xml:space="preserve">amiliar with </w:t>
        </w:r>
      </w:ins>
      <w:ins w:id="873" w:author="Chelsea Lee" w:date="2023-09-20T11:33:00Z">
        <w:r>
          <w:rPr>
            <w:rFonts w:eastAsiaTheme="minorEastAsia"/>
            <w:sz w:val="22"/>
            <w:szCs w:val="22"/>
          </w:rPr>
          <w:t xml:space="preserve">all </w:t>
        </w:r>
      </w:ins>
      <w:ins w:id="874" w:author="Chelsea Lee" w:date="2023-09-20T11:28:00Z">
        <w:r>
          <w:rPr>
            <w:rFonts w:eastAsiaTheme="minorEastAsia"/>
            <w:sz w:val="22"/>
            <w:szCs w:val="22"/>
          </w:rPr>
          <w:t xml:space="preserve">features </w:t>
        </w:r>
      </w:ins>
      <w:ins w:id="875" w:author="Chelsea Lee" w:date="2023-09-20T11:33:00Z">
        <w:r>
          <w:rPr>
            <w:rFonts w:eastAsiaTheme="minorEastAsia"/>
            <w:sz w:val="22"/>
            <w:szCs w:val="22"/>
          </w:rPr>
          <w:t xml:space="preserve">and functions </w:t>
        </w:r>
      </w:ins>
      <w:ins w:id="876" w:author="Chelsea Lee" w:date="2023-09-20T11:28:00Z">
        <w:r>
          <w:rPr>
            <w:rFonts w:eastAsiaTheme="minorEastAsia"/>
            <w:sz w:val="22"/>
            <w:szCs w:val="22"/>
          </w:rPr>
          <w:t>of devices listed in this document.</w:t>
        </w:r>
      </w:ins>
    </w:p>
    <w:p w14:paraId="26F2397C" w14:textId="192A4F25" w:rsidR="00383277" w:rsidRPr="009665CD" w:rsidRDefault="00094716" w:rsidP="009665CD">
      <w:pPr>
        <w:pStyle w:val="Body"/>
        <w:numPr>
          <w:ilvl w:val="0"/>
          <w:numId w:val="11"/>
        </w:numPr>
        <w:rPr>
          <w:rFonts w:eastAsiaTheme="minorEastAsia"/>
          <w:sz w:val="22"/>
          <w:szCs w:val="22"/>
        </w:rPr>
      </w:pPr>
      <w:r w:rsidRPr="009665CD">
        <w:rPr>
          <w:rFonts w:eastAsiaTheme="minorEastAsia"/>
          <w:sz w:val="22"/>
          <w:szCs w:val="22"/>
        </w:rPr>
        <w:t>Proficient in the knowledge of TCP/IP network communication programming plus TCP</w:t>
      </w:r>
      <w:r w:rsidR="00307CA8">
        <w:rPr>
          <w:rFonts w:eastAsiaTheme="minorEastAsia"/>
          <w:sz w:val="22"/>
          <w:szCs w:val="22"/>
        </w:rPr>
        <w:t xml:space="preserve">, </w:t>
      </w:r>
      <w:r w:rsidRPr="009665CD">
        <w:rPr>
          <w:rFonts w:eastAsiaTheme="minorEastAsia"/>
          <w:sz w:val="22"/>
          <w:szCs w:val="22"/>
        </w:rPr>
        <w:t>UDP</w:t>
      </w:r>
      <w:ins w:id="877" w:author="Chelsea Lee" w:date="2023-09-20T11:32:00Z">
        <w:r w:rsidR="00307CA8">
          <w:rPr>
            <w:rFonts w:eastAsiaTheme="minorEastAsia"/>
            <w:sz w:val="22"/>
            <w:szCs w:val="22"/>
          </w:rPr>
          <w:t xml:space="preserve">, </w:t>
        </w:r>
      </w:ins>
      <w:r w:rsidRPr="009665CD">
        <w:rPr>
          <w:rFonts w:eastAsiaTheme="minorEastAsia"/>
          <w:sz w:val="22"/>
          <w:szCs w:val="22"/>
        </w:rPr>
        <w:t>TELNET</w:t>
      </w:r>
      <w:r w:rsidR="00307CA8">
        <w:rPr>
          <w:rFonts w:eastAsiaTheme="minorEastAsia"/>
          <w:sz w:val="22"/>
          <w:szCs w:val="22"/>
        </w:rPr>
        <w:t xml:space="preserve"> and </w:t>
      </w:r>
      <w:r w:rsidRPr="009665CD">
        <w:rPr>
          <w:rFonts w:eastAsiaTheme="minorEastAsia"/>
          <w:sz w:val="22"/>
          <w:szCs w:val="22"/>
        </w:rPr>
        <w:t>HTTP protocols</w:t>
      </w:r>
      <w:r w:rsidR="00B54E4E" w:rsidRPr="009665CD">
        <w:rPr>
          <w:rFonts w:eastAsiaTheme="minorEastAsia"/>
          <w:sz w:val="22"/>
          <w:szCs w:val="22"/>
        </w:rPr>
        <w:t>.</w:t>
      </w:r>
    </w:p>
    <w:p w14:paraId="35942370" w14:textId="637ED067" w:rsidR="00383277" w:rsidRDefault="00094716" w:rsidP="009665CD">
      <w:pPr>
        <w:pStyle w:val="Body"/>
        <w:numPr>
          <w:ilvl w:val="0"/>
          <w:numId w:val="11"/>
        </w:numPr>
        <w:rPr>
          <w:ins w:id="878" w:author="Chelsea Lee" w:date="2023-09-28T09:47:00Z"/>
          <w:rFonts w:eastAsia="方正黑体简体"/>
          <w:sz w:val="22"/>
          <w:szCs w:val="22"/>
        </w:rPr>
      </w:pPr>
      <w:r w:rsidRPr="009665CD">
        <w:rPr>
          <w:rFonts w:eastAsiaTheme="minorEastAsia"/>
          <w:sz w:val="22"/>
          <w:szCs w:val="22"/>
        </w:rPr>
        <w:t>Experienced in</w:t>
      </w:r>
      <w:r w:rsidR="00375A97" w:rsidRPr="009665CD">
        <w:rPr>
          <w:rFonts w:eastAsiaTheme="minorEastAsia"/>
          <w:sz w:val="22"/>
          <w:szCs w:val="22"/>
        </w:rPr>
        <w:t xml:space="preserve"> approac</w:t>
      </w:r>
      <w:r w:rsidR="00375A97" w:rsidRPr="007963C6">
        <w:rPr>
          <w:rFonts w:eastAsia="方正黑体简体"/>
          <w:sz w:val="22"/>
          <w:szCs w:val="22"/>
        </w:rPr>
        <w:t>hing Linux operating system through</w:t>
      </w:r>
      <w:r w:rsidR="00A8471E">
        <w:rPr>
          <w:rFonts w:eastAsia="方正黑体简体"/>
          <w:sz w:val="22"/>
          <w:szCs w:val="22"/>
        </w:rPr>
        <w:t xml:space="preserve"> the</w:t>
      </w:r>
      <w:r w:rsidR="00375A97" w:rsidRPr="007963C6">
        <w:rPr>
          <w:rFonts w:eastAsia="方正黑体简体"/>
          <w:sz w:val="22"/>
          <w:szCs w:val="22"/>
        </w:rPr>
        <w:t xml:space="preserve"> console.</w:t>
      </w:r>
    </w:p>
    <w:p w14:paraId="2279AA12" w14:textId="77777777" w:rsidR="00BF2D84" w:rsidRDefault="00BF2D84">
      <w:pPr>
        <w:pStyle w:val="Body"/>
        <w:ind w:left="440"/>
        <w:rPr>
          <w:ins w:id="879" w:author="Chelsea Lee" w:date="2023-09-20T11:27:00Z"/>
          <w:rFonts w:eastAsia="方正黑体简体"/>
          <w:sz w:val="22"/>
          <w:szCs w:val="22"/>
        </w:rPr>
        <w:pPrChange w:id="880" w:author="Chelsea Lee" w:date="2023-09-28T09:47:00Z">
          <w:pPr>
            <w:pStyle w:val="Body"/>
            <w:numPr>
              <w:numId w:val="11"/>
            </w:numPr>
            <w:ind w:left="440" w:hanging="440"/>
          </w:pPr>
        </w:pPrChange>
      </w:pPr>
    </w:p>
    <w:p w14:paraId="19424DB1" w14:textId="6F90C5EF" w:rsidR="009E24CE" w:rsidRPr="009665CD" w:rsidDel="009E24CE" w:rsidRDefault="009E24CE" w:rsidP="009665CD">
      <w:pPr>
        <w:pStyle w:val="Body"/>
        <w:rPr>
          <w:del w:id="881" w:author="Chelsea Lee" w:date="2023-09-20T11:27:00Z"/>
          <w:rFonts w:eastAsiaTheme="minorEastAsia"/>
        </w:rPr>
      </w:pPr>
      <w:bookmarkStart w:id="882" w:name="_Toc146808273"/>
      <w:bookmarkStart w:id="883" w:name="_Toc146808363"/>
      <w:bookmarkStart w:id="884" w:name="_Toc147650821"/>
      <w:bookmarkStart w:id="885" w:name="_Toc214962377"/>
      <w:bookmarkEnd w:id="882"/>
      <w:bookmarkEnd w:id="883"/>
      <w:bookmarkEnd w:id="884"/>
      <w:bookmarkEnd w:id="885"/>
    </w:p>
    <w:bookmarkEnd w:id="871"/>
    <w:p w14:paraId="114EC4BA" w14:textId="4D51A2DC" w:rsidR="005E36C3" w:rsidRPr="007963C6" w:rsidDel="009E24CE" w:rsidRDefault="005E36C3">
      <w:pPr>
        <w:pStyle w:val="Body"/>
        <w:rPr>
          <w:del w:id="886" w:author="Chelsea Lee" w:date="2023-09-20T11:27:00Z"/>
        </w:rPr>
        <w:sectPr w:rsidR="005E36C3" w:rsidRPr="007963C6" w:rsidDel="009E24CE" w:rsidSect="00CF3E24">
          <w:pgSz w:w="11907" w:h="16840"/>
          <w:pgMar w:top="1021" w:right="1191" w:bottom="1021" w:left="1191" w:header="720" w:footer="454" w:gutter="0"/>
          <w:cols w:space="425"/>
          <w:docGrid w:type="lines" w:linePitch="312"/>
        </w:sectPr>
        <w:pPrChange w:id="887" w:author="Chelsea Lee" w:date="2023-09-20T11:27:00Z">
          <w:pPr>
            <w:pStyle w:val="-"/>
            <w:ind w:leftChars="0" w:left="1177" w:firstLine="0"/>
          </w:pPr>
        </w:pPrChange>
      </w:pPr>
    </w:p>
    <w:p w14:paraId="0F204DEA" w14:textId="4C3428EC" w:rsidR="00383277" w:rsidRPr="007963C6" w:rsidRDefault="00E55C95" w:rsidP="007B515A">
      <w:pPr>
        <w:pStyle w:val="1"/>
        <w:ind w:left="442" w:hanging="442"/>
      </w:pPr>
      <w:r w:rsidRPr="007963C6">
        <w:t xml:space="preserve"> </w:t>
      </w:r>
      <w:bookmarkStart w:id="888" w:name="_Toc214962378"/>
      <w:r w:rsidR="006F63C6" w:rsidRPr="007963C6">
        <w:t xml:space="preserve">How the Client App Interacts </w:t>
      </w:r>
      <w:r w:rsidR="00351E42">
        <w:t>with</w:t>
      </w:r>
      <w:r w:rsidR="006F63C6" w:rsidRPr="007963C6">
        <w:t xml:space="preserve"> Devices</w:t>
      </w:r>
      <w:bookmarkEnd w:id="888"/>
    </w:p>
    <w:p w14:paraId="1C6A94AB" w14:textId="40384317" w:rsidR="00F34CFE" w:rsidRPr="007963C6" w:rsidRDefault="00F34CFE" w:rsidP="00F34CFE">
      <w:pPr>
        <w:pStyle w:val="Body"/>
        <w:rPr>
          <w:rFonts w:eastAsiaTheme="minorEastAsia"/>
          <w:sz w:val="22"/>
          <w:szCs w:val="22"/>
        </w:rPr>
      </w:pPr>
      <w:r w:rsidRPr="007963C6">
        <w:rPr>
          <w:rFonts w:eastAsiaTheme="minorEastAsia"/>
          <w:sz w:val="22"/>
          <w:szCs w:val="22"/>
        </w:rPr>
        <w:t>The following protocols are available for the devices:</w:t>
      </w:r>
    </w:p>
    <w:p w14:paraId="1A15ED16" w14:textId="5B9A5934" w:rsidR="00F34CFE" w:rsidRPr="007963C6" w:rsidRDefault="00F34CFE">
      <w:pPr>
        <w:pStyle w:val="Body"/>
        <w:numPr>
          <w:ilvl w:val="0"/>
          <w:numId w:val="11"/>
        </w:numPr>
        <w:rPr>
          <w:rStyle w:val="rynqvb"/>
          <w:rFonts w:eastAsiaTheme="minorEastAsia"/>
          <w:sz w:val="22"/>
          <w:szCs w:val="22"/>
        </w:rPr>
      </w:pPr>
      <w:r w:rsidRPr="007963C6">
        <w:rPr>
          <w:rFonts w:eastAsiaTheme="minorEastAsia"/>
          <w:sz w:val="22"/>
          <w:szCs w:val="22"/>
        </w:rPr>
        <w:t xml:space="preserve">UDP, </w:t>
      </w:r>
      <w:r w:rsidRPr="007963C6">
        <w:rPr>
          <w:rStyle w:val="rynqvb"/>
          <w:sz w:val="22"/>
          <w:szCs w:val="22"/>
          <w:lang w:val="en"/>
        </w:rPr>
        <w:t xml:space="preserve">contains UDP broadcast and UDP unicast </w:t>
      </w:r>
      <w:r w:rsidR="006C46CA" w:rsidRPr="007963C6">
        <w:rPr>
          <w:rStyle w:val="rynqvb"/>
          <w:sz w:val="22"/>
          <w:szCs w:val="22"/>
          <w:lang w:val="en"/>
        </w:rPr>
        <w:t xml:space="preserve">that </w:t>
      </w:r>
      <w:r w:rsidRPr="007963C6">
        <w:rPr>
          <w:rStyle w:val="rynqvb"/>
          <w:sz w:val="22"/>
          <w:szCs w:val="22"/>
          <w:lang w:val="en"/>
        </w:rPr>
        <w:t>mainly used for device discovery.</w:t>
      </w:r>
    </w:p>
    <w:p w14:paraId="70C3B1EF" w14:textId="4FDA05A1" w:rsidR="004A0C57" w:rsidRPr="007963C6" w:rsidRDefault="00E55C95">
      <w:pPr>
        <w:pStyle w:val="Body"/>
        <w:numPr>
          <w:ilvl w:val="0"/>
          <w:numId w:val="11"/>
        </w:numPr>
        <w:rPr>
          <w:rStyle w:val="rynqvb"/>
          <w:rFonts w:eastAsiaTheme="minorEastAsia"/>
          <w:sz w:val="22"/>
          <w:szCs w:val="22"/>
        </w:rPr>
      </w:pPr>
      <w:r w:rsidRPr="007963C6">
        <w:rPr>
          <w:rStyle w:val="rynqvb"/>
          <w:sz w:val="22"/>
          <w:szCs w:val="22"/>
          <w:lang w:val="en"/>
        </w:rPr>
        <w:t>Telnet, used to log in to and interact with the device by sending shell commands</w:t>
      </w:r>
      <w:r w:rsidR="00EA0F20" w:rsidRPr="007963C6">
        <w:rPr>
          <w:rStyle w:val="rynqvb"/>
          <w:sz w:val="22"/>
          <w:szCs w:val="22"/>
          <w:lang w:val="en"/>
        </w:rPr>
        <w:t xml:space="preserve"> after login</w:t>
      </w:r>
      <w:r w:rsidRPr="007963C6">
        <w:rPr>
          <w:rStyle w:val="rynqvb"/>
          <w:sz w:val="22"/>
          <w:szCs w:val="22"/>
          <w:lang w:val="en"/>
        </w:rPr>
        <w:t xml:space="preserve">. The interaction content includes information acquisition, </w:t>
      </w:r>
      <w:r w:rsidR="004A0C57" w:rsidRPr="007963C6">
        <w:rPr>
          <w:rStyle w:val="rynqvb"/>
          <w:sz w:val="22"/>
          <w:szCs w:val="22"/>
          <w:lang w:val="en"/>
        </w:rPr>
        <w:t xml:space="preserve">setting of </w:t>
      </w:r>
      <w:r w:rsidRPr="007963C6">
        <w:rPr>
          <w:rStyle w:val="rynqvb"/>
          <w:sz w:val="22"/>
          <w:szCs w:val="22"/>
          <w:lang w:val="en"/>
        </w:rPr>
        <w:t xml:space="preserve">storage and </w:t>
      </w:r>
      <w:r w:rsidR="004A0C57" w:rsidRPr="007963C6">
        <w:rPr>
          <w:rStyle w:val="rynqvb"/>
          <w:sz w:val="22"/>
          <w:szCs w:val="22"/>
          <w:lang w:val="en"/>
        </w:rPr>
        <w:t xml:space="preserve">sending of </w:t>
      </w:r>
      <w:r w:rsidRPr="007963C6">
        <w:rPr>
          <w:rStyle w:val="rynqvb"/>
          <w:sz w:val="22"/>
          <w:szCs w:val="22"/>
          <w:lang w:val="en"/>
        </w:rPr>
        <w:t xml:space="preserve">control command. </w:t>
      </w:r>
    </w:p>
    <w:p w14:paraId="470D3A9A" w14:textId="2149ABF1" w:rsidR="00022629" w:rsidRPr="007963C6" w:rsidRDefault="00E55C95">
      <w:pPr>
        <w:pStyle w:val="Body"/>
        <w:numPr>
          <w:ilvl w:val="0"/>
          <w:numId w:val="11"/>
        </w:numPr>
        <w:rPr>
          <w:rFonts w:eastAsiaTheme="minorEastAsia"/>
          <w:sz w:val="22"/>
          <w:szCs w:val="22"/>
        </w:rPr>
      </w:pPr>
      <w:r w:rsidRPr="007963C6">
        <w:rPr>
          <w:rStyle w:val="rynqvb"/>
          <w:sz w:val="22"/>
          <w:szCs w:val="22"/>
          <w:lang w:val="en"/>
        </w:rPr>
        <w:t>HTTP</w:t>
      </w:r>
      <w:r w:rsidR="004A0C57" w:rsidRPr="007963C6">
        <w:rPr>
          <w:rStyle w:val="rynqvb"/>
          <w:sz w:val="22"/>
          <w:szCs w:val="22"/>
          <w:lang w:val="en"/>
        </w:rPr>
        <w:t>,</w:t>
      </w:r>
      <w:r w:rsidRPr="007963C6">
        <w:rPr>
          <w:rStyle w:val="rynqvb"/>
          <w:sz w:val="22"/>
          <w:szCs w:val="22"/>
          <w:lang w:val="en"/>
        </w:rPr>
        <w:t xml:space="preserve"> mainly used to obtain </w:t>
      </w:r>
      <w:r w:rsidR="004A0C57" w:rsidRPr="007963C6">
        <w:rPr>
          <w:rStyle w:val="rynqvb"/>
          <w:sz w:val="22"/>
          <w:szCs w:val="22"/>
          <w:lang w:val="en"/>
        </w:rPr>
        <w:t>preview video of the TX</w:t>
      </w:r>
      <w:r w:rsidRPr="007963C6">
        <w:rPr>
          <w:rStyle w:val="rynqvb"/>
          <w:sz w:val="22"/>
          <w:szCs w:val="22"/>
          <w:lang w:val="en"/>
        </w:rPr>
        <w:t xml:space="preserve">, upload </w:t>
      </w:r>
      <w:r w:rsidR="004A0C57" w:rsidRPr="007963C6">
        <w:rPr>
          <w:rStyle w:val="rynqvb"/>
          <w:sz w:val="22"/>
          <w:szCs w:val="22"/>
          <w:lang w:val="en"/>
        </w:rPr>
        <w:t>Idle</w:t>
      </w:r>
      <w:r w:rsidRPr="007963C6">
        <w:rPr>
          <w:rStyle w:val="rynqvb"/>
          <w:sz w:val="22"/>
          <w:szCs w:val="22"/>
          <w:lang w:val="en"/>
        </w:rPr>
        <w:t xml:space="preserve"> </w:t>
      </w:r>
      <w:r w:rsidR="004A0C57" w:rsidRPr="007963C6">
        <w:rPr>
          <w:rStyle w:val="rynqvb"/>
          <w:sz w:val="22"/>
          <w:szCs w:val="22"/>
          <w:lang w:val="en"/>
        </w:rPr>
        <w:t>I</w:t>
      </w:r>
      <w:r w:rsidRPr="007963C6">
        <w:rPr>
          <w:rStyle w:val="rynqvb"/>
          <w:sz w:val="22"/>
          <w:szCs w:val="22"/>
          <w:lang w:val="en"/>
        </w:rPr>
        <w:t xml:space="preserve">mage </w:t>
      </w:r>
      <w:r w:rsidR="004A0C57" w:rsidRPr="007963C6">
        <w:rPr>
          <w:rStyle w:val="rynqvb"/>
          <w:sz w:val="22"/>
          <w:szCs w:val="22"/>
          <w:lang w:val="en"/>
        </w:rPr>
        <w:t>on</w:t>
      </w:r>
      <w:r w:rsidRPr="007963C6">
        <w:rPr>
          <w:rStyle w:val="rynqvb"/>
          <w:sz w:val="22"/>
          <w:szCs w:val="22"/>
          <w:lang w:val="en"/>
        </w:rPr>
        <w:t xml:space="preserve"> RX </w:t>
      </w:r>
      <w:r w:rsidR="004A0C57" w:rsidRPr="007963C6">
        <w:rPr>
          <w:rStyle w:val="rynqvb"/>
          <w:sz w:val="22"/>
          <w:szCs w:val="22"/>
          <w:lang w:val="en"/>
        </w:rPr>
        <w:t>side</w:t>
      </w:r>
      <w:r w:rsidRPr="007963C6">
        <w:rPr>
          <w:rStyle w:val="rynqvb"/>
          <w:sz w:val="22"/>
          <w:szCs w:val="22"/>
          <w:lang w:val="en"/>
        </w:rPr>
        <w:t>, and upgrade firmware.</w:t>
      </w:r>
      <w:r w:rsidR="00D51679" w:rsidRPr="007963C6">
        <w:rPr>
          <w:rStyle w:val="rynqvb"/>
          <w:sz w:val="22"/>
          <w:szCs w:val="22"/>
          <w:lang w:val="en"/>
        </w:rPr>
        <w:t xml:space="preserve"> </w:t>
      </w:r>
    </w:p>
    <w:p w14:paraId="31D5619B" w14:textId="77777777" w:rsidR="007B515A" w:rsidRPr="007963C6" w:rsidRDefault="007B515A" w:rsidP="00DC0C41">
      <w:pPr>
        <w:pStyle w:val="-"/>
        <w:ind w:leftChars="0" w:left="1177" w:firstLine="0"/>
        <w:rPr>
          <w:rFonts w:ascii="Myriad Pro" w:eastAsia="方正黑体简体" w:hAnsi="Myriad Pro"/>
        </w:rPr>
      </w:pPr>
    </w:p>
    <w:p w14:paraId="75A29767" w14:textId="70124789" w:rsidR="00383277" w:rsidRPr="007963C6" w:rsidRDefault="009F707E" w:rsidP="007B515A">
      <w:pPr>
        <w:pStyle w:val="1"/>
        <w:ind w:left="442" w:hanging="442"/>
      </w:pPr>
      <w:r w:rsidRPr="007963C6">
        <w:t xml:space="preserve"> </w:t>
      </w:r>
      <w:bookmarkStart w:id="889" w:name="_Toc214962379"/>
      <w:ins w:id="890" w:author="Chelsea Lee" w:date="2023-09-28T15:45:00Z">
        <w:r w:rsidR="007D2AD1">
          <w:t>Before You Start</w:t>
        </w:r>
      </w:ins>
      <w:bookmarkEnd w:id="889"/>
      <w:del w:id="891" w:author="Chelsea Lee" w:date="2023-09-28T15:45:00Z">
        <w:r w:rsidR="00573A6C" w:rsidRPr="007963C6" w:rsidDel="007D2AD1">
          <w:delText>Preparati</w:delText>
        </w:r>
        <w:r w:rsidR="00A63816" w:rsidRPr="007963C6" w:rsidDel="007D2AD1">
          <w:delText>on</w:delText>
        </w:r>
      </w:del>
      <w:r w:rsidR="00A63816" w:rsidRPr="007963C6">
        <w:t xml:space="preserve"> </w:t>
      </w:r>
    </w:p>
    <w:p w14:paraId="61CD6984" w14:textId="0D022889" w:rsidR="009F707E" w:rsidRPr="007963C6" w:rsidRDefault="007117B1" w:rsidP="009F707E">
      <w:pPr>
        <w:pStyle w:val="-"/>
        <w:ind w:leftChars="0" w:left="0" w:firstLine="0"/>
        <w:rPr>
          <w:rFonts w:ascii="Myriad Pro" w:eastAsia="方正黑体简体" w:hAnsi="Myriad Pro"/>
          <w:sz w:val="22"/>
          <w:szCs w:val="22"/>
        </w:rPr>
      </w:pPr>
      <w:r w:rsidRPr="007963C6">
        <w:rPr>
          <w:rFonts w:ascii="Myriad Pro" w:eastAsia="方正黑体简体" w:hAnsi="Myriad Pro"/>
          <w:sz w:val="22"/>
          <w:szCs w:val="22"/>
        </w:rPr>
        <w:t>This document assumes that the following devices are deployed for the networking:</w:t>
      </w:r>
    </w:p>
    <w:p w14:paraId="328402F2" w14:textId="41CC31C3" w:rsidR="00895EDF" w:rsidRPr="007963C6" w:rsidRDefault="0033280B">
      <w:pPr>
        <w:pStyle w:val="-"/>
        <w:numPr>
          <w:ilvl w:val="0"/>
          <w:numId w:val="12"/>
        </w:numPr>
        <w:ind w:leftChars="0"/>
        <w:rPr>
          <w:rFonts w:ascii="Myriad Pro" w:eastAsia="方正黑体简体" w:hAnsi="Myriad Pro"/>
          <w:sz w:val="22"/>
          <w:szCs w:val="22"/>
        </w:rPr>
      </w:pPr>
      <w:r w:rsidRPr="007963C6">
        <w:rPr>
          <w:rFonts w:ascii="Myriad Pro" w:eastAsia="方正黑体简体" w:hAnsi="Myriad Pro"/>
          <w:sz w:val="22"/>
          <w:szCs w:val="22"/>
        </w:rPr>
        <w:t>Several</w:t>
      </w:r>
      <w:r w:rsidR="00895EDF" w:rsidRPr="007963C6">
        <w:rPr>
          <w:rFonts w:ascii="Myriad Pro" w:eastAsia="方正黑体简体" w:hAnsi="Myriad Pro"/>
          <w:sz w:val="22"/>
          <w:szCs w:val="22"/>
        </w:rPr>
        <w:t xml:space="preserve"> units of TX</w:t>
      </w:r>
    </w:p>
    <w:p w14:paraId="0BB39776" w14:textId="56A02E03" w:rsidR="00895EDF" w:rsidRPr="007963C6" w:rsidRDefault="0033280B">
      <w:pPr>
        <w:pStyle w:val="-"/>
        <w:numPr>
          <w:ilvl w:val="0"/>
          <w:numId w:val="12"/>
        </w:numPr>
        <w:ind w:leftChars="0"/>
        <w:rPr>
          <w:rFonts w:ascii="Myriad Pro" w:eastAsia="方正黑体简体" w:hAnsi="Myriad Pro"/>
          <w:sz w:val="22"/>
          <w:szCs w:val="22"/>
        </w:rPr>
      </w:pPr>
      <w:r w:rsidRPr="007963C6">
        <w:rPr>
          <w:rFonts w:ascii="Myriad Pro" w:eastAsia="方正黑体简体" w:hAnsi="Myriad Pro"/>
          <w:sz w:val="22"/>
          <w:szCs w:val="22"/>
        </w:rPr>
        <w:t>Several</w:t>
      </w:r>
      <w:r w:rsidR="00895EDF" w:rsidRPr="007963C6">
        <w:rPr>
          <w:rFonts w:ascii="Myriad Pro" w:eastAsia="方正黑体简体" w:hAnsi="Myriad Pro"/>
          <w:sz w:val="22"/>
          <w:szCs w:val="22"/>
        </w:rPr>
        <w:t xml:space="preserve"> units of RX</w:t>
      </w:r>
    </w:p>
    <w:p w14:paraId="33941F38" w14:textId="77777777" w:rsidR="00100B35" w:rsidRPr="007963C6" w:rsidRDefault="009C22B1">
      <w:pPr>
        <w:pStyle w:val="-"/>
        <w:numPr>
          <w:ilvl w:val="0"/>
          <w:numId w:val="12"/>
        </w:numPr>
        <w:ind w:leftChars="0"/>
        <w:rPr>
          <w:rFonts w:ascii="Myriad Pro" w:eastAsia="方正黑体简体" w:hAnsi="Myriad Pro"/>
          <w:sz w:val="22"/>
          <w:szCs w:val="22"/>
        </w:rPr>
      </w:pPr>
      <w:r w:rsidRPr="007963C6">
        <w:rPr>
          <w:rFonts w:ascii="Myriad Pro" w:eastAsia="方正黑体简体" w:hAnsi="Myriad Pro"/>
          <w:sz w:val="22"/>
          <w:szCs w:val="22"/>
        </w:rPr>
        <w:t xml:space="preserve">One Gigabit Switch with support of broadcast </w:t>
      </w:r>
      <w:r w:rsidR="00100B35" w:rsidRPr="007963C6">
        <w:rPr>
          <w:rFonts w:ascii="Myriad Pro" w:eastAsia="方正黑体简体" w:hAnsi="Myriad Pro"/>
          <w:sz w:val="22"/>
          <w:szCs w:val="22"/>
        </w:rPr>
        <w:t xml:space="preserve">message </w:t>
      </w:r>
      <w:r w:rsidRPr="007963C6">
        <w:rPr>
          <w:rFonts w:ascii="Myriad Pro" w:eastAsia="方正黑体简体" w:hAnsi="Myriad Pro"/>
          <w:sz w:val="22"/>
          <w:szCs w:val="22"/>
        </w:rPr>
        <w:t>communication</w:t>
      </w:r>
      <w:r w:rsidR="00100B35" w:rsidRPr="007963C6">
        <w:rPr>
          <w:rFonts w:ascii="Myriad Pro" w:eastAsia="方正黑体简体" w:hAnsi="Myriad Pro"/>
          <w:sz w:val="22"/>
          <w:szCs w:val="22"/>
        </w:rPr>
        <w:t>.</w:t>
      </w:r>
    </w:p>
    <w:p w14:paraId="1ECAFA17" w14:textId="043AEEBE" w:rsidR="0085479C" w:rsidRPr="007963C6" w:rsidRDefault="00100B35">
      <w:pPr>
        <w:pStyle w:val="-"/>
        <w:numPr>
          <w:ilvl w:val="0"/>
          <w:numId w:val="13"/>
        </w:numPr>
        <w:ind w:leftChars="0"/>
        <w:rPr>
          <w:rFonts w:ascii="Myriad Pro" w:eastAsia="方正黑体简体" w:hAnsi="Myriad Pro"/>
          <w:sz w:val="22"/>
          <w:szCs w:val="22"/>
        </w:rPr>
      </w:pPr>
      <w:r w:rsidRPr="007963C6">
        <w:rPr>
          <w:rFonts w:ascii="Myriad Pro" w:eastAsia="方正黑体简体" w:hAnsi="Myriad Pro"/>
          <w:sz w:val="22"/>
          <w:szCs w:val="22"/>
        </w:rPr>
        <w:t xml:space="preserve">Note: </w:t>
      </w:r>
      <w:r w:rsidR="008E0602" w:rsidRPr="007963C6">
        <w:rPr>
          <w:rFonts w:ascii="Myriad Pro" w:eastAsia="方正黑体简体" w:hAnsi="Myriad Pro"/>
          <w:sz w:val="22"/>
          <w:szCs w:val="22"/>
        </w:rPr>
        <w:t>Generally, m</w:t>
      </w:r>
      <w:r w:rsidR="0085479C" w:rsidRPr="007963C6">
        <w:rPr>
          <w:rFonts w:ascii="Myriad Pro" w:eastAsia="方正黑体简体" w:hAnsi="Myriad Pro"/>
          <w:sz w:val="22"/>
          <w:szCs w:val="22"/>
        </w:rPr>
        <w:t>ost switches support broadcast message communication unless it is disabled intentionally.</w:t>
      </w:r>
    </w:p>
    <w:p w14:paraId="4F8CA047" w14:textId="6B8C3940" w:rsidR="00100B35" w:rsidRPr="007963C6" w:rsidRDefault="009E6E46">
      <w:pPr>
        <w:pStyle w:val="-"/>
        <w:numPr>
          <w:ilvl w:val="0"/>
          <w:numId w:val="13"/>
        </w:numPr>
        <w:ind w:leftChars="0"/>
        <w:rPr>
          <w:rFonts w:ascii="Myriad Pro" w:eastAsia="方正黑体简体" w:hAnsi="Myriad Pro"/>
          <w:sz w:val="22"/>
          <w:szCs w:val="22"/>
        </w:rPr>
      </w:pPr>
      <w:r w:rsidRPr="007963C6">
        <w:rPr>
          <w:rFonts w:ascii="Myriad Pro" w:eastAsia="方正黑体简体" w:hAnsi="Myriad Pro"/>
          <w:sz w:val="22"/>
          <w:szCs w:val="22"/>
        </w:rPr>
        <w:t xml:space="preserve">Since </w:t>
      </w:r>
      <w:r w:rsidR="0053306D" w:rsidRPr="007963C6">
        <w:rPr>
          <w:rFonts w:ascii="Myriad Pro" w:eastAsia="方正黑体简体" w:hAnsi="Myriad Pro"/>
          <w:sz w:val="22"/>
          <w:szCs w:val="22"/>
        </w:rPr>
        <w:t>TX</w:t>
      </w:r>
      <w:r w:rsidRPr="007963C6">
        <w:rPr>
          <w:rFonts w:ascii="Myriad Pro" w:eastAsia="方正黑体简体" w:hAnsi="Myriad Pro"/>
          <w:sz w:val="22"/>
          <w:szCs w:val="22"/>
        </w:rPr>
        <w:t xml:space="preserve"> and </w:t>
      </w:r>
      <w:r w:rsidR="0053306D" w:rsidRPr="007963C6">
        <w:rPr>
          <w:rFonts w:ascii="Myriad Pro" w:eastAsia="方正黑体简体" w:hAnsi="Myriad Pro"/>
          <w:sz w:val="22"/>
          <w:szCs w:val="22"/>
        </w:rPr>
        <w:t xml:space="preserve">RX do not use </w:t>
      </w:r>
      <w:r w:rsidRPr="007963C6">
        <w:rPr>
          <w:rFonts w:ascii="Myriad Pro" w:eastAsia="方正黑体简体" w:hAnsi="Myriad Pro"/>
          <w:sz w:val="22"/>
          <w:szCs w:val="22"/>
        </w:rPr>
        <w:t>multicast for communication</w:t>
      </w:r>
      <w:r w:rsidR="00517B13" w:rsidRPr="007963C6">
        <w:rPr>
          <w:rFonts w:ascii="Myriad Pro" w:eastAsia="方正黑体简体" w:hAnsi="Myriad Pro"/>
          <w:sz w:val="22"/>
          <w:szCs w:val="22"/>
        </w:rPr>
        <w:t xml:space="preserve">, it is not required for </w:t>
      </w:r>
      <w:r w:rsidR="00FE7E71" w:rsidRPr="007963C6">
        <w:rPr>
          <w:rFonts w:ascii="Myriad Pro" w:eastAsia="方正黑体简体" w:hAnsi="Myriad Pro"/>
          <w:sz w:val="22"/>
          <w:szCs w:val="22"/>
        </w:rPr>
        <w:t>the switch to support multicast.</w:t>
      </w:r>
    </w:p>
    <w:p w14:paraId="3AA59347" w14:textId="705583BD" w:rsidR="00100B35" w:rsidRPr="007963C6" w:rsidRDefault="00D030B4">
      <w:pPr>
        <w:pStyle w:val="-"/>
        <w:numPr>
          <w:ilvl w:val="0"/>
          <w:numId w:val="12"/>
        </w:numPr>
        <w:ind w:leftChars="0"/>
        <w:rPr>
          <w:rFonts w:ascii="Myriad Pro" w:eastAsia="方正黑体简体" w:hAnsi="Myriad Pro"/>
          <w:sz w:val="22"/>
          <w:szCs w:val="22"/>
        </w:rPr>
      </w:pPr>
      <w:r w:rsidRPr="007963C6">
        <w:rPr>
          <w:rFonts w:ascii="Myriad Pro" w:eastAsia="方正黑体简体" w:hAnsi="Myriad Pro"/>
          <w:sz w:val="22"/>
          <w:szCs w:val="22"/>
        </w:rPr>
        <w:t xml:space="preserve">One </w:t>
      </w:r>
      <w:r w:rsidR="004E1BCF" w:rsidRPr="007963C6">
        <w:rPr>
          <w:rFonts w:ascii="Myriad Pro" w:eastAsia="方正黑体简体" w:hAnsi="Myriad Pro"/>
          <w:sz w:val="22"/>
          <w:szCs w:val="22"/>
        </w:rPr>
        <w:t>device running the client app.</w:t>
      </w:r>
    </w:p>
    <w:p w14:paraId="02215AFD" w14:textId="77777777" w:rsidR="00931ABC" w:rsidRPr="007963C6" w:rsidRDefault="00931ABC" w:rsidP="00931ABC">
      <w:pPr>
        <w:pStyle w:val="-"/>
        <w:ind w:leftChars="0" w:left="440" w:firstLine="0"/>
        <w:rPr>
          <w:rFonts w:ascii="Myriad Pro" w:eastAsia="方正黑体简体" w:hAnsi="Myriad Pro"/>
          <w:sz w:val="22"/>
          <w:szCs w:val="22"/>
        </w:rPr>
      </w:pPr>
    </w:p>
    <w:p w14:paraId="653AC3FF" w14:textId="775EA1A3" w:rsidR="00CA7B0B" w:rsidRPr="007D773C" w:rsidRDefault="00CA7B0B" w:rsidP="004E1BCF">
      <w:pPr>
        <w:pStyle w:val="-"/>
        <w:ind w:leftChars="0" w:left="0" w:firstLine="0"/>
        <w:rPr>
          <w:rFonts w:ascii="Myriad Pro" w:eastAsia="方正黑体简体" w:hAnsi="Myriad Pro"/>
          <w:sz w:val="22"/>
          <w:szCs w:val="22"/>
        </w:rPr>
      </w:pPr>
      <w:r w:rsidRPr="007D773C">
        <w:rPr>
          <w:rFonts w:ascii="Myriad Pro" w:eastAsia="方正黑体简体" w:hAnsi="Myriad Pro"/>
          <w:b/>
          <w:bCs/>
          <w:sz w:val="22"/>
          <w:szCs w:val="22"/>
        </w:rPr>
        <w:t>Important</w:t>
      </w:r>
      <w:r w:rsidR="004E1BCF" w:rsidRPr="007D773C">
        <w:rPr>
          <w:rFonts w:ascii="Myriad Pro" w:eastAsia="方正黑体简体" w:hAnsi="Myriad Pro"/>
          <w:b/>
          <w:bCs/>
          <w:sz w:val="22"/>
          <w:szCs w:val="22"/>
        </w:rPr>
        <w:t>:</w:t>
      </w:r>
      <w:r w:rsidR="004E1BCF" w:rsidRPr="007D773C">
        <w:rPr>
          <w:rFonts w:ascii="Myriad Pro" w:eastAsia="方正黑体简体" w:hAnsi="Myriad Pro"/>
          <w:sz w:val="22"/>
          <w:szCs w:val="22"/>
        </w:rPr>
        <w:t xml:space="preserve"> You need to </w:t>
      </w:r>
      <w:r w:rsidR="00EF41A8" w:rsidRPr="007D773C">
        <w:rPr>
          <w:rFonts w:ascii="Myriad Pro" w:eastAsia="方正黑体简体" w:hAnsi="Myriad Pro"/>
          <w:sz w:val="22"/>
          <w:szCs w:val="22"/>
        </w:rPr>
        <w:t>plan</w:t>
      </w:r>
      <w:r w:rsidR="00D6213E" w:rsidRPr="007D773C">
        <w:rPr>
          <w:rFonts w:ascii="Myriad Pro" w:eastAsia="方正黑体简体" w:hAnsi="Myriad Pro"/>
          <w:sz w:val="22"/>
          <w:szCs w:val="22"/>
        </w:rPr>
        <w:t xml:space="preserve"> IP address</w:t>
      </w:r>
      <w:r w:rsidR="00EF41A8" w:rsidRPr="007D773C">
        <w:rPr>
          <w:rFonts w:ascii="Myriad Pro" w:eastAsia="方正黑体简体" w:hAnsi="Myriad Pro"/>
          <w:sz w:val="22"/>
          <w:szCs w:val="22"/>
        </w:rPr>
        <w:t>es</w:t>
      </w:r>
      <w:r w:rsidR="00D6213E" w:rsidRPr="007D773C">
        <w:rPr>
          <w:rFonts w:ascii="Myriad Pro" w:eastAsia="方正黑体简体" w:hAnsi="Myriad Pro"/>
          <w:sz w:val="22"/>
          <w:szCs w:val="22"/>
        </w:rPr>
        <w:t xml:space="preserve"> for </w:t>
      </w:r>
      <w:r w:rsidR="001109AE" w:rsidRPr="007D773C">
        <w:rPr>
          <w:rFonts w:ascii="Myriad Pro" w:eastAsia="方正黑体简体" w:hAnsi="Myriad Pro"/>
          <w:sz w:val="22"/>
          <w:szCs w:val="22"/>
        </w:rPr>
        <w:t>your</w:t>
      </w:r>
      <w:r w:rsidR="00D6213E" w:rsidRPr="007D773C">
        <w:rPr>
          <w:rFonts w:ascii="Myriad Pro" w:eastAsia="方正黑体简体" w:hAnsi="Myriad Pro"/>
          <w:sz w:val="22"/>
          <w:szCs w:val="22"/>
        </w:rPr>
        <w:t xml:space="preserve"> </w:t>
      </w:r>
      <w:r w:rsidR="00EF41A8" w:rsidRPr="007D773C">
        <w:rPr>
          <w:rFonts w:ascii="Myriad Pro" w:eastAsia="方正黑体简体" w:hAnsi="Myriad Pro"/>
          <w:sz w:val="22"/>
          <w:szCs w:val="22"/>
        </w:rPr>
        <w:t>entire system</w:t>
      </w:r>
      <w:r w:rsidR="00D6213E" w:rsidRPr="007D773C">
        <w:rPr>
          <w:rFonts w:ascii="Myriad Pro" w:eastAsia="方正黑体简体" w:hAnsi="Myriad Pro"/>
          <w:sz w:val="22"/>
          <w:szCs w:val="22"/>
        </w:rPr>
        <w:t xml:space="preserve"> based on the actual situation</w:t>
      </w:r>
      <w:r w:rsidR="00EF41A8" w:rsidRPr="007D773C">
        <w:rPr>
          <w:rFonts w:ascii="Myriad Pro" w:eastAsia="方正黑体简体" w:hAnsi="Myriad Pro"/>
          <w:sz w:val="22"/>
          <w:szCs w:val="22"/>
        </w:rPr>
        <w:t>, which</w:t>
      </w:r>
      <w:r w:rsidR="00765270" w:rsidRPr="007D773C">
        <w:rPr>
          <w:rFonts w:ascii="Myriad Pro" w:eastAsia="方正黑体简体" w:hAnsi="Myriad Pro"/>
          <w:sz w:val="22"/>
          <w:szCs w:val="22"/>
        </w:rPr>
        <w:t xml:space="preserve"> can be any of the following types</w:t>
      </w:r>
      <w:r w:rsidR="008B1011" w:rsidRPr="007D773C">
        <w:rPr>
          <w:rFonts w:ascii="Myriad Pro" w:eastAsia="方正黑体简体" w:hAnsi="Myriad Pro"/>
          <w:sz w:val="22"/>
          <w:szCs w:val="22"/>
        </w:rPr>
        <w:t>:</w:t>
      </w:r>
    </w:p>
    <w:p w14:paraId="5D3EA938" w14:textId="2E44986F" w:rsidR="00CA7B0B" w:rsidRPr="007D773C" w:rsidRDefault="002E06C0">
      <w:pPr>
        <w:pStyle w:val="-"/>
        <w:numPr>
          <w:ilvl w:val="0"/>
          <w:numId w:val="14"/>
        </w:numPr>
        <w:ind w:leftChars="0"/>
        <w:rPr>
          <w:rFonts w:ascii="Myriad Pro" w:eastAsia="方正黑体简体" w:hAnsi="Myriad Pro"/>
          <w:sz w:val="22"/>
          <w:szCs w:val="22"/>
        </w:rPr>
      </w:pPr>
      <w:r w:rsidRPr="007D773C">
        <w:rPr>
          <w:rFonts w:ascii="Myriad Pro" w:eastAsia="方正黑体简体" w:hAnsi="Myriad Pro"/>
          <w:sz w:val="22"/>
          <w:szCs w:val="22"/>
        </w:rPr>
        <w:t xml:space="preserve">Static </w:t>
      </w:r>
      <w:r w:rsidR="000E66CC" w:rsidRPr="007D773C">
        <w:rPr>
          <w:rFonts w:ascii="Myriad Pro" w:eastAsia="方正黑体简体" w:hAnsi="Myriad Pro"/>
          <w:sz w:val="22"/>
          <w:szCs w:val="22"/>
        </w:rPr>
        <w:t xml:space="preserve">IP </w:t>
      </w:r>
      <w:r w:rsidRPr="007D773C">
        <w:rPr>
          <w:rFonts w:ascii="Myriad Pro" w:eastAsia="方正黑体简体" w:hAnsi="Myriad Pro"/>
          <w:sz w:val="22"/>
          <w:szCs w:val="22"/>
        </w:rPr>
        <w:t xml:space="preserve">address </w:t>
      </w:r>
      <w:r w:rsidR="00A15BB7" w:rsidRPr="007D773C">
        <w:rPr>
          <w:rFonts w:ascii="Myriad Pro" w:eastAsia="方正黑体简体" w:hAnsi="Myriad Pro"/>
          <w:sz w:val="22"/>
          <w:szCs w:val="22"/>
        </w:rPr>
        <w:t>(Static)</w:t>
      </w:r>
    </w:p>
    <w:p w14:paraId="2332A6BB" w14:textId="5D42DDA2" w:rsidR="002E06C0" w:rsidRPr="007D773C" w:rsidRDefault="002E06C0" w:rsidP="002E06C0">
      <w:pPr>
        <w:pStyle w:val="-"/>
        <w:ind w:leftChars="0" w:left="440" w:firstLine="0"/>
        <w:rPr>
          <w:rFonts w:ascii="Myriad Pro" w:eastAsia="方正黑体简体" w:hAnsi="Myriad Pro"/>
          <w:sz w:val="22"/>
          <w:szCs w:val="22"/>
        </w:rPr>
      </w:pPr>
      <w:r w:rsidRPr="007D773C">
        <w:rPr>
          <w:rFonts w:ascii="Myriad Pro" w:eastAsia="方正黑体简体" w:hAnsi="Myriad Pro"/>
          <w:sz w:val="22"/>
          <w:szCs w:val="22"/>
        </w:rPr>
        <w:t xml:space="preserve">You </w:t>
      </w:r>
      <w:r w:rsidR="00431CCE" w:rsidRPr="007D773C">
        <w:rPr>
          <w:rFonts w:ascii="Myriad Pro" w:eastAsia="方正黑体简体" w:hAnsi="Myriad Pro"/>
          <w:sz w:val="22"/>
          <w:szCs w:val="22"/>
        </w:rPr>
        <w:t xml:space="preserve">can assign address and </w:t>
      </w:r>
      <w:r w:rsidR="00661493" w:rsidRPr="007D773C">
        <w:rPr>
          <w:rFonts w:ascii="Myriad Pro" w:eastAsia="方正黑体简体" w:hAnsi="Myriad Pro"/>
          <w:sz w:val="22"/>
          <w:szCs w:val="22"/>
        </w:rPr>
        <w:t>net</w:t>
      </w:r>
      <w:r w:rsidR="00431CCE" w:rsidRPr="007D773C">
        <w:rPr>
          <w:rFonts w:ascii="Myriad Pro" w:eastAsia="方正黑体简体" w:hAnsi="Myriad Pro"/>
          <w:sz w:val="22"/>
          <w:szCs w:val="22"/>
        </w:rPr>
        <w:t>mask for each TX and RX in the way mentioned hereinafter.</w:t>
      </w:r>
    </w:p>
    <w:p w14:paraId="2D696089" w14:textId="6AEB53AD" w:rsidR="00CA7B0B" w:rsidRPr="007D773C" w:rsidRDefault="00A15BB7">
      <w:pPr>
        <w:pStyle w:val="-"/>
        <w:numPr>
          <w:ilvl w:val="0"/>
          <w:numId w:val="14"/>
        </w:numPr>
        <w:ind w:leftChars="0"/>
        <w:rPr>
          <w:rFonts w:ascii="Myriad Pro" w:eastAsia="方正黑体简体" w:hAnsi="Myriad Pro"/>
          <w:sz w:val="22"/>
          <w:szCs w:val="22"/>
        </w:rPr>
      </w:pPr>
      <w:r w:rsidRPr="007D773C">
        <w:rPr>
          <w:rFonts w:ascii="Myriad Pro" w:eastAsia="方正黑体简体" w:hAnsi="Myriad Pro"/>
          <w:sz w:val="22"/>
          <w:szCs w:val="22"/>
        </w:rPr>
        <w:lastRenderedPageBreak/>
        <w:t>Dynamic</w:t>
      </w:r>
      <w:r w:rsidR="000E66CC" w:rsidRPr="007D773C">
        <w:rPr>
          <w:rFonts w:ascii="Myriad Pro" w:eastAsia="方正黑体简体" w:hAnsi="Myriad Pro"/>
          <w:sz w:val="22"/>
          <w:szCs w:val="22"/>
        </w:rPr>
        <w:t xml:space="preserve"> IP</w:t>
      </w:r>
      <w:r w:rsidRPr="007D773C">
        <w:rPr>
          <w:rFonts w:ascii="Myriad Pro" w:eastAsia="方正黑体简体" w:hAnsi="Myriad Pro"/>
          <w:sz w:val="22"/>
          <w:szCs w:val="22"/>
        </w:rPr>
        <w:t xml:space="preserve"> address (DHCP)</w:t>
      </w:r>
    </w:p>
    <w:p w14:paraId="6173F1AA" w14:textId="439D049C" w:rsidR="001039FC" w:rsidRPr="007D773C" w:rsidRDefault="000E66CC" w:rsidP="001039FC">
      <w:pPr>
        <w:pStyle w:val="-"/>
        <w:ind w:leftChars="0" w:left="440" w:firstLine="0"/>
        <w:rPr>
          <w:rFonts w:ascii="Myriad Pro" w:eastAsia="方正黑体简体" w:hAnsi="Myriad Pro"/>
          <w:sz w:val="22"/>
          <w:szCs w:val="22"/>
        </w:rPr>
      </w:pPr>
      <w:r w:rsidRPr="007D773C">
        <w:rPr>
          <w:rFonts w:ascii="Myriad Pro" w:eastAsia="方正黑体简体" w:hAnsi="Myriad Pro"/>
          <w:sz w:val="22"/>
          <w:szCs w:val="22"/>
        </w:rPr>
        <w:t xml:space="preserve">Dynamic IP address </w:t>
      </w:r>
      <w:r w:rsidR="000A31D1" w:rsidRPr="007D773C">
        <w:rPr>
          <w:rFonts w:ascii="Myriad Pro" w:eastAsia="方正黑体简体" w:hAnsi="Myriad Pro"/>
          <w:sz w:val="22"/>
          <w:szCs w:val="22"/>
        </w:rPr>
        <w:t>divides into the two following situations:</w:t>
      </w:r>
    </w:p>
    <w:p w14:paraId="622ED9CD" w14:textId="038566B3" w:rsidR="00AF660E" w:rsidRPr="007D773C" w:rsidRDefault="00AF660E">
      <w:pPr>
        <w:pStyle w:val="-"/>
        <w:numPr>
          <w:ilvl w:val="0"/>
          <w:numId w:val="15"/>
        </w:numPr>
        <w:ind w:leftChars="0"/>
        <w:rPr>
          <w:rFonts w:ascii="Myriad Pro" w:eastAsia="方正黑体简体" w:hAnsi="Myriad Pro"/>
          <w:sz w:val="22"/>
          <w:szCs w:val="22"/>
        </w:rPr>
      </w:pPr>
      <w:r w:rsidRPr="007D773C">
        <w:rPr>
          <w:rFonts w:ascii="Myriad Pro" w:eastAsia="方正黑体简体" w:hAnsi="Myriad Pro"/>
          <w:sz w:val="22"/>
          <w:szCs w:val="22"/>
        </w:rPr>
        <w:t xml:space="preserve">IP address assigned by </w:t>
      </w:r>
      <w:r w:rsidR="00AE2B85" w:rsidRPr="007D773C">
        <w:rPr>
          <w:rFonts w:ascii="Myriad Pro" w:eastAsia="方正黑体简体" w:hAnsi="Myriad Pro"/>
          <w:sz w:val="22"/>
          <w:szCs w:val="22"/>
        </w:rPr>
        <w:t>a</w:t>
      </w:r>
      <w:r w:rsidR="00B249AC" w:rsidRPr="007D773C">
        <w:rPr>
          <w:rFonts w:ascii="Myriad Pro" w:eastAsia="方正黑体简体" w:hAnsi="Myriad Pro"/>
          <w:sz w:val="22"/>
          <w:szCs w:val="22"/>
        </w:rPr>
        <w:t xml:space="preserve"> </w:t>
      </w:r>
      <w:r w:rsidRPr="007D773C">
        <w:rPr>
          <w:rFonts w:ascii="Myriad Pro" w:eastAsia="方正黑体简体" w:hAnsi="Myriad Pro"/>
          <w:sz w:val="22"/>
          <w:szCs w:val="22"/>
        </w:rPr>
        <w:t>DHCP server</w:t>
      </w:r>
    </w:p>
    <w:p w14:paraId="53336B04" w14:textId="5FF01380" w:rsidR="000A31D1" w:rsidRPr="007D773C" w:rsidRDefault="00AE2B85" w:rsidP="00AF660E">
      <w:pPr>
        <w:pStyle w:val="-"/>
        <w:ind w:leftChars="0" w:left="880" w:firstLine="0"/>
        <w:rPr>
          <w:rFonts w:ascii="Myriad Pro" w:eastAsia="方正黑体简体" w:hAnsi="Myriad Pro"/>
          <w:sz w:val="22"/>
          <w:szCs w:val="22"/>
        </w:rPr>
      </w:pPr>
      <w:r w:rsidRPr="007D773C">
        <w:rPr>
          <w:rFonts w:ascii="Myriad Pro" w:eastAsia="方正黑体简体" w:hAnsi="Myriad Pro"/>
          <w:sz w:val="22"/>
          <w:szCs w:val="22"/>
        </w:rPr>
        <w:t xml:space="preserve">In this situation, </w:t>
      </w:r>
      <w:r w:rsidR="00B249AC" w:rsidRPr="007D773C">
        <w:rPr>
          <w:rFonts w:ascii="Myriad Pro" w:eastAsia="方正黑体简体" w:hAnsi="Myriad Pro"/>
          <w:sz w:val="22"/>
          <w:szCs w:val="22"/>
        </w:rPr>
        <w:t xml:space="preserve">there must be a device </w:t>
      </w:r>
      <w:r w:rsidR="001F56FE" w:rsidRPr="007D773C">
        <w:rPr>
          <w:rFonts w:ascii="Myriad Pro" w:eastAsia="方正黑体简体" w:hAnsi="Myriad Pro"/>
          <w:sz w:val="22"/>
          <w:szCs w:val="22"/>
        </w:rPr>
        <w:t xml:space="preserve">in the system </w:t>
      </w:r>
      <w:r w:rsidR="000845AD" w:rsidRPr="007D773C">
        <w:rPr>
          <w:rFonts w:ascii="Myriad Pro" w:eastAsia="方正黑体简体" w:hAnsi="Myriad Pro"/>
          <w:sz w:val="22"/>
          <w:szCs w:val="22"/>
        </w:rPr>
        <w:t>that runs</w:t>
      </w:r>
      <w:r w:rsidR="002428C5" w:rsidRPr="007D773C">
        <w:rPr>
          <w:rFonts w:ascii="Myriad Pro" w:eastAsia="方正黑体简体" w:hAnsi="Myriad Pro"/>
          <w:sz w:val="22"/>
          <w:szCs w:val="22"/>
        </w:rPr>
        <w:t xml:space="preserve"> a DHCP server, </w:t>
      </w:r>
      <w:r w:rsidR="000845AD" w:rsidRPr="007D773C">
        <w:rPr>
          <w:rFonts w:ascii="Myriad Pro" w:eastAsia="方正黑体简体" w:hAnsi="Myriad Pro"/>
          <w:sz w:val="22"/>
          <w:szCs w:val="22"/>
        </w:rPr>
        <w:t>which assigns automatically and dynamically IP addresses for any devices in the system.</w:t>
      </w:r>
    </w:p>
    <w:p w14:paraId="2DEB1302" w14:textId="0144AE96" w:rsidR="00C14D2A" w:rsidRPr="007D773C" w:rsidRDefault="00C14D2A">
      <w:pPr>
        <w:pStyle w:val="-"/>
        <w:numPr>
          <w:ilvl w:val="0"/>
          <w:numId w:val="15"/>
        </w:numPr>
        <w:ind w:leftChars="0"/>
        <w:rPr>
          <w:rFonts w:ascii="Myriad Pro" w:eastAsia="方正黑体简体" w:hAnsi="Myriad Pro"/>
          <w:sz w:val="22"/>
          <w:szCs w:val="22"/>
        </w:rPr>
      </w:pPr>
      <w:r w:rsidRPr="007D773C">
        <w:rPr>
          <w:rFonts w:ascii="Myriad Pro" w:eastAsia="方正黑体简体" w:hAnsi="Myriad Pro"/>
          <w:sz w:val="22"/>
          <w:szCs w:val="22"/>
        </w:rPr>
        <w:t>No DHCP server</w:t>
      </w:r>
    </w:p>
    <w:p w14:paraId="350CD2A3" w14:textId="5275FAA9" w:rsidR="00C14D2A" w:rsidRPr="007D773C" w:rsidRDefault="00F877D4" w:rsidP="00C14D2A">
      <w:pPr>
        <w:pStyle w:val="-"/>
        <w:ind w:leftChars="0" w:left="880" w:firstLine="0"/>
        <w:rPr>
          <w:rFonts w:ascii="Myriad Pro" w:eastAsia="方正黑体简体" w:hAnsi="Myriad Pro"/>
          <w:sz w:val="22"/>
          <w:szCs w:val="22"/>
        </w:rPr>
      </w:pPr>
      <w:r w:rsidRPr="007D773C">
        <w:rPr>
          <w:rFonts w:ascii="Myriad Pro" w:eastAsia="方正黑体简体" w:hAnsi="Myriad Pro"/>
          <w:sz w:val="22"/>
          <w:szCs w:val="22"/>
        </w:rPr>
        <w:t xml:space="preserve">There’s no DHCP server in the system, the TX or RX automatically generates an IP address (169.254.X.X) and subnet mask </w:t>
      </w:r>
      <w:r w:rsidR="00632E5C" w:rsidRPr="007D773C">
        <w:rPr>
          <w:rFonts w:ascii="Myriad Pro" w:eastAsia="方正黑体简体" w:hAnsi="Myriad Pro"/>
          <w:sz w:val="22"/>
          <w:szCs w:val="22"/>
        </w:rPr>
        <w:t>(</w:t>
      </w:r>
      <w:r w:rsidRPr="007D773C">
        <w:rPr>
          <w:rFonts w:ascii="Myriad Pro" w:eastAsia="方正黑体简体" w:hAnsi="Myriad Pro"/>
          <w:sz w:val="22"/>
          <w:szCs w:val="22"/>
        </w:rPr>
        <w:t>255.255.0.0</w:t>
      </w:r>
      <w:r w:rsidR="00632E5C" w:rsidRPr="007D773C">
        <w:rPr>
          <w:rFonts w:ascii="Myriad Pro" w:eastAsia="方正黑体简体" w:hAnsi="Myriad Pro"/>
          <w:sz w:val="22"/>
          <w:szCs w:val="22"/>
        </w:rPr>
        <w:t>)</w:t>
      </w:r>
      <w:r w:rsidRPr="007D773C">
        <w:rPr>
          <w:rFonts w:ascii="Myriad Pro" w:eastAsia="方正黑体简体" w:hAnsi="Myriad Pro"/>
          <w:sz w:val="22"/>
          <w:szCs w:val="22"/>
        </w:rPr>
        <w:t xml:space="preserve"> for itself.</w:t>
      </w:r>
    </w:p>
    <w:p w14:paraId="6650818B" w14:textId="42C77EB4" w:rsidR="009109FC" w:rsidRPr="007D773C" w:rsidRDefault="005218E3" w:rsidP="009109FC">
      <w:pPr>
        <w:pStyle w:val="-"/>
        <w:ind w:leftChars="0" w:left="440" w:firstLine="0"/>
        <w:rPr>
          <w:rFonts w:ascii="Myriad Pro" w:eastAsia="方正黑体简体" w:hAnsi="Myriad Pro"/>
          <w:sz w:val="22"/>
          <w:szCs w:val="22"/>
        </w:rPr>
      </w:pPr>
      <w:r w:rsidRPr="007D773C">
        <w:rPr>
          <w:rFonts w:ascii="Myriad Pro" w:eastAsia="方正黑体简体" w:hAnsi="Myriad Pro"/>
          <w:sz w:val="22"/>
          <w:szCs w:val="22"/>
        </w:rPr>
        <w:t xml:space="preserve">Generally, after all above devices are powered on, each RX will pair with a certain TX by default even no client app </w:t>
      </w:r>
      <w:r w:rsidR="00BF0B0A" w:rsidRPr="007D773C">
        <w:rPr>
          <w:rFonts w:ascii="Myriad Pro" w:eastAsia="方正黑体简体" w:hAnsi="Myriad Pro"/>
          <w:sz w:val="22"/>
          <w:szCs w:val="22"/>
        </w:rPr>
        <w:t>is</w:t>
      </w:r>
      <w:r w:rsidR="001A7CBD" w:rsidRPr="007D773C">
        <w:rPr>
          <w:rFonts w:ascii="Myriad Pro" w:eastAsia="方正黑体简体" w:hAnsi="Myriad Pro"/>
          <w:sz w:val="22"/>
          <w:szCs w:val="22"/>
        </w:rPr>
        <w:t xml:space="preserve"> involved</w:t>
      </w:r>
      <w:r w:rsidRPr="007D773C">
        <w:rPr>
          <w:rFonts w:ascii="Myriad Pro" w:eastAsia="方正黑体简体" w:hAnsi="Myriad Pro"/>
          <w:sz w:val="22"/>
          <w:szCs w:val="22"/>
        </w:rPr>
        <w:t xml:space="preserve">. </w:t>
      </w:r>
    </w:p>
    <w:p w14:paraId="1A57BA02" w14:textId="77777777" w:rsidR="007B515A" w:rsidRPr="007963C6" w:rsidRDefault="007B515A" w:rsidP="00B214F3">
      <w:pPr>
        <w:pStyle w:val="-"/>
        <w:rPr>
          <w:rFonts w:ascii="Myriad Pro" w:eastAsia="方正黑体简体" w:hAnsi="Myriad Pro"/>
        </w:rPr>
      </w:pPr>
    </w:p>
    <w:p w14:paraId="036A5954" w14:textId="6C4BB0BF" w:rsidR="00383277" w:rsidRPr="007963C6" w:rsidRDefault="00632E5C" w:rsidP="007B515A">
      <w:pPr>
        <w:pStyle w:val="1"/>
        <w:ind w:left="442" w:hanging="442"/>
      </w:pPr>
      <w:bookmarkStart w:id="892" w:name="_Toc214962380"/>
      <w:r w:rsidRPr="007963C6">
        <w:t>Discovering Devices</w:t>
      </w:r>
      <w:bookmarkEnd w:id="892"/>
    </w:p>
    <w:p w14:paraId="3B2C62CE" w14:textId="77777777" w:rsidR="0004153B" w:rsidRPr="007D773C" w:rsidRDefault="0004153B" w:rsidP="0004153B">
      <w:pPr>
        <w:pStyle w:val="-"/>
        <w:ind w:leftChars="0" w:left="0" w:firstLine="0"/>
        <w:rPr>
          <w:rFonts w:ascii="Myriad Pro" w:eastAsia="方正黑体简体" w:hAnsi="Myriad Pro"/>
          <w:sz w:val="22"/>
          <w:szCs w:val="22"/>
        </w:rPr>
      </w:pPr>
      <w:r w:rsidRPr="007D773C">
        <w:rPr>
          <w:rFonts w:ascii="Myriad Pro" w:eastAsia="方正黑体简体" w:hAnsi="Myriad Pro"/>
          <w:sz w:val="22"/>
          <w:szCs w:val="22"/>
        </w:rPr>
        <w:t>After the client app is started, perform the following to search for the TX and RX devices in the network.</w:t>
      </w:r>
    </w:p>
    <w:p w14:paraId="4F99E7DF" w14:textId="6F71D1E2" w:rsidR="0004153B" w:rsidRPr="007D773C" w:rsidRDefault="00F61848">
      <w:pPr>
        <w:pStyle w:val="-"/>
        <w:numPr>
          <w:ilvl w:val="0"/>
          <w:numId w:val="16"/>
        </w:numPr>
        <w:ind w:leftChars="0"/>
        <w:rPr>
          <w:rFonts w:ascii="Myriad Pro" w:eastAsia="方正黑体简体" w:hAnsi="Myriad Pro"/>
          <w:sz w:val="22"/>
          <w:szCs w:val="22"/>
        </w:rPr>
      </w:pPr>
      <w:r w:rsidRPr="007D773C">
        <w:rPr>
          <w:rFonts w:ascii="Myriad Pro" w:eastAsia="方正黑体简体" w:hAnsi="Myriad Pro"/>
          <w:sz w:val="22"/>
          <w:szCs w:val="22"/>
        </w:rPr>
        <w:t>Send the following UDP broadcast message to</w:t>
      </w:r>
      <w:r w:rsidR="00AB43C8" w:rsidRPr="007D773C">
        <w:rPr>
          <w:rFonts w:ascii="Myriad Pro" w:eastAsia="方正黑体简体" w:hAnsi="Myriad Pro"/>
          <w:sz w:val="22"/>
          <w:szCs w:val="22"/>
        </w:rPr>
        <w:t xml:space="preserve"> the</w:t>
      </w:r>
      <w:r w:rsidRPr="007D773C">
        <w:rPr>
          <w:rFonts w:ascii="Myriad Pro" w:eastAsia="方正黑体简体" w:hAnsi="Myriad Pro"/>
          <w:sz w:val="22"/>
          <w:szCs w:val="22"/>
        </w:rPr>
        <w:t xml:space="preserve"> broadcast address 255.255.255.255</w:t>
      </w:r>
      <w:r w:rsidR="00CF3E24" w:rsidRPr="007D773C">
        <w:rPr>
          <w:rFonts w:ascii="Myriad Pro" w:eastAsia="方正黑体简体" w:hAnsi="Myriad Pro"/>
          <w:sz w:val="22"/>
          <w:szCs w:val="22"/>
        </w:rPr>
        <w:t xml:space="preserve"> or the </w:t>
      </w:r>
      <w:r w:rsidR="00AB43C8" w:rsidRPr="007D773C">
        <w:rPr>
          <w:rFonts w:ascii="Myriad Pro" w:eastAsia="方正黑体简体" w:hAnsi="Myriad Pro"/>
          <w:sz w:val="22"/>
          <w:szCs w:val="22"/>
        </w:rPr>
        <w:t>subnet broadcast address</w:t>
      </w:r>
      <w:r w:rsidR="00906246" w:rsidRPr="007D773C">
        <w:rPr>
          <w:rFonts w:ascii="Myriad Pro" w:eastAsia="方正黑体简体" w:hAnsi="Myriad Pro"/>
          <w:sz w:val="22"/>
          <w:szCs w:val="22"/>
        </w:rPr>
        <w:t xml:space="preserve"> </w:t>
      </w:r>
      <w:r w:rsidR="00AB43C8" w:rsidRPr="007D773C">
        <w:rPr>
          <w:rFonts w:ascii="Myriad Pro" w:eastAsia="方正黑体简体" w:hAnsi="Myriad Pro"/>
          <w:sz w:val="22"/>
          <w:szCs w:val="22"/>
        </w:rPr>
        <w:t>(</w:t>
      </w:r>
      <w:r w:rsidR="00E05E3F" w:rsidRPr="007D773C">
        <w:rPr>
          <w:rFonts w:ascii="Myriad Pro" w:eastAsia="方正黑体简体" w:hAnsi="Myriad Pro"/>
          <w:sz w:val="22"/>
          <w:szCs w:val="22"/>
        </w:rPr>
        <w:t xml:space="preserve">calculated based on the IP address and </w:t>
      </w:r>
      <w:r w:rsidR="00661493" w:rsidRPr="007D773C">
        <w:rPr>
          <w:rFonts w:ascii="Myriad Pro" w:eastAsia="方正黑体简体" w:hAnsi="Myriad Pro"/>
          <w:sz w:val="22"/>
          <w:szCs w:val="22"/>
        </w:rPr>
        <w:t>netmask</w:t>
      </w:r>
      <w:r w:rsidR="00AB43C8" w:rsidRPr="007D773C">
        <w:rPr>
          <w:rFonts w:ascii="Myriad Pro" w:eastAsia="方正黑体简体" w:hAnsi="Myriad Pro"/>
          <w:sz w:val="22"/>
          <w:szCs w:val="22"/>
        </w:rPr>
        <w:t>)</w:t>
      </w:r>
      <w:r w:rsidR="0081411A" w:rsidRPr="007D773C">
        <w:rPr>
          <w:rFonts w:ascii="Myriad Pro" w:eastAsia="方正黑体简体" w:hAnsi="Myriad Pro"/>
          <w:sz w:val="22"/>
          <w:szCs w:val="22"/>
        </w:rPr>
        <w:t>, and</w:t>
      </w:r>
      <w:r w:rsidR="00AB43C8" w:rsidRPr="007D773C">
        <w:rPr>
          <w:rFonts w:ascii="Myriad Pro" w:eastAsia="方正黑体简体" w:hAnsi="Myriad Pro"/>
          <w:sz w:val="22"/>
          <w:szCs w:val="22"/>
        </w:rPr>
        <w:t xml:space="preserve"> </w:t>
      </w:r>
      <w:r w:rsidRPr="007D773C">
        <w:rPr>
          <w:rFonts w:ascii="Myriad Pro" w:eastAsia="方正黑体简体" w:hAnsi="Myriad Pro"/>
          <w:sz w:val="22"/>
          <w:szCs w:val="22"/>
        </w:rPr>
        <w:t>the port</w:t>
      </w:r>
      <w:r w:rsidR="00CF3E24" w:rsidRPr="007D773C">
        <w:rPr>
          <w:rFonts w:ascii="Myriad Pro" w:eastAsia="方正黑体简体" w:hAnsi="Myriad Pro"/>
          <w:sz w:val="22"/>
          <w:szCs w:val="22"/>
        </w:rPr>
        <w:t xml:space="preserve"> number</w:t>
      </w:r>
      <w:r w:rsidRPr="007D773C">
        <w:rPr>
          <w:rFonts w:ascii="Myriad Pro" w:eastAsia="方正黑体简体" w:hAnsi="Myriad Pro"/>
          <w:sz w:val="22"/>
          <w:szCs w:val="22"/>
        </w:rPr>
        <w:t xml:space="preserve"> 3335</w:t>
      </w:r>
      <w:r w:rsidR="003A5E04" w:rsidRPr="007D773C">
        <w:rPr>
          <w:rFonts w:ascii="Myriad Pro" w:eastAsia="方正黑体简体" w:hAnsi="Myriad Pro"/>
          <w:sz w:val="22"/>
          <w:szCs w:val="22"/>
        </w:rPr>
        <w:t>. The message format is below:</w:t>
      </w:r>
    </w:p>
    <w:tbl>
      <w:tblPr>
        <w:tblW w:w="8789" w:type="dxa"/>
        <w:tblInd w:w="391"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Layout w:type="fixed"/>
        <w:tblLook w:val="04A0" w:firstRow="1" w:lastRow="0" w:firstColumn="1" w:lastColumn="0" w:noHBand="0" w:noVBand="1"/>
      </w:tblPr>
      <w:tblGrid>
        <w:gridCol w:w="1702"/>
        <w:gridCol w:w="992"/>
        <w:gridCol w:w="1418"/>
        <w:gridCol w:w="4677"/>
      </w:tblGrid>
      <w:tr w:rsidR="003835D1" w:rsidRPr="007963C6" w14:paraId="0CA3D0D3" w14:textId="77777777" w:rsidTr="009C2636">
        <w:trPr>
          <w:cantSplit/>
          <w:trHeight w:val="340"/>
        </w:trPr>
        <w:tc>
          <w:tcPr>
            <w:tcW w:w="1702" w:type="dxa"/>
            <w:shd w:val="clear" w:color="auto" w:fill="BFBFBF" w:themeFill="background1" w:themeFillShade="BF"/>
            <w:vAlign w:val="center"/>
          </w:tcPr>
          <w:p w14:paraId="5AE26E87" w14:textId="77777777" w:rsidR="00CF3E24" w:rsidRPr="007963C6" w:rsidRDefault="00CF3E24" w:rsidP="009C2636">
            <w:pPr>
              <w:rPr>
                <w:rFonts w:ascii="Myriad Pro" w:hAnsi="Myriad Pro"/>
                <w:b/>
                <w:bCs/>
              </w:rPr>
            </w:pPr>
            <w:bookmarkStart w:id="893" w:name="_Hlk139458265"/>
            <w:r w:rsidRPr="007963C6">
              <w:rPr>
                <w:rFonts w:ascii="Myriad Pro" w:hAnsi="Myriad Pro"/>
                <w:b/>
                <w:bCs/>
              </w:rPr>
              <w:t>Name</w:t>
            </w:r>
          </w:p>
        </w:tc>
        <w:tc>
          <w:tcPr>
            <w:tcW w:w="992" w:type="dxa"/>
            <w:shd w:val="clear" w:color="auto" w:fill="BFBFBF" w:themeFill="background1" w:themeFillShade="BF"/>
            <w:vAlign w:val="center"/>
          </w:tcPr>
          <w:p w14:paraId="3BB72209" w14:textId="77777777" w:rsidR="00CF3E24" w:rsidRPr="007963C6" w:rsidRDefault="00CF3E24" w:rsidP="009C2636">
            <w:pPr>
              <w:rPr>
                <w:rFonts w:ascii="Myriad Pro" w:hAnsi="Myriad Pro"/>
                <w:b/>
                <w:bCs/>
              </w:rPr>
            </w:pPr>
            <w:r w:rsidRPr="007963C6">
              <w:rPr>
                <w:rFonts w:ascii="Myriad Pro" w:hAnsi="Myriad Pro"/>
                <w:b/>
                <w:bCs/>
              </w:rPr>
              <w:t>Type</w:t>
            </w:r>
          </w:p>
        </w:tc>
        <w:tc>
          <w:tcPr>
            <w:tcW w:w="1418" w:type="dxa"/>
            <w:shd w:val="clear" w:color="auto" w:fill="BFBFBF" w:themeFill="background1" w:themeFillShade="BF"/>
            <w:vAlign w:val="center"/>
          </w:tcPr>
          <w:p w14:paraId="7BA189CF" w14:textId="77777777" w:rsidR="00CF3E24" w:rsidRPr="007963C6" w:rsidRDefault="00CF3E24" w:rsidP="009C2636">
            <w:pPr>
              <w:rPr>
                <w:rFonts w:ascii="Myriad Pro" w:hAnsi="Myriad Pro"/>
                <w:b/>
                <w:bCs/>
              </w:rPr>
            </w:pPr>
            <w:r w:rsidRPr="007963C6">
              <w:rPr>
                <w:rFonts w:ascii="Myriad Pro" w:hAnsi="Myriad Pro"/>
                <w:b/>
                <w:bCs/>
              </w:rPr>
              <w:t>Byte Size</w:t>
            </w:r>
          </w:p>
        </w:tc>
        <w:tc>
          <w:tcPr>
            <w:tcW w:w="4677" w:type="dxa"/>
            <w:shd w:val="clear" w:color="auto" w:fill="BFBFBF" w:themeFill="background1" w:themeFillShade="BF"/>
            <w:vAlign w:val="center"/>
          </w:tcPr>
          <w:p w14:paraId="7F30C288" w14:textId="77777777" w:rsidR="00CF3E24" w:rsidRPr="007963C6" w:rsidRDefault="00CF3E24" w:rsidP="009C2636">
            <w:pPr>
              <w:rPr>
                <w:rFonts w:ascii="Myriad Pro" w:hAnsi="Myriad Pro"/>
                <w:b/>
                <w:bCs/>
              </w:rPr>
            </w:pPr>
            <w:r w:rsidRPr="007963C6">
              <w:rPr>
                <w:rFonts w:ascii="Myriad Pro" w:hAnsi="Myriad Pro"/>
                <w:b/>
                <w:bCs/>
              </w:rPr>
              <w:t>Description</w:t>
            </w:r>
          </w:p>
        </w:tc>
      </w:tr>
      <w:tr w:rsidR="00CF3E24" w:rsidRPr="007963C6" w14:paraId="13780945" w14:textId="77777777" w:rsidTr="009C2636">
        <w:trPr>
          <w:cantSplit/>
          <w:trHeight w:val="340"/>
        </w:trPr>
        <w:tc>
          <w:tcPr>
            <w:tcW w:w="1702" w:type="dxa"/>
            <w:vAlign w:val="center"/>
          </w:tcPr>
          <w:p w14:paraId="038ED40C" w14:textId="77777777" w:rsidR="00CF3E24" w:rsidRPr="007963C6" w:rsidRDefault="00CF3E24" w:rsidP="009C2636">
            <w:pPr>
              <w:pStyle w:val="aff2"/>
              <w:snapToGrid w:val="0"/>
              <w:jc w:val="both"/>
              <w:rPr>
                <w:rFonts w:ascii="Myriad Pro" w:eastAsia="方正黑体简体" w:hAnsi="Myriad Pro" w:cs="Arial"/>
                <w:color w:val="000000"/>
                <w:sz w:val="21"/>
              </w:rPr>
            </w:pPr>
            <w:r w:rsidRPr="007963C6">
              <w:rPr>
                <w:rFonts w:ascii="Myriad Pro" w:eastAsia="方正黑体简体" w:hAnsi="Myriad Pro" w:cs="Arial"/>
                <w:color w:val="000000"/>
                <w:sz w:val="21"/>
              </w:rPr>
              <w:t>device_type</w:t>
            </w:r>
          </w:p>
        </w:tc>
        <w:tc>
          <w:tcPr>
            <w:tcW w:w="992" w:type="dxa"/>
            <w:vAlign w:val="center"/>
          </w:tcPr>
          <w:p w14:paraId="196975FA" w14:textId="77777777" w:rsidR="00CF3E24" w:rsidRPr="007963C6" w:rsidRDefault="00CF3E24" w:rsidP="009C2636">
            <w:pPr>
              <w:pStyle w:val="aff2"/>
              <w:snapToGrid w:val="0"/>
              <w:jc w:val="both"/>
              <w:rPr>
                <w:rFonts w:ascii="Myriad Pro" w:eastAsia="方正黑体简体" w:hAnsi="Myriad Pro" w:cs="Arial"/>
                <w:color w:val="000000"/>
                <w:sz w:val="21"/>
              </w:rPr>
            </w:pPr>
            <w:r w:rsidRPr="007963C6">
              <w:rPr>
                <w:rFonts w:ascii="Myriad Pro" w:eastAsia="方正黑体简体" w:hAnsi="Myriad Pro" w:cs="Arial"/>
                <w:color w:val="000000"/>
                <w:sz w:val="21"/>
              </w:rPr>
              <w:t>UInt32</w:t>
            </w:r>
          </w:p>
        </w:tc>
        <w:tc>
          <w:tcPr>
            <w:tcW w:w="1418" w:type="dxa"/>
            <w:vAlign w:val="center"/>
          </w:tcPr>
          <w:p w14:paraId="7DDFB256" w14:textId="77777777" w:rsidR="00CF3E24" w:rsidRPr="007963C6" w:rsidRDefault="00CF3E24" w:rsidP="009C2636">
            <w:pPr>
              <w:pStyle w:val="aff2"/>
              <w:snapToGrid w:val="0"/>
              <w:jc w:val="both"/>
              <w:rPr>
                <w:rFonts w:ascii="Myriad Pro" w:eastAsia="方正黑体简体" w:hAnsi="Myriad Pro" w:cs="Arial"/>
                <w:color w:val="000000"/>
                <w:sz w:val="21"/>
              </w:rPr>
            </w:pPr>
            <w:r w:rsidRPr="007963C6">
              <w:rPr>
                <w:rFonts w:ascii="Myriad Pro" w:eastAsia="方正黑体简体" w:hAnsi="Myriad Pro" w:cs="Arial"/>
                <w:color w:val="000000"/>
                <w:sz w:val="21"/>
              </w:rPr>
              <w:t>4</w:t>
            </w:r>
          </w:p>
        </w:tc>
        <w:tc>
          <w:tcPr>
            <w:tcW w:w="4677" w:type="dxa"/>
            <w:vAlign w:val="center"/>
          </w:tcPr>
          <w:p w14:paraId="09C98821" w14:textId="77777777" w:rsidR="00CF3E24" w:rsidRPr="007963C6" w:rsidRDefault="00CF3E24" w:rsidP="00CF3E24">
            <w:pPr>
              <w:pStyle w:val="21"/>
              <w:snapToGrid w:val="0"/>
              <w:spacing w:line="240" w:lineRule="auto"/>
              <w:ind w:left="0"/>
              <w:rPr>
                <w:rFonts w:ascii="Myriad Pro" w:eastAsia="方正黑体简体" w:hAnsi="Myriad Pro" w:cs="Arial"/>
                <w:b/>
                <w:color w:val="000000"/>
                <w:szCs w:val="21"/>
              </w:rPr>
            </w:pPr>
            <w:r w:rsidRPr="007963C6">
              <w:rPr>
                <w:rFonts w:ascii="Myriad Pro" w:eastAsia="方正黑体简体" w:hAnsi="Myriad Pro" w:cs="Arial"/>
                <w:color w:val="000000"/>
                <w:szCs w:val="21"/>
              </w:rPr>
              <w:t>Value:0</w:t>
            </w:r>
          </w:p>
        </w:tc>
      </w:tr>
      <w:tr w:rsidR="00CF3E24" w:rsidRPr="007963C6" w14:paraId="032DA5B1" w14:textId="77777777" w:rsidTr="009C2636">
        <w:trPr>
          <w:cantSplit/>
          <w:trHeight w:val="340"/>
        </w:trPr>
        <w:tc>
          <w:tcPr>
            <w:tcW w:w="1702" w:type="dxa"/>
            <w:vAlign w:val="center"/>
          </w:tcPr>
          <w:p w14:paraId="7F086724" w14:textId="77777777" w:rsidR="00CF3E24" w:rsidRPr="007963C6" w:rsidRDefault="00CF3E24" w:rsidP="009C2636">
            <w:pPr>
              <w:pStyle w:val="aff2"/>
              <w:snapToGrid w:val="0"/>
              <w:jc w:val="both"/>
              <w:rPr>
                <w:rFonts w:ascii="Myriad Pro" w:eastAsia="方正黑体简体" w:hAnsi="Myriad Pro" w:cs="Arial"/>
                <w:color w:val="000000"/>
                <w:sz w:val="21"/>
              </w:rPr>
            </w:pPr>
            <w:r w:rsidRPr="007963C6">
              <w:rPr>
                <w:rFonts w:ascii="Myriad Pro" w:eastAsia="方正黑体简体" w:hAnsi="Myriad Pro" w:cs="Arial"/>
                <w:color w:val="000000"/>
                <w:sz w:val="21"/>
              </w:rPr>
              <w:t>device_function</w:t>
            </w:r>
          </w:p>
        </w:tc>
        <w:tc>
          <w:tcPr>
            <w:tcW w:w="992" w:type="dxa"/>
            <w:vAlign w:val="center"/>
          </w:tcPr>
          <w:p w14:paraId="0069D06F" w14:textId="77777777" w:rsidR="00CF3E24" w:rsidRPr="007963C6" w:rsidRDefault="00CF3E24" w:rsidP="009C2636">
            <w:pPr>
              <w:pStyle w:val="aff2"/>
              <w:snapToGrid w:val="0"/>
              <w:jc w:val="both"/>
              <w:rPr>
                <w:rFonts w:ascii="Myriad Pro" w:eastAsia="方正黑体简体" w:hAnsi="Myriad Pro" w:cs="Arial"/>
                <w:color w:val="000000"/>
                <w:sz w:val="21"/>
              </w:rPr>
            </w:pPr>
            <w:r w:rsidRPr="007963C6">
              <w:rPr>
                <w:rFonts w:ascii="Myriad Pro" w:eastAsia="方正黑体简体" w:hAnsi="Myriad Pro" w:cs="Arial"/>
                <w:color w:val="000000"/>
                <w:sz w:val="21"/>
              </w:rPr>
              <w:t>UInt32</w:t>
            </w:r>
          </w:p>
        </w:tc>
        <w:tc>
          <w:tcPr>
            <w:tcW w:w="1418" w:type="dxa"/>
            <w:vAlign w:val="center"/>
          </w:tcPr>
          <w:p w14:paraId="766DEBA4" w14:textId="77777777" w:rsidR="00CF3E24" w:rsidRPr="007963C6" w:rsidRDefault="00CF3E24" w:rsidP="009C2636">
            <w:pPr>
              <w:pStyle w:val="aff2"/>
              <w:snapToGrid w:val="0"/>
              <w:jc w:val="both"/>
              <w:rPr>
                <w:rFonts w:ascii="Myriad Pro" w:eastAsia="方正黑体简体" w:hAnsi="Myriad Pro" w:cs="Arial"/>
                <w:color w:val="000000"/>
                <w:sz w:val="21"/>
              </w:rPr>
            </w:pPr>
            <w:r w:rsidRPr="007963C6">
              <w:rPr>
                <w:rFonts w:ascii="Myriad Pro" w:eastAsia="方正黑体简体" w:hAnsi="Myriad Pro" w:cs="Arial"/>
                <w:color w:val="000000"/>
                <w:sz w:val="21"/>
              </w:rPr>
              <w:t>4</w:t>
            </w:r>
          </w:p>
        </w:tc>
        <w:tc>
          <w:tcPr>
            <w:tcW w:w="4677" w:type="dxa"/>
            <w:vAlign w:val="center"/>
          </w:tcPr>
          <w:p w14:paraId="71F5F10E" w14:textId="77777777" w:rsidR="00CF3E24" w:rsidRPr="007963C6" w:rsidRDefault="00CF3E24" w:rsidP="00CF3E24">
            <w:pPr>
              <w:pStyle w:val="21"/>
              <w:snapToGrid w:val="0"/>
              <w:spacing w:line="240" w:lineRule="auto"/>
              <w:ind w:left="0"/>
              <w:rPr>
                <w:rFonts w:ascii="Myriad Pro" w:eastAsia="方正黑体简体" w:hAnsi="Myriad Pro" w:cs="Arial"/>
                <w:color w:val="000000"/>
                <w:szCs w:val="21"/>
              </w:rPr>
            </w:pPr>
            <w:r w:rsidRPr="007963C6">
              <w:rPr>
                <w:rFonts w:ascii="Myriad Pro" w:eastAsia="方正黑体简体" w:hAnsi="Myriad Pro" w:cs="Arial"/>
                <w:color w:val="000000"/>
                <w:szCs w:val="21"/>
              </w:rPr>
              <w:t xml:space="preserve">Value:0  </w:t>
            </w:r>
          </w:p>
        </w:tc>
      </w:tr>
    </w:tbl>
    <w:bookmarkEnd w:id="893"/>
    <w:p w14:paraId="21EEA2A6" w14:textId="19CFA36E" w:rsidR="00CF3E24" w:rsidRPr="007D773C" w:rsidRDefault="000E740C" w:rsidP="000E740C">
      <w:pPr>
        <w:pStyle w:val="-"/>
        <w:ind w:leftChars="0" w:left="440" w:firstLine="0"/>
        <w:rPr>
          <w:rFonts w:ascii="Myriad Pro" w:eastAsia="方正黑体简体" w:hAnsi="Myriad Pro"/>
          <w:sz w:val="22"/>
          <w:szCs w:val="22"/>
        </w:rPr>
      </w:pPr>
      <w:r w:rsidRPr="007D773C">
        <w:rPr>
          <w:rFonts w:ascii="Myriad Pro" w:eastAsia="方正黑体简体" w:hAnsi="Myriad Pro"/>
          <w:sz w:val="22"/>
          <w:szCs w:val="22"/>
        </w:rPr>
        <w:t>It is recommended to set an appropriate timer according to the</w:t>
      </w:r>
      <w:r w:rsidR="00AE145B" w:rsidRPr="007D773C">
        <w:rPr>
          <w:rFonts w:ascii="Myriad Pro" w:eastAsia="方正黑体简体" w:hAnsi="Myriad Pro"/>
          <w:sz w:val="22"/>
          <w:szCs w:val="22"/>
        </w:rPr>
        <w:t xml:space="preserve"> quantity of the devices</w:t>
      </w:r>
      <w:r w:rsidRPr="007D773C">
        <w:rPr>
          <w:rFonts w:ascii="Myriad Pro" w:eastAsia="方正黑体简体" w:hAnsi="Myriad Pro"/>
          <w:sz w:val="22"/>
          <w:szCs w:val="22"/>
        </w:rPr>
        <w:t xml:space="preserve">, and send this message regularly to capture changes </w:t>
      </w:r>
      <w:r w:rsidR="00AE145B" w:rsidRPr="007D773C">
        <w:rPr>
          <w:rFonts w:ascii="Myriad Pro" w:eastAsia="方正黑体简体" w:hAnsi="Myriad Pro"/>
          <w:sz w:val="22"/>
          <w:szCs w:val="22"/>
        </w:rPr>
        <w:t>of</w:t>
      </w:r>
      <w:r w:rsidRPr="007D773C">
        <w:rPr>
          <w:rFonts w:ascii="Myriad Pro" w:eastAsia="方正黑体简体" w:hAnsi="Myriad Pro"/>
          <w:sz w:val="22"/>
          <w:szCs w:val="22"/>
        </w:rPr>
        <w:t xml:space="preserve"> network devices in time.</w:t>
      </w:r>
    </w:p>
    <w:p w14:paraId="746F67D0" w14:textId="00DEA7C2" w:rsidR="00CF3E24" w:rsidRPr="007D773C" w:rsidRDefault="003A5E04">
      <w:pPr>
        <w:pStyle w:val="-"/>
        <w:numPr>
          <w:ilvl w:val="0"/>
          <w:numId w:val="16"/>
        </w:numPr>
        <w:ind w:leftChars="0"/>
        <w:rPr>
          <w:rFonts w:ascii="Myriad Pro" w:eastAsia="方正黑体简体" w:hAnsi="Myriad Pro"/>
          <w:sz w:val="22"/>
          <w:szCs w:val="22"/>
        </w:rPr>
      </w:pPr>
      <w:r w:rsidRPr="007D773C">
        <w:rPr>
          <w:rFonts w:ascii="Myriad Pro" w:eastAsia="方正黑体简体" w:hAnsi="Myriad Pro"/>
          <w:sz w:val="22"/>
          <w:szCs w:val="22"/>
        </w:rPr>
        <w:t xml:space="preserve">Listen on the network card for UDP messages sent to the local port number 3336. The message format </w:t>
      </w:r>
      <w:r w:rsidR="005960D7" w:rsidRPr="007D773C">
        <w:rPr>
          <w:rFonts w:ascii="Myriad Pro" w:eastAsia="方正黑体简体" w:hAnsi="Myriad Pro"/>
          <w:sz w:val="22"/>
          <w:szCs w:val="22"/>
        </w:rPr>
        <w:t xml:space="preserve">is </w:t>
      </w:r>
      <w:r w:rsidRPr="007D773C">
        <w:rPr>
          <w:rFonts w:ascii="Myriad Pro" w:eastAsia="方正黑体简体" w:hAnsi="Myriad Pro"/>
          <w:sz w:val="22"/>
          <w:szCs w:val="22"/>
        </w:rPr>
        <w:t>below:</w:t>
      </w:r>
    </w:p>
    <w:tbl>
      <w:tblPr>
        <w:tblW w:w="8789" w:type="dxa"/>
        <w:tblInd w:w="391"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CellMar>
          <w:left w:w="0" w:type="dxa"/>
          <w:right w:w="0" w:type="dxa"/>
        </w:tblCellMar>
        <w:tblLook w:val="04A0" w:firstRow="1" w:lastRow="0" w:firstColumn="1" w:lastColumn="0" w:noHBand="0" w:noVBand="1"/>
      </w:tblPr>
      <w:tblGrid>
        <w:gridCol w:w="2089"/>
        <w:gridCol w:w="1253"/>
        <w:gridCol w:w="1182"/>
        <w:gridCol w:w="4265"/>
      </w:tblGrid>
      <w:tr w:rsidR="008A4E72" w:rsidRPr="007963C6" w14:paraId="18C2ABDA" w14:textId="77777777" w:rsidTr="009C2636">
        <w:trPr>
          <w:trHeight w:val="356"/>
        </w:trPr>
        <w:tc>
          <w:tcPr>
            <w:tcW w:w="2108" w:type="dxa"/>
            <w:shd w:val="clear" w:color="auto" w:fill="BFBFBF" w:themeFill="background1" w:themeFillShade="BF"/>
            <w:tcMar>
              <w:top w:w="0" w:type="dxa"/>
              <w:left w:w="108" w:type="dxa"/>
              <w:bottom w:w="0" w:type="dxa"/>
              <w:right w:w="108" w:type="dxa"/>
            </w:tcMar>
            <w:vAlign w:val="center"/>
            <w:hideMark/>
          </w:tcPr>
          <w:p w14:paraId="050C24D5" w14:textId="77777777" w:rsidR="008A4E72" w:rsidRPr="007963C6" w:rsidRDefault="008A4E72" w:rsidP="009C2636">
            <w:pPr>
              <w:rPr>
                <w:rFonts w:ascii="Myriad Pro" w:hAnsi="Myriad Pro"/>
                <w:b/>
                <w:bCs/>
              </w:rPr>
            </w:pPr>
            <w:r w:rsidRPr="007963C6">
              <w:rPr>
                <w:rFonts w:ascii="Myriad Pro" w:hAnsi="Myriad Pro"/>
                <w:b/>
                <w:bCs/>
              </w:rPr>
              <w:t>Name</w:t>
            </w:r>
          </w:p>
        </w:tc>
        <w:tc>
          <w:tcPr>
            <w:tcW w:w="975" w:type="dxa"/>
            <w:shd w:val="clear" w:color="auto" w:fill="BFBFBF" w:themeFill="background1" w:themeFillShade="BF"/>
            <w:tcMar>
              <w:top w:w="0" w:type="dxa"/>
              <w:left w:w="108" w:type="dxa"/>
              <w:bottom w:w="0" w:type="dxa"/>
              <w:right w:w="108" w:type="dxa"/>
            </w:tcMar>
            <w:vAlign w:val="center"/>
            <w:hideMark/>
          </w:tcPr>
          <w:p w14:paraId="3DEDC25E" w14:textId="77777777" w:rsidR="008A4E72" w:rsidRPr="007963C6" w:rsidRDefault="008A4E72" w:rsidP="009C2636">
            <w:pPr>
              <w:rPr>
                <w:rFonts w:ascii="Myriad Pro" w:hAnsi="Myriad Pro"/>
                <w:b/>
                <w:bCs/>
              </w:rPr>
            </w:pPr>
            <w:r w:rsidRPr="007963C6">
              <w:rPr>
                <w:rFonts w:ascii="Myriad Pro" w:hAnsi="Myriad Pro"/>
                <w:b/>
                <w:bCs/>
              </w:rPr>
              <w:t>Type</w:t>
            </w:r>
          </w:p>
        </w:tc>
        <w:tc>
          <w:tcPr>
            <w:tcW w:w="1209" w:type="dxa"/>
            <w:shd w:val="clear" w:color="auto" w:fill="BFBFBF" w:themeFill="background1" w:themeFillShade="BF"/>
            <w:tcMar>
              <w:top w:w="0" w:type="dxa"/>
              <w:left w:w="108" w:type="dxa"/>
              <w:bottom w:w="0" w:type="dxa"/>
              <w:right w:w="108" w:type="dxa"/>
            </w:tcMar>
            <w:vAlign w:val="center"/>
            <w:hideMark/>
          </w:tcPr>
          <w:p w14:paraId="65465275" w14:textId="77777777" w:rsidR="008A4E72" w:rsidRPr="007963C6" w:rsidRDefault="008A4E72" w:rsidP="009C2636">
            <w:pPr>
              <w:rPr>
                <w:rFonts w:ascii="Myriad Pro" w:hAnsi="Myriad Pro"/>
                <w:b/>
                <w:bCs/>
              </w:rPr>
            </w:pPr>
            <w:r w:rsidRPr="007963C6">
              <w:rPr>
                <w:rFonts w:ascii="Myriad Pro" w:hAnsi="Myriad Pro"/>
                <w:b/>
                <w:bCs/>
              </w:rPr>
              <w:t>Byte Size</w:t>
            </w:r>
          </w:p>
        </w:tc>
        <w:tc>
          <w:tcPr>
            <w:tcW w:w="4497" w:type="dxa"/>
            <w:shd w:val="clear" w:color="auto" w:fill="BFBFBF" w:themeFill="background1" w:themeFillShade="BF"/>
            <w:tcMar>
              <w:top w:w="0" w:type="dxa"/>
              <w:left w:w="108" w:type="dxa"/>
              <w:bottom w:w="0" w:type="dxa"/>
              <w:right w:w="108" w:type="dxa"/>
            </w:tcMar>
            <w:vAlign w:val="center"/>
            <w:hideMark/>
          </w:tcPr>
          <w:p w14:paraId="55D64930" w14:textId="77777777" w:rsidR="008A4E72" w:rsidRPr="007963C6" w:rsidRDefault="008A4E72" w:rsidP="009C2636">
            <w:pPr>
              <w:rPr>
                <w:rFonts w:ascii="Myriad Pro" w:hAnsi="Myriad Pro"/>
                <w:b/>
                <w:bCs/>
              </w:rPr>
            </w:pPr>
            <w:r w:rsidRPr="007963C6">
              <w:rPr>
                <w:rFonts w:ascii="Myriad Pro" w:hAnsi="Myriad Pro"/>
                <w:b/>
                <w:bCs/>
              </w:rPr>
              <w:t>Description</w:t>
            </w:r>
          </w:p>
        </w:tc>
      </w:tr>
      <w:tr w:rsidR="003835D1" w:rsidRPr="007963C6" w14:paraId="43FB2211" w14:textId="77777777" w:rsidTr="009C2636">
        <w:trPr>
          <w:trHeight w:val="383"/>
        </w:trPr>
        <w:tc>
          <w:tcPr>
            <w:tcW w:w="2108" w:type="dxa"/>
            <w:tcMar>
              <w:top w:w="0" w:type="dxa"/>
              <w:left w:w="108" w:type="dxa"/>
              <w:bottom w:w="0" w:type="dxa"/>
              <w:right w:w="108" w:type="dxa"/>
            </w:tcMar>
            <w:vAlign w:val="center"/>
            <w:hideMark/>
          </w:tcPr>
          <w:p w14:paraId="7F4795DF"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hideMark/>
          </w:tcPr>
          <w:p w14:paraId="784D7761"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UInt32</w:t>
            </w:r>
          </w:p>
        </w:tc>
        <w:tc>
          <w:tcPr>
            <w:tcW w:w="1209" w:type="dxa"/>
            <w:tcMar>
              <w:top w:w="0" w:type="dxa"/>
              <w:left w:w="108" w:type="dxa"/>
              <w:bottom w:w="0" w:type="dxa"/>
              <w:right w:w="108" w:type="dxa"/>
            </w:tcMar>
            <w:vAlign w:val="center"/>
            <w:hideMark/>
          </w:tcPr>
          <w:p w14:paraId="4EE9CFAE"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4</w:t>
            </w:r>
          </w:p>
        </w:tc>
        <w:tc>
          <w:tcPr>
            <w:tcW w:w="4497" w:type="dxa"/>
            <w:tcMar>
              <w:top w:w="0" w:type="dxa"/>
              <w:left w:w="108" w:type="dxa"/>
              <w:bottom w:w="0" w:type="dxa"/>
              <w:right w:w="108" w:type="dxa"/>
            </w:tcMar>
            <w:vAlign w:val="center"/>
            <w:hideMark/>
          </w:tcPr>
          <w:p w14:paraId="7AD12165" w14:textId="77777777" w:rsidR="008A4E72" w:rsidRPr="007963C6" w:rsidRDefault="008A4E72" w:rsidP="009C2636">
            <w:pPr>
              <w:pStyle w:val="21"/>
              <w:rPr>
                <w:rFonts w:ascii="Myriad Pro" w:eastAsia="方正黑体简体" w:hAnsi="Myriad Pro" w:cs="Arial"/>
                <w:color w:val="000000"/>
                <w:szCs w:val="21"/>
              </w:rPr>
            </w:pPr>
          </w:p>
        </w:tc>
      </w:tr>
      <w:tr w:rsidR="003835D1" w:rsidRPr="007963C6" w14:paraId="3E803C4C" w14:textId="77777777" w:rsidTr="009C2636">
        <w:trPr>
          <w:trHeight w:val="417"/>
        </w:trPr>
        <w:tc>
          <w:tcPr>
            <w:tcW w:w="2108" w:type="dxa"/>
            <w:tcMar>
              <w:top w:w="0" w:type="dxa"/>
              <w:left w:w="108" w:type="dxa"/>
              <w:bottom w:w="0" w:type="dxa"/>
              <w:right w:w="108" w:type="dxa"/>
            </w:tcMar>
            <w:vAlign w:val="center"/>
            <w:hideMark/>
          </w:tcPr>
          <w:p w14:paraId="1456C21E"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hideMark/>
          </w:tcPr>
          <w:p w14:paraId="5F61A781"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UInt32</w:t>
            </w:r>
          </w:p>
        </w:tc>
        <w:tc>
          <w:tcPr>
            <w:tcW w:w="1209" w:type="dxa"/>
            <w:tcMar>
              <w:top w:w="0" w:type="dxa"/>
              <w:left w:w="108" w:type="dxa"/>
              <w:bottom w:w="0" w:type="dxa"/>
              <w:right w:w="108" w:type="dxa"/>
            </w:tcMar>
            <w:vAlign w:val="center"/>
            <w:hideMark/>
          </w:tcPr>
          <w:p w14:paraId="4063D8F4"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4</w:t>
            </w:r>
          </w:p>
        </w:tc>
        <w:tc>
          <w:tcPr>
            <w:tcW w:w="4497" w:type="dxa"/>
            <w:tcMar>
              <w:top w:w="0" w:type="dxa"/>
              <w:left w:w="108" w:type="dxa"/>
              <w:bottom w:w="0" w:type="dxa"/>
              <w:right w:w="108" w:type="dxa"/>
            </w:tcMar>
            <w:vAlign w:val="center"/>
            <w:hideMark/>
          </w:tcPr>
          <w:p w14:paraId="5186E15B" w14:textId="77777777" w:rsidR="008A4E72" w:rsidRPr="007963C6" w:rsidRDefault="008A4E72" w:rsidP="009C2636">
            <w:pPr>
              <w:pStyle w:val="21"/>
              <w:rPr>
                <w:rFonts w:ascii="Myriad Pro" w:eastAsia="方正黑体简体" w:hAnsi="Myriad Pro" w:cs="Arial"/>
                <w:color w:val="000000"/>
                <w:szCs w:val="21"/>
              </w:rPr>
            </w:pPr>
          </w:p>
        </w:tc>
      </w:tr>
      <w:tr w:rsidR="003835D1" w:rsidRPr="007963C6" w14:paraId="31B2D3F1" w14:textId="77777777" w:rsidTr="009C2636">
        <w:trPr>
          <w:trHeight w:val="257"/>
        </w:trPr>
        <w:tc>
          <w:tcPr>
            <w:tcW w:w="2108" w:type="dxa"/>
            <w:tcMar>
              <w:top w:w="0" w:type="dxa"/>
              <w:left w:w="108" w:type="dxa"/>
              <w:bottom w:w="0" w:type="dxa"/>
              <w:right w:w="108" w:type="dxa"/>
            </w:tcMar>
            <w:vAlign w:val="center"/>
            <w:hideMark/>
          </w:tcPr>
          <w:p w14:paraId="5895FA16"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hideMark/>
          </w:tcPr>
          <w:p w14:paraId="0CA80CF7"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Char</w:t>
            </w:r>
          </w:p>
        </w:tc>
        <w:tc>
          <w:tcPr>
            <w:tcW w:w="1209" w:type="dxa"/>
            <w:tcMar>
              <w:top w:w="0" w:type="dxa"/>
              <w:left w:w="108" w:type="dxa"/>
              <w:bottom w:w="0" w:type="dxa"/>
              <w:right w:w="108" w:type="dxa"/>
            </w:tcMar>
            <w:vAlign w:val="center"/>
            <w:hideMark/>
          </w:tcPr>
          <w:p w14:paraId="26061395"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32</w:t>
            </w:r>
          </w:p>
        </w:tc>
        <w:tc>
          <w:tcPr>
            <w:tcW w:w="4497" w:type="dxa"/>
            <w:tcMar>
              <w:top w:w="0" w:type="dxa"/>
              <w:left w:w="108" w:type="dxa"/>
              <w:bottom w:w="0" w:type="dxa"/>
              <w:right w:w="108" w:type="dxa"/>
            </w:tcMar>
            <w:vAlign w:val="center"/>
            <w:hideMark/>
          </w:tcPr>
          <w:p w14:paraId="522A0947" w14:textId="77777777" w:rsidR="008A4E72" w:rsidRPr="007963C6" w:rsidRDefault="008A4E72" w:rsidP="009C2636">
            <w:pPr>
              <w:pStyle w:val="21"/>
              <w:rPr>
                <w:rFonts w:ascii="Myriad Pro" w:eastAsia="方正黑体简体" w:hAnsi="Myriad Pro" w:cs="Arial"/>
                <w:color w:val="000000"/>
                <w:szCs w:val="21"/>
              </w:rPr>
            </w:pPr>
          </w:p>
        </w:tc>
      </w:tr>
      <w:tr w:rsidR="003835D1" w:rsidRPr="007963C6" w14:paraId="672B7C84" w14:textId="77777777" w:rsidTr="009C2636">
        <w:trPr>
          <w:trHeight w:val="348"/>
        </w:trPr>
        <w:tc>
          <w:tcPr>
            <w:tcW w:w="2108" w:type="dxa"/>
            <w:tcMar>
              <w:top w:w="0" w:type="dxa"/>
              <w:left w:w="108" w:type="dxa"/>
              <w:bottom w:w="0" w:type="dxa"/>
              <w:right w:w="108" w:type="dxa"/>
            </w:tcMar>
            <w:vAlign w:val="center"/>
            <w:hideMark/>
          </w:tcPr>
          <w:p w14:paraId="347994A6"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Device_name</w:t>
            </w:r>
          </w:p>
        </w:tc>
        <w:tc>
          <w:tcPr>
            <w:tcW w:w="975" w:type="dxa"/>
            <w:tcMar>
              <w:top w:w="0" w:type="dxa"/>
              <w:left w:w="108" w:type="dxa"/>
              <w:bottom w:w="0" w:type="dxa"/>
              <w:right w:w="108" w:type="dxa"/>
            </w:tcMar>
            <w:vAlign w:val="center"/>
            <w:hideMark/>
          </w:tcPr>
          <w:p w14:paraId="374884D0"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Char</w:t>
            </w:r>
          </w:p>
        </w:tc>
        <w:tc>
          <w:tcPr>
            <w:tcW w:w="1209" w:type="dxa"/>
            <w:tcMar>
              <w:top w:w="0" w:type="dxa"/>
              <w:left w:w="108" w:type="dxa"/>
              <w:bottom w:w="0" w:type="dxa"/>
              <w:right w:w="108" w:type="dxa"/>
            </w:tcMar>
            <w:vAlign w:val="center"/>
            <w:hideMark/>
          </w:tcPr>
          <w:p w14:paraId="741BF79A"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64</w:t>
            </w:r>
          </w:p>
        </w:tc>
        <w:tc>
          <w:tcPr>
            <w:tcW w:w="4497" w:type="dxa"/>
            <w:tcMar>
              <w:top w:w="0" w:type="dxa"/>
              <w:left w:w="108" w:type="dxa"/>
              <w:bottom w:w="0" w:type="dxa"/>
              <w:right w:w="108" w:type="dxa"/>
            </w:tcMar>
            <w:vAlign w:val="center"/>
            <w:hideMark/>
          </w:tcPr>
          <w:p w14:paraId="6FF6B931"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Device name, including the ending '\0'</w:t>
            </w:r>
          </w:p>
        </w:tc>
      </w:tr>
      <w:tr w:rsidR="003835D1" w:rsidRPr="007963C6" w14:paraId="42AA72C1" w14:textId="77777777" w:rsidTr="009C2636">
        <w:trPr>
          <w:trHeight w:val="348"/>
        </w:trPr>
        <w:tc>
          <w:tcPr>
            <w:tcW w:w="2108" w:type="dxa"/>
            <w:tcMar>
              <w:top w:w="0" w:type="dxa"/>
              <w:left w:w="108" w:type="dxa"/>
              <w:bottom w:w="0" w:type="dxa"/>
              <w:right w:w="108" w:type="dxa"/>
            </w:tcMar>
            <w:vAlign w:val="center"/>
            <w:hideMark/>
          </w:tcPr>
          <w:p w14:paraId="0A54CD91"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hideMark/>
          </w:tcPr>
          <w:p w14:paraId="725EDF95"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UInt32</w:t>
            </w:r>
          </w:p>
        </w:tc>
        <w:tc>
          <w:tcPr>
            <w:tcW w:w="1209" w:type="dxa"/>
            <w:tcMar>
              <w:top w:w="0" w:type="dxa"/>
              <w:left w:w="108" w:type="dxa"/>
              <w:bottom w:w="0" w:type="dxa"/>
              <w:right w:w="108" w:type="dxa"/>
            </w:tcMar>
            <w:vAlign w:val="center"/>
            <w:hideMark/>
          </w:tcPr>
          <w:p w14:paraId="3CB441E7"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4</w:t>
            </w:r>
          </w:p>
        </w:tc>
        <w:tc>
          <w:tcPr>
            <w:tcW w:w="4497" w:type="dxa"/>
            <w:tcMar>
              <w:top w:w="0" w:type="dxa"/>
              <w:left w:w="108" w:type="dxa"/>
              <w:bottom w:w="0" w:type="dxa"/>
              <w:right w:w="108" w:type="dxa"/>
            </w:tcMar>
            <w:vAlign w:val="center"/>
            <w:hideMark/>
          </w:tcPr>
          <w:p w14:paraId="6A510E9C" w14:textId="77777777" w:rsidR="008A4E72" w:rsidRPr="007963C6" w:rsidRDefault="008A4E72" w:rsidP="009C2636">
            <w:pPr>
              <w:pStyle w:val="21"/>
              <w:rPr>
                <w:rFonts w:ascii="Myriad Pro" w:eastAsia="方正黑体简体" w:hAnsi="Myriad Pro" w:cs="Arial"/>
                <w:color w:val="000000"/>
                <w:szCs w:val="21"/>
              </w:rPr>
            </w:pPr>
          </w:p>
        </w:tc>
      </w:tr>
      <w:tr w:rsidR="003835D1" w:rsidRPr="007963C6" w14:paraId="62C02286" w14:textId="77777777" w:rsidTr="009C2636">
        <w:trPr>
          <w:trHeight w:val="348"/>
        </w:trPr>
        <w:tc>
          <w:tcPr>
            <w:tcW w:w="2108" w:type="dxa"/>
            <w:tcMar>
              <w:top w:w="0" w:type="dxa"/>
              <w:left w:w="108" w:type="dxa"/>
              <w:bottom w:w="0" w:type="dxa"/>
              <w:right w:w="108" w:type="dxa"/>
            </w:tcMar>
            <w:vAlign w:val="center"/>
            <w:hideMark/>
          </w:tcPr>
          <w:p w14:paraId="20012829"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Protocol version</w:t>
            </w:r>
          </w:p>
        </w:tc>
        <w:tc>
          <w:tcPr>
            <w:tcW w:w="975" w:type="dxa"/>
            <w:tcMar>
              <w:top w:w="0" w:type="dxa"/>
              <w:left w:w="108" w:type="dxa"/>
              <w:bottom w:w="0" w:type="dxa"/>
              <w:right w:w="108" w:type="dxa"/>
            </w:tcMar>
            <w:vAlign w:val="center"/>
            <w:hideMark/>
          </w:tcPr>
          <w:p w14:paraId="676E82C3"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UInt32</w:t>
            </w:r>
          </w:p>
        </w:tc>
        <w:tc>
          <w:tcPr>
            <w:tcW w:w="1209" w:type="dxa"/>
            <w:tcMar>
              <w:top w:w="0" w:type="dxa"/>
              <w:left w:w="108" w:type="dxa"/>
              <w:bottom w:w="0" w:type="dxa"/>
              <w:right w:w="108" w:type="dxa"/>
            </w:tcMar>
            <w:vAlign w:val="center"/>
            <w:hideMark/>
          </w:tcPr>
          <w:p w14:paraId="159B52D3"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4</w:t>
            </w:r>
          </w:p>
        </w:tc>
        <w:tc>
          <w:tcPr>
            <w:tcW w:w="4497" w:type="dxa"/>
            <w:tcMar>
              <w:top w:w="0" w:type="dxa"/>
              <w:left w:w="108" w:type="dxa"/>
              <w:bottom w:w="0" w:type="dxa"/>
              <w:right w:w="108" w:type="dxa"/>
            </w:tcMar>
            <w:vAlign w:val="center"/>
          </w:tcPr>
          <w:p w14:paraId="02C53648" w14:textId="77777777" w:rsidR="008A4E72" w:rsidRPr="007963C6" w:rsidRDefault="008A4E72" w:rsidP="009C2636">
            <w:pPr>
              <w:pStyle w:val="21"/>
              <w:rPr>
                <w:rFonts w:ascii="Myriad Pro" w:eastAsia="方正黑体简体" w:hAnsi="Myriad Pro" w:cs="Arial"/>
                <w:szCs w:val="21"/>
              </w:rPr>
            </w:pPr>
          </w:p>
        </w:tc>
      </w:tr>
      <w:tr w:rsidR="003835D1" w:rsidRPr="007963C6" w14:paraId="40E0BBC6" w14:textId="77777777" w:rsidTr="009C2636">
        <w:trPr>
          <w:trHeight w:val="348"/>
        </w:trPr>
        <w:tc>
          <w:tcPr>
            <w:tcW w:w="2108" w:type="dxa"/>
            <w:tcMar>
              <w:top w:w="0" w:type="dxa"/>
              <w:left w:w="108" w:type="dxa"/>
              <w:bottom w:w="0" w:type="dxa"/>
              <w:right w:w="108" w:type="dxa"/>
            </w:tcMar>
            <w:vAlign w:val="center"/>
            <w:hideMark/>
          </w:tcPr>
          <w:p w14:paraId="7FF95BA0"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hideMark/>
          </w:tcPr>
          <w:p w14:paraId="1C3CFE04"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Char</w:t>
            </w:r>
          </w:p>
        </w:tc>
        <w:tc>
          <w:tcPr>
            <w:tcW w:w="1209" w:type="dxa"/>
            <w:tcMar>
              <w:top w:w="0" w:type="dxa"/>
              <w:left w:w="108" w:type="dxa"/>
              <w:bottom w:w="0" w:type="dxa"/>
              <w:right w:w="108" w:type="dxa"/>
            </w:tcMar>
            <w:vAlign w:val="center"/>
            <w:hideMark/>
          </w:tcPr>
          <w:p w14:paraId="6AE9A0B7"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32</w:t>
            </w:r>
          </w:p>
        </w:tc>
        <w:tc>
          <w:tcPr>
            <w:tcW w:w="4497" w:type="dxa"/>
            <w:tcMar>
              <w:top w:w="0" w:type="dxa"/>
              <w:left w:w="108" w:type="dxa"/>
              <w:bottom w:w="0" w:type="dxa"/>
              <w:right w:w="108" w:type="dxa"/>
            </w:tcMar>
            <w:vAlign w:val="center"/>
          </w:tcPr>
          <w:p w14:paraId="1FC76E57" w14:textId="77777777" w:rsidR="008A4E72" w:rsidRPr="007963C6" w:rsidRDefault="008A4E72" w:rsidP="009C2636">
            <w:pPr>
              <w:pStyle w:val="21"/>
              <w:rPr>
                <w:rFonts w:ascii="Myriad Pro" w:eastAsia="方正黑体简体" w:hAnsi="Myriad Pro" w:cs="Arial"/>
                <w:color w:val="000000"/>
                <w:szCs w:val="21"/>
              </w:rPr>
            </w:pPr>
          </w:p>
        </w:tc>
      </w:tr>
      <w:tr w:rsidR="003835D1" w:rsidRPr="007963C6" w14:paraId="4C817C98" w14:textId="77777777" w:rsidTr="009C2636">
        <w:trPr>
          <w:trHeight w:val="348"/>
        </w:trPr>
        <w:tc>
          <w:tcPr>
            <w:tcW w:w="2108" w:type="dxa"/>
            <w:tcMar>
              <w:top w:w="0" w:type="dxa"/>
              <w:left w:w="108" w:type="dxa"/>
              <w:bottom w:w="0" w:type="dxa"/>
              <w:right w:w="108" w:type="dxa"/>
            </w:tcMar>
            <w:vAlign w:val="center"/>
          </w:tcPr>
          <w:p w14:paraId="08906F4D"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lastRenderedPageBreak/>
              <w:t>Reserved</w:t>
            </w:r>
          </w:p>
        </w:tc>
        <w:tc>
          <w:tcPr>
            <w:tcW w:w="975" w:type="dxa"/>
            <w:tcMar>
              <w:top w:w="0" w:type="dxa"/>
              <w:left w:w="108" w:type="dxa"/>
              <w:bottom w:w="0" w:type="dxa"/>
              <w:right w:w="108" w:type="dxa"/>
            </w:tcMar>
            <w:vAlign w:val="center"/>
          </w:tcPr>
          <w:p w14:paraId="280AA4AE"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Char</w:t>
            </w:r>
          </w:p>
        </w:tc>
        <w:tc>
          <w:tcPr>
            <w:tcW w:w="1209" w:type="dxa"/>
            <w:tcMar>
              <w:top w:w="0" w:type="dxa"/>
              <w:left w:w="108" w:type="dxa"/>
              <w:bottom w:w="0" w:type="dxa"/>
              <w:right w:w="108" w:type="dxa"/>
            </w:tcMar>
            <w:vAlign w:val="center"/>
          </w:tcPr>
          <w:p w14:paraId="3B5C7A88"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32</w:t>
            </w:r>
          </w:p>
        </w:tc>
        <w:tc>
          <w:tcPr>
            <w:tcW w:w="4497" w:type="dxa"/>
            <w:tcMar>
              <w:top w:w="0" w:type="dxa"/>
              <w:left w:w="108" w:type="dxa"/>
              <w:bottom w:w="0" w:type="dxa"/>
              <w:right w:w="108" w:type="dxa"/>
            </w:tcMar>
            <w:vAlign w:val="center"/>
          </w:tcPr>
          <w:p w14:paraId="65D58CA5" w14:textId="77777777" w:rsidR="008A4E72" w:rsidRPr="007963C6" w:rsidRDefault="008A4E72" w:rsidP="009C2636">
            <w:pPr>
              <w:pStyle w:val="21"/>
              <w:rPr>
                <w:rFonts w:ascii="Myriad Pro" w:eastAsia="方正黑体简体" w:hAnsi="Myriad Pro" w:cs="Arial"/>
                <w:color w:val="000000"/>
                <w:szCs w:val="21"/>
              </w:rPr>
            </w:pPr>
          </w:p>
        </w:tc>
      </w:tr>
      <w:tr w:rsidR="003835D1" w:rsidRPr="007963C6" w14:paraId="5D88E208" w14:textId="77777777" w:rsidTr="009C2636">
        <w:trPr>
          <w:trHeight w:val="348"/>
        </w:trPr>
        <w:tc>
          <w:tcPr>
            <w:tcW w:w="2108" w:type="dxa"/>
            <w:tcMar>
              <w:top w:w="0" w:type="dxa"/>
              <w:left w:w="108" w:type="dxa"/>
              <w:bottom w:w="0" w:type="dxa"/>
              <w:right w:w="108" w:type="dxa"/>
            </w:tcMar>
            <w:vAlign w:val="center"/>
          </w:tcPr>
          <w:p w14:paraId="1E95A737"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tcPr>
          <w:p w14:paraId="6E3CB435"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Uint32</w:t>
            </w:r>
          </w:p>
        </w:tc>
        <w:tc>
          <w:tcPr>
            <w:tcW w:w="1209" w:type="dxa"/>
            <w:tcMar>
              <w:top w:w="0" w:type="dxa"/>
              <w:left w:w="108" w:type="dxa"/>
              <w:bottom w:w="0" w:type="dxa"/>
              <w:right w:w="108" w:type="dxa"/>
            </w:tcMar>
            <w:vAlign w:val="center"/>
          </w:tcPr>
          <w:p w14:paraId="29DA3D2E" w14:textId="77777777" w:rsidR="008A4E72" w:rsidRPr="007963C6" w:rsidRDefault="008A4E72" w:rsidP="009C2636">
            <w:pPr>
              <w:pStyle w:val="21"/>
              <w:ind w:left="210"/>
              <w:rPr>
                <w:rFonts w:ascii="Myriad Pro" w:eastAsia="方正黑体简体" w:hAnsi="Myriad Pro" w:cs="Arial"/>
                <w:color w:val="000000"/>
                <w:szCs w:val="21"/>
              </w:rPr>
            </w:pPr>
            <w:r w:rsidRPr="007963C6">
              <w:rPr>
                <w:rFonts w:ascii="Myriad Pro" w:eastAsia="方正黑体简体" w:hAnsi="Myriad Pro" w:cs="Arial"/>
                <w:color w:val="000000"/>
                <w:szCs w:val="21"/>
              </w:rPr>
              <w:t>4</w:t>
            </w:r>
          </w:p>
        </w:tc>
        <w:tc>
          <w:tcPr>
            <w:tcW w:w="4497" w:type="dxa"/>
            <w:tcMar>
              <w:top w:w="0" w:type="dxa"/>
              <w:left w:w="108" w:type="dxa"/>
              <w:bottom w:w="0" w:type="dxa"/>
              <w:right w:w="108" w:type="dxa"/>
            </w:tcMar>
            <w:vAlign w:val="center"/>
          </w:tcPr>
          <w:p w14:paraId="3469E527" w14:textId="77777777" w:rsidR="008A4E72" w:rsidRPr="007963C6" w:rsidRDefault="008A4E72" w:rsidP="009C2636">
            <w:pPr>
              <w:pStyle w:val="21"/>
              <w:rPr>
                <w:rFonts w:ascii="Myriad Pro" w:eastAsia="方正黑体简体" w:hAnsi="Myriad Pro" w:cs="Arial"/>
                <w:color w:val="000000"/>
                <w:szCs w:val="21"/>
              </w:rPr>
            </w:pPr>
          </w:p>
        </w:tc>
      </w:tr>
      <w:tr w:rsidR="003835D1" w:rsidRPr="007963C6" w14:paraId="1BF63013" w14:textId="77777777" w:rsidTr="009C2636">
        <w:trPr>
          <w:trHeight w:val="348"/>
        </w:trPr>
        <w:tc>
          <w:tcPr>
            <w:tcW w:w="2108" w:type="dxa"/>
            <w:tcMar>
              <w:top w:w="0" w:type="dxa"/>
              <w:left w:w="108" w:type="dxa"/>
              <w:bottom w:w="0" w:type="dxa"/>
              <w:right w:w="108" w:type="dxa"/>
            </w:tcMar>
            <w:vAlign w:val="center"/>
          </w:tcPr>
          <w:p w14:paraId="67543714" w14:textId="77777777" w:rsidR="008A4E72" w:rsidRPr="007963C6" w:rsidRDefault="008A4E72" w:rsidP="009C2636">
            <w:pPr>
              <w:pStyle w:val="21"/>
              <w:ind w:left="210"/>
              <w:jc w:val="left"/>
              <w:rPr>
                <w:rFonts w:ascii="Myriad Pro" w:eastAsia="方正黑体简体" w:hAnsi="Myriad Pro" w:cs="Arial"/>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tcPr>
          <w:p w14:paraId="24D1E2DE" w14:textId="77777777" w:rsidR="008A4E72" w:rsidRPr="007963C6" w:rsidRDefault="008A4E72" w:rsidP="009C2636">
            <w:pPr>
              <w:pStyle w:val="21"/>
              <w:ind w:left="210"/>
              <w:rPr>
                <w:rFonts w:ascii="Myriad Pro" w:eastAsia="方正黑体简体" w:hAnsi="Myriad Pro" w:cs="Arial"/>
                <w:szCs w:val="21"/>
              </w:rPr>
            </w:pPr>
            <w:r w:rsidRPr="007963C6">
              <w:rPr>
                <w:rFonts w:ascii="Myriad Pro" w:eastAsia="方正黑体简体" w:hAnsi="Myriad Pro" w:cs="Arial"/>
                <w:szCs w:val="21"/>
              </w:rPr>
              <w:t>UInt32</w:t>
            </w:r>
          </w:p>
        </w:tc>
        <w:tc>
          <w:tcPr>
            <w:tcW w:w="1209" w:type="dxa"/>
            <w:tcMar>
              <w:top w:w="0" w:type="dxa"/>
              <w:left w:w="108" w:type="dxa"/>
              <w:bottom w:w="0" w:type="dxa"/>
              <w:right w:w="108" w:type="dxa"/>
            </w:tcMar>
            <w:vAlign w:val="center"/>
          </w:tcPr>
          <w:p w14:paraId="22F92801" w14:textId="77777777" w:rsidR="008A4E72" w:rsidRPr="007963C6" w:rsidRDefault="008A4E72" w:rsidP="009C2636">
            <w:pPr>
              <w:pStyle w:val="21"/>
              <w:ind w:left="210"/>
              <w:rPr>
                <w:rFonts w:ascii="Myriad Pro" w:eastAsia="方正黑体简体" w:hAnsi="Myriad Pro" w:cs="Arial"/>
                <w:szCs w:val="21"/>
              </w:rPr>
            </w:pPr>
            <w:r w:rsidRPr="007963C6">
              <w:rPr>
                <w:rFonts w:ascii="Myriad Pro" w:eastAsia="方正黑体简体" w:hAnsi="Myriad Pro" w:cs="Arial"/>
                <w:szCs w:val="21"/>
              </w:rPr>
              <w:t>4</w:t>
            </w:r>
          </w:p>
        </w:tc>
        <w:tc>
          <w:tcPr>
            <w:tcW w:w="4497" w:type="dxa"/>
            <w:tcMar>
              <w:top w:w="0" w:type="dxa"/>
              <w:left w:w="108" w:type="dxa"/>
              <w:bottom w:w="0" w:type="dxa"/>
              <w:right w:w="108" w:type="dxa"/>
            </w:tcMar>
            <w:vAlign w:val="center"/>
          </w:tcPr>
          <w:p w14:paraId="4B808189" w14:textId="77777777" w:rsidR="008A4E72" w:rsidRPr="007963C6" w:rsidRDefault="008A4E72" w:rsidP="009C2636">
            <w:pPr>
              <w:pStyle w:val="21"/>
              <w:rPr>
                <w:rFonts w:ascii="Myriad Pro" w:eastAsia="方正黑体简体" w:hAnsi="Myriad Pro" w:cs="Arial"/>
                <w:szCs w:val="21"/>
              </w:rPr>
            </w:pPr>
          </w:p>
        </w:tc>
      </w:tr>
      <w:tr w:rsidR="003835D1" w:rsidRPr="007963C6" w14:paraId="62D7C793" w14:textId="77777777" w:rsidTr="009C2636">
        <w:trPr>
          <w:trHeight w:val="348"/>
        </w:trPr>
        <w:tc>
          <w:tcPr>
            <w:tcW w:w="2108" w:type="dxa"/>
            <w:tcMar>
              <w:top w:w="0" w:type="dxa"/>
              <w:left w:w="108" w:type="dxa"/>
              <w:bottom w:w="0" w:type="dxa"/>
              <w:right w:w="108" w:type="dxa"/>
            </w:tcMar>
            <w:vAlign w:val="center"/>
          </w:tcPr>
          <w:p w14:paraId="4E9F116F" w14:textId="77777777" w:rsidR="008A4E72" w:rsidRPr="007963C6" w:rsidRDefault="008A4E72" w:rsidP="009C2636">
            <w:pPr>
              <w:pStyle w:val="21"/>
              <w:ind w:left="210"/>
              <w:jc w:val="left"/>
              <w:rPr>
                <w:rFonts w:ascii="Myriad Pro" w:eastAsia="方正黑体简体" w:hAnsi="Myriad Pro" w:cs="Arial"/>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tcPr>
          <w:p w14:paraId="476CA292" w14:textId="77777777" w:rsidR="008A4E72" w:rsidRPr="007963C6" w:rsidRDefault="008A4E72" w:rsidP="009C2636">
            <w:pPr>
              <w:pStyle w:val="21"/>
              <w:ind w:left="210"/>
              <w:rPr>
                <w:rFonts w:ascii="Myriad Pro" w:eastAsia="方正黑体简体" w:hAnsi="Myriad Pro" w:cs="Arial"/>
                <w:szCs w:val="21"/>
              </w:rPr>
            </w:pPr>
            <w:r w:rsidRPr="007963C6">
              <w:rPr>
                <w:rFonts w:ascii="Myriad Pro" w:eastAsia="方正黑体简体" w:hAnsi="Myriad Pro" w:cs="Arial"/>
                <w:szCs w:val="21"/>
              </w:rPr>
              <w:t>Char</w:t>
            </w:r>
          </w:p>
        </w:tc>
        <w:tc>
          <w:tcPr>
            <w:tcW w:w="1209" w:type="dxa"/>
            <w:tcMar>
              <w:top w:w="0" w:type="dxa"/>
              <w:left w:w="108" w:type="dxa"/>
              <w:bottom w:w="0" w:type="dxa"/>
              <w:right w:w="108" w:type="dxa"/>
            </w:tcMar>
            <w:vAlign w:val="center"/>
          </w:tcPr>
          <w:p w14:paraId="2DA58D50" w14:textId="77777777" w:rsidR="008A4E72" w:rsidRPr="007963C6" w:rsidRDefault="008A4E72" w:rsidP="009C2636">
            <w:pPr>
              <w:pStyle w:val="21"/>
              <w:ind w:left="210"/>
              <w:rPr>
                <w:rFonts w:ascii="Myriad Pro" w:eastAsia="方正黑体简体" w:hAnsi="Myriad Pro" w:cs="Arial"/>
                <w:szCs w:val="21"/>
              </w:rPr>
            </w:pPr>
            <w:r w:rsidRPr="007963C6">
              <w:rPr>
                <w:rFonts w:ascii="Myriad Pro" w:eastAsia="方正黑体简体" w:hAnsi="Myriad Pro" w:cs="Arial"/>
                <w:szCs w:val="21"/>
              </w:rPr>
              <w:t>16</w:t>
            </w:r>
          </w:p>
        </w:tc>
        <w:tc>
          <w:tcPr>
            <w:tcW w:w="4497" w:type="dxa"/>
            <w:tcMar>
              <w:top w:w="0" w:type="dxa"/>
              <w:left w:w="108" w:type="dxa"/>
              <w:bottom w:w="0" w:type="dxa"/>
              <w:right w:w="108" w:type="dxa"/>
            </w:tcMar>
            <w:vAlign w:val="center"/>
          </w:tcPr>
          <w:p w14:paraId="432AFA79" w14:textId="77777777" w:rsidR="008A4E72" w:rsidRPr="007963C6" w:rsidRDefault="008A4E72" w:rsidP="009C2636">
            <w:pPr>
              <w:pStyle w:val="21"/>
              <w:rPr>
                <w:rFonts w:ascii="Myriad Pro" w:eastAsia="方正黑体简体" w:hAnsi="Myriad Pro" w:cs="Arial"/>
                <w:szCs w:val="21"/>
              </w:rPr>
            </w:pPr>
          </w:p>
        </w:tc>
      </w:tr>
      <w:tr w:rsidR="003835D1" w:rsidRPr="007963C6" w14:paraId="0DC799A2" w14:textId="77777777" w:rsidTr="009C2636">
        <w:trPr>
          <w:trHeight w:val="268"/>
        </w:trPr>
        <w:tc>
          <w:tcPr>
            <w:tcW w:w="2108" w:type="dxa"/>
            <w:tcMar>
              <w:top w:w="0" w:type="dxa"/>
              <w:left w:w="108" w:type="dxa"/>
              <w:bottom w:w="0" w:type="dxa"/>
              <w:right w:w="108" w:type="dxa"/>
            </w:tcMar>
            <w:vAlign w:val="center"/>
            <w:hideMark/>
          </w:tcPr>
          <w:p w14:paraId="0B104785" w14:textId="77777777" w:rsidR="008A4E72" w:rsidRPr="007963C6" w:rsidRDefault="008A4E72" w:rsidP="009C2636">
            <w:pPr>
              <w:pStyle w:val="21"/>
              <w:ind w:left="210"/>
              <w:jc w:val="left"/>
              <w:rPr>
                <w:rFonts w:ascii="Myriad Pro" w:eastAsia="方正黑体简体" w:hAnsi="Myriad Pro" w:cs="Arial"/>
                <w:color w:val="000000"/>
                <w:szCs w:val="21"/>
              </w:rPr>
            </w:pPr>
            <w:r w:rsidRPr="007963C6">
              <w:rPr>
                <w:rFonts w:ascii="Myriad Pro" w:eastAsia="方正黑体简体" w:hAnsi="Myriad Pro" w:cs="Arial"/>
                <w:color w:val="000000"/>
                <w:szCs w:val="21"/>
              </w:rPr>
              <w:t>Reserved</w:t>
            </w:r>
          </w:p>
        </w:tc>
        <w:tc>
          <w:tcPr>
            <w:tcW w:w="975" w:type="dxa"/>
            <w:tcMar>
              <w:top w:w="0" w:type="dxa"/>
              <w:left w:w="108" w:type="dxa"/>
              <w:bottom w:w="0" w:type="dxa"/>
              <w:right w:w="108" w:type="dxa"/>
            </w:tcMar>
            <w:vAlign w:val="center"/>
            <w:hideMark/>
          </w:tcPr>
          <w:p w14:paraId="0A946920" w14:textId="77777777" w:rsidR="008A4E72" w:rsidRPr="007963C6" w:rsidRDefault="008A4E72" w:rsidP="009C2636">
            <w:pPr>
              <w:pStyle w:val="21"/>
              <w:ind w:left="210"/>
              <w:rPr>
                <w:rFonts w:ascii="Myriad Pro" w:eastAsia="方正黑体简体" w:hAnsi="Myriad Pro" w:cs="Arial"/>
                <w:szCs w:val="21"/>
              </w:rPr>
            </w:pPr>
            <w:r w:rsidRPr="007963C6">
              <w:rPr>
                <w:rFonts w:ascii="Myriad Pro" w:eastAsia="方正黑体简体" w:hAnsi="Myriad Pro" w:cs="Arial"/>
                <w:szCs w:val="21"/>
              </w:rPr>
              <w:t>Char</w:t>
            </w:r>
          </w:p>
        </w:tc>
        <w:tc>
          <w:tcPr>
            <w:tcW w:w="1209" w:type="dxa"/>
            <w:tcMar>
              <w:top w:w="0" w:type="dxa"/>
              <w:left w:w="108" w:type="dxa"/>
              <w:bottom w:w="0" w:type="dxa"/>
              <w:right w:w="108" w:type="dxa"/>
            </w:tcMar>
            <w:vAlign w:val="center"/>
            <w:hideMark/>
          </w:tcPr>
          <w:p w14:paraId="7A919FC0" w14:textId="77777777" w:rsidR="008A4E72" w:rsidRPr="007963C6" w:rsidRDefault="008A4E72" w:rsidP="009C2636">
            <w:pPr>
              <w:pStyle w:val="21"/>
              <w:ind w:left="210"/>
              <w:rPr>
                <w:rFonts w:ascii="Myriad Pro" w:eastAsia="方正黑体简体" w:hAnsi="Myriad Pro" w:cs="Arial"/>
                <w:szCs w:val="21"/>
              </w:rPr>
            </w:pPr>
            <w:r w:rsidRPr="007963C6">
              <w:rPr>
                <w:rFonts w:ascii="Myriad Pro" w:eastAsia="方正黑体简体" w:hAnsi="Myriad Pro" w:cs="Arial"/>
                <w:szCs w:val="21"/>
              </w:rPr>
              <w:t>96</w:t>
            </w:r>
          </w:p>
        </w:tc>
        <w:tc>
          <w:tcPr>
            <w:tcW w:w="4497" w:type="dxa"/>
            <w:tcMar>
              <w:top w:w="0" w:type="dxa"/>
              <w:left w:w="108" w:type="dxa"/>
              <w:bottom w:w="0" w:type="dxa"/>
              <w:right w:w="108" w:type="dxa"/>
            </w:tcMar>
            <w:vAlign w:val="center"/>
          </w:tcPr>
          <w:p w14:paraId="3FAA929E" w14:textId="77777777" w:rsidR="008A4E72" w:rsidRPr="007963C6" w:rsidRDefault="008A4E72" w:rsidP="009C2636">
            <w:pPr>
              <w:pStyle w:val="21"/>
              <w:rPr>
                <w:rFonts w:ascii="Myriad Pro" w:eastAsia="方正黑体简体" w:hAnsi="Myriad Pro" w:cs="Arial"/>
                <w:color w:val="000000"/>
                <w:szCs w:val="21"/>
              </w:rPr>
            </w:pPr>
          </w:p>
        </w:tc>
      </w:tr>
    </w:tbl>
    <w:p w14:paraId="0BD5B20F" w14:textId="031CF593" w:rsidR="00CF3E24" w:rsidRPr="007D773C" w:rsidRDefault="006E1FAD" w:rsidP="00CF3E24">
      <w:pPr>
        <w:pStyle w:val="-"/>
        <w:ind w:leftChars="0" w:left="440" w:firstLine="0"/>
        <w:rPr>
          <w:rFonts w:ascii="Myriad Pro" w:eastAsia="方正黑体简体" w:hAnsi="Myriad Pro"/>
          <w:sz w:val="22"/>
          <w:szCs w:val="22"/>
        </w:rPr>
      </w:pPr>
      <w:r w:rsidRPr="007D773C">
        <w:rPr>
          <w:rFonts w:ascii="Myriad Pro" w:eastAsia="方正黑体简体" w:hAnsi="Myriad Pro"/>
          <w:sz w:val="22"/>
          <w:szCs w:val="22"/>
        </w:rPr>
        <w:t xml:space="preserve">The </w:t>
      </w:r>
      <w:r w:rsidRPr="007D773C">
        <w:rPr>
          <w:rFonts w:ascii="Myriad Pro" w:eastAsia="方正黑体简体" w:hAnsi="Myriad Pro" w:cs="Arial"/>
          <w:i/>
          <w:iCs/>
          <w:color w:val="000000"/>
          <w:sz w:val="22"/>
          <w:szCs w:val="22"/>
        </w:rPr>
        <w:t>Device_name</w:t>
      </w:r>
      <w:r w:rsidRPr="007D773C">
        <w:rPr>
          <w:rFonts w:ascii="Myriad Pro" w:eastAsia="方正黑体简体" w:hAnsi="Myriad Pro" w:cs="Arial"/>
          <w:color w:val="000000"/>
          <w:sz w:val="22"/>
          <w:szCs w:val="22"/>
        </w:rPr>
        <w:t xml:space="preserve"> </w:t>
      </w:r>
      <w:ins w:id="894" w:author="Chelsea Lee" w:date="2023-09-20T11:34:00Z">
        <w:r w:rsidR="007A6AF8">
          <w:rPr>
            <w:rFonts w:ascii="Myriad Pro" w:eastAsia="方正黑体简体" w:hAnsi="Myriad Pro" w:cs="Arial"/>
            <w:color w:val="000000"/>
            <w:sz w:val="22"/>
            <w:szCs w:val="22"/>
          </w:rPr>
          <w:t>(</w:t>
        </w:r>
      </w:ins>
      <w:ins w:id="895" w:author="Chelsea Lee" w:date="2023-09-20T11:36:00Z">
        <w:r w:rsidR="00144A2E">
          <w:rPr>
            <w:rFonts w:ascii="Myriad Pro" w:eastAsia="方正黑体简体" w:hAnsi="Myriad Pro" w:cs="Arial"/>
            <w:color w:val="000000"/>
            <w:sz w:val="22"/>
            <w:szCs w:val="22"/>
          </w:rPr>
          <w:t xml:space="preserve">hereinafter </w:t>
        </w:r>
      </w:ins>
      <w:ins w:id="896" w:author="Chelsea Lee" w:date="2023-09-20T11:34:00Z">
        <w:r w:rsidR="007A6AF8">
          <w:rPr>
            <w:rFonts w:ascii="Myriad Pro" w:eastAsia="方正黑体简体" w:hAnsi="Myriad Pro" w:cs="Arial"/>
            <w:color w:val="000000"/>
            <w:sz w:val="22"/>
            <w:szCs w:val="22"/>
          </w:rPr>
          <w:t>also refer</w:t>
        </w:r>
      </w:ins>
      <w:ins w:id="897" w:author="Chelsea Lee" w:date="2023-09-20T11:35:00Z">
        <w:r w:rsidR="007A6AF8">
          <w:rPr>
            <w:rFonts w:ascii="Myriad Pro" w:eastAsia="方正黑体简体" w:hAnsi="Myriad Pro" w:cs="Arial"/>
            <w:color w:val="000000"/>
            <w:sz w:val="22"/>
            <w:szCs w:val="22"/>
          </w:rPr>
          <w:t>red to as “hostname”</w:t>
        </w:r>
      </w:ins>
      <w:ins w:id="898" w:author="Chelsea Lee" w:date="2023-09-20T11:34:00Z">
        <w:r w:rsidR="007A6AF8">
          <w:rPr>
            <w:rFonts w:ascii="Myriad Pro" w:eastAsia="方正黑体简体" w:hAnsi="Myriad Pro" w:cs="Arial"/>
            <w:color w:val="000000"/>
            <w:sz w:val="22"/>
            <w:szCs w:val="22"/>
          </w:rPr>
          <w:t xml:space="preserve">) </w:t>
        </w:r>
      </w:ins>
      <w:ins w:id="899" w:author="Chelsea Lee" w:date="2023-09-20T11:40:00Z">
        <w:r w:rsidR="007A6085">
          <w:rPr>
            <w:rFonts w:ascii="Myriad Pro" w:eastAsia="方正黑体简体" w:hAnsi="Myriad Pro" w:cs="Arial"/>
            <w:color w:val="000000"/>
            <w:sz w:val="22"/>
            <w:szCs w:val="22"/>
          </w:rPr>
          <w:t xml:space="preserve">can be obtained </w:t>
        </w:r>
      </w:ins>
      <w:ins w:id="900" w:author="Chelsea Lee" w:date="2023-09-20T11:41:00Z">
        <w:r w:rsidR="007A6085">
          <w:rPr>
            <w:rFonts w:ascii="Myriad Pro" w:eastAsia="方正黑体简体" w:hAnsi="Myriad Pro" w:cs="Arial"/>
            <w:color w:val="000000"/>
            <w:sz w:val="22"/>
            <w:szCs w:val="22"/>
          </w:rPr>
          <w:t xml:space="preserve">through message parsing, </w:t>
        </w:r>
      </w:ins>
      <w:r w:rsidR="00570AB3" w:rsidRPr="007D773C">
        <w:rPr>
          <w:rFonts w:ascii="Myriad Pro" w:eastAsia="方正黑体简体" w:hAnsi="Myriad Pro" w:cs="Arial"/>
          <w:color w:val="000000"/>
          <w:sz w:val="22"/>
          <w:szCs w:val="22"/>
        </w:rPr>
        <w:t>and</w:t>
      </w:r>
      <w:ins w:id="901" w:author="Chelsea Lee" w:date="2023-09-20T11:44:00Z">
        <w:r w:rsidR="00080199">
          <w:rPr>
            <w:rFonts w:ascii="Myriad Pro" w:eastAsia="方正黑体简体" w:hAnsi="Myriad Pro" w:cs="Arial"/>
            <w:color w:val="000000"/>
            <w:sz w:val="22"/>
            <w:szCs w:val="22"/>
          </w:rPr>
          <w:t xml:space="preserve"> the sending device’</w:t>
        </w:r>
      </w:ins>
      <w:ins w:id="902" w:author="Chelsea Lee" w:date="2023-09-28T09:59:00Z">
        <w:r w:rsidR="00893FB4">
          <w:rPr>
            <w:rFonts w:ascii="Myriad Pro" w:eastAsia="方正黑体简体" w:hAnsi="Myriad Pro" w:cs="Arial" w:hint="eastAsia"/>
            <w:color w:val="000000"/>
            <w:sz w:val="22"/>
            <w:szCs w:val="22"/>
          </w:rPr>
          <w:t>s</w:t>
        </w:r>
      </w:ins>
      <w:r w:rsidR="00570AB3" w:rsidRPr="007D773C">
        <w:rPr>
          <w:rFonts w:ascii="Myriad Pro" w:eastAsia="方正黑体简体" w:hAnsi="Myriad Pro" w:cs="Arial"/>
          <w:color w:val="000000"/>
          <w:sz w:val="22"/>
          <w:szCs w:val="22"/>
        </w:rPr>
        <w:t xml:space="preserve"> IP address </w:t>
      </w:r>
      <w:del w:id="903" w:author="Chelsea Lee" w:date="2023-09-20T11:41:00Z">
        <w:r w:rsidR="00570AB3" w:rsidRPr="007D773C" w:rsidDel="007A6085">
          <w:rPr>
            <w:rFonts w:ascii="Myriad Pro" w:eastAsia="方正黑体简体" w:hAnsi="Myriad Pro" w:cs="Arial"/>
            <w:color w:val="000000"/>
            <w:sz w:val="22"/>
            <w:szCs w:val="22"/>
          </w:rPr>
          <w:delText xml:space="preserve">of the </w:delText>
        </w:r>
        <w:r w:rsidRPr="007D773C" w:rsidDel="007A6085">
          <w:rPr>
            <w:rFonts w:ascii="Myriad Pro" w:eastAsia="方正黑体简体" w:hAnsi="Myriad Pro" w:cs="Arial"/>
            <w:color w:val="000000"/>
            <w:sz w:val="22"/>
            <w:szCs w:val="22"/>
          </w:rPr>
          <w:delText>device</w:delText>
        </w:r>
        <w:r w:rsidR="00570AB3" w:rsidRPr="007D773C" w:rsidDel="007A6085">
          <w:rPr>
            <w:rFonts w:ascii="Myriad Pro" w:eastAsia="方正黑体简体" w:hAnsi="Myriad Pro" w:cs="Arial"/>
            <w:color w:val="000000"/>
            <w:sz w:val="22"/>
            <w:szCs w:val="22"/>
          </w:rPr>
          <w:delText xml:space="preserve"> </w:delText>
        </w:r>
      </w:del>
      <w:del w:id="904" w:author="Chelsea Lee" w:date="2023-09-20T11:43:00Z">
        <w:r w:rsidR="00570AB3" w:rsidRPr="007D773C" w:rsidDel="004A03C0">
          <w:rPr>
            <w:rFonts w:ascii="Myriad Pro" w:eastAsia="方正黑体简体" w:hAnsi="Myriad Pro" w:cs="Arial"/>
            <w:color w:val="000000"/>
            <w:sz w:val="22"/>
            <w:szCs w:val="22"/>
          </w:rPr>
          <w:delText>that send</w:delText>
        </w:r>
        <w:r w:rsidR="00C21385" w:rsidRPr="007D773C" w:rsidDel="004A03C0">
          <w:rPr>
            <w:rFonts w:ascii="Myriad Pro" w:eastAsia="方正黑体简体" w:hAnsi="Myriad Pro" w:cs="Arial"/>
            <w:color w:val="000000"/>
            <w:sz w:val="22"/>
            <w:szCs w:val="22"/>
          </w:rPr>
          <w:delText>s</w:delText>
        </w:r>
        <w:r w:rsidR="00570AB3" w:rsidRPr="007D773C" w:rsidDel="004A03C0">
          <w:rPr>
            <w:rFonts w:ascii="Myriad Pro" w:eastAsia="方正黑体简体" w:hAnsi="Myriad Pro" w:cs="Arial"/>
            <w:color w:val="000000"/>
            <w:sz w:val="22"/>
            <w:szCs w:val="22"/>
          </w:rPr>
          <w:delText xml:space="preserve"> UDP message</w:delText>
        </w:r>
        <w:r w:rsidR="00C21385" w:rsidRPr="007D773C" w:rsidDel="004A03C0">
          <w:rPr>
            <w:rFonts w:ascii="Myriad Pro" w:eastAsia="方正黑体简体" w:hAnsi="Myriad Pro" w:cs="Arial"/>
            <w:color w:val="000000"/>
            <w:sz w:val="22"/>
            <w:szCs w:val="22"/>
          </w:rPr>
          <w:delText>s</w:delText>
        </w:r>
        <w:r w:rsidRPr="007D773C" w:rsidDel="004A03C0">
          <w:rPr>
            <w:rFonts w:ascii="Myriad Pro" w:eastAsia="方正黑体简体" w:hAnsi="Myriad Pro" w:cs="Arial"/>
            <w:color w:val="000000"/>
            <w:sz w:val="22"/>
            <w:szCs w:val="22"/>
          </w:rPr>
          <w:delText xml:space="preserve"> </w:delText>
        </w:r>
      </w:del>
      <w:r w:rsidRPr="007D773C">
        <w:rPr>
          <w:rFonts w:ascii="Myriad Pro" w:eastAsia="方正黑体简体" w:hAnsi="Myriad Pro" w:cs="Arial"/>
          <w:color w:val="000000"/>
          <w:sz w:val="22"/>
          <w:szCs w:val="22"/>
        </w:rPr>
        <w:t>can be obtained</w:t>
      </w:r>
      <w:del w:id="905" w:author="Chelsea Lee" w:date="2023-09-20T11:43:00Z">
        <w:r w:rsidRPr="007D773C" w:rsidDel="004A03C0">
          <w:rPr>
            <w:rFonts w:ascii="Myriad Pro" w:eastAsia="方正黑体简体" w:hAnsi="Myriad Pro" w:cs="Arial"/>
            <w:color w:val="000000"/>
            <w:sz w:val="22"/>
            <w:szCs w:val="22"/>
          </w:rPr>
          <w:delText xml:space="preserve"> </w:delText>
        </w:r>
      </w:del>
      <w:ins w:id="906" w:author="Chelsea Lee" w:date="2023-09-20T11:43:00Z">
        <w:r w:rsidR="004A03C0">
          <w:rPr>
            <w:rFonts w:ascii="Myriad Pro" w:eastAsia="方正黑体简体" w:hAnsi="Myriad Pro" w:cs="Arial"/>
            <w:color w:val="000000"/>
            <w:sz w:val="22"/>
            <w:szCs w:val="22"/>
          </w:rPr>
          <w:t xml:space="preserve"> according to the UDP message</w:t>
        </w:r>
      </w:ins>
      <w:del w:id="907" w:author="Chelsea Lee" w:date="2023-09-20T11:43:00Z">
        <w:r w:rsidRPr="007D773C" w:rsidDel="004A03C0">
          <w:rPr>
            <w:rFonts w:ascii="Myriad Pro" w:eastAsia="方正黑体简体" w:hAnsi="Myriad Pro" w:cs="Arial"/>
            <w:color w:val="000000"/>
            <w:sz w:val="22"/>
            <w:szCs w:val="22"/>
          </w:rPr>
          <w:delText>by</w:delText>
        </w:r>
        <w:r w:rsidR="00C21385" w:rsidRPr="007D773C" w:rsidDel="004A03C0">
          <w:rPr>
            <w:rFonts w:ascii="Myriad Pro" w:eastAsia="方正黑体简体" w:hAnsi="Myriad Pro" w:cs="Arial"/>
            <w:color w:val="000000"/>
            <w:sz w:val="22"/>
            <w:szCs w:val="22"/>
          </w:rPr>
          <w:delText xml:space="preserve"> parsing of the message</w:delText>
        </w:r>
      </w:del>
      <w:r w:rsidR="00C21385" w:rsidRPr="007D773C">
        <w:rPr>
          <w:rFonts w:ascii="Myriad Pro" w:eastAsia="方正黑体简体" w:hAnsi="Myriad Pro" w:cs="Arial"/>
          <w:color w:val="000000"/>
          <w:sz w:val="22"/>
          <w:szCs w:val="22"/>
        </w:rPr>
        <w:t>.</w:t>
      </w:r>
      <w:ins w:id="908" w:author="Chelsea Lee" w:date="2023-09-20T11:41:00Z">
        <w:r w:rsidR="005838C0">
          <w:rPr>
            <w:rFonts w:ascii="Myriad Pro" w:eastAsia="方正黑体简体" w:hAnsi="Myriad Pro" w:cs="Arial"/>
            <w:color w:val="000000"/>
            <w:sz w:val="22"/>
            <w:szCs w:val="22"/>
          </w:rPr>
          <w:t xml:space="preserve"> </w:t>
        </w:r>
      </w:ins>
    </w:p>
    <w:p w14:paraId="73FE2B46" w14:textId="3E27781C" w:rsidR="00432C26" w:rsidRPr="007D773C" w:rsidRDefault="00C21385" w:rsidP="00C21385">
      <w:pPr>
        <w:pStyle w:val="-"/>
        <w:ind w:leftChars="0" w:left="440" w:firstLine="0"/>
        <w:rPr>
          <w:rFonts w:ascii="Myriad Pro" w:eastAsia="方正黑体简体" w:hAnsi="Myriad Pro"/>
          <w:sz w:val="22"/>
          <w:szCs w:val="22"/>
        </w:rPr>
      </w:pPr>
      <w:r w:rsidRPr="007D773C">
        <w:rPr>
          <w:rFonts w:ascii="Myriad Pro" w:eastAsia="方正黑体简体" w:hAnsi="Myriad Pro"/>
          <w:b/>
          <w:bCs/>
          <w:sz w:val="22"/>
          <w:szCs w:val="22"/>
        </w:rPr>
        <w:t xml:space="preserve">Supported devices: </w:t>
      </w:r>
      <w:r w:rsidRPr="007D773C">
        <w:rPr>
          <w:rFonts w:ascii="Myriad Pro" w:eastAsia="方正黑体简体" w:hAnsi="Myriad Pro"/>
          <w:sz w:val="22"/>
          <w:szCs w:val="22"/>
        </w:rPr>
        <w:t>All devices.</w:t>
      </w:r>
    </w:p>
    <w:p w14:paraId="68F0D5E9" w14:textId="77777777" w:rsidR="007B515A" w:rsidRPr="007963C6" w:rsidRDefault="007B515A" w:rsidP="0038355E">
      <w:pPr>
        <w:pStyle w:val="-"/>
        <w:rPr>
          <w:rFonts w:ascii="Myriad Pro" w:eastAsia="方正黑体简体" w:hAnsi="Myriad Pro"/>
        </w:rPr>
      </w:pPr>
    </w:p>
    <w:p w14:paraId="36AEBD6E" w14:textId="6C26B6FA" w:rsidR="00383277" w:rsidRPr="007963C6" w:rsidRDefault="00B72EDC" w:rsidP="007B515A">
      <w:pPr>
        <w:pStyle w:val="1"/>
        <w:ind w:left="442" w:hanging="442"/>
      </w:pPr>
      <w:bookmarkStart w:id="909" w:name="_Toc214962381"/>
      <w:r w:rsidRPr="007963C6">
        <w:t>Functions Based on Telnet Session</w:t>
      </w:r>
      <w:bookmarkEnd w:id="909"/>
    </w:p>
    <w:p w14:paraId="3E3E5C51" w14:textId="26600F37" w:rsidR="00B72EDC" w:rsidRPr="007D773C" w:rsidRDefault="00B72EDC" w:rsidP="00B72EDC">
      <w:pPr>
        <w:pStyle w:val="Body"/>
        <w:rPr>
          <w:rFonts w:eastAsiaTheme="minorEastAsia"/>
          <w:sz w:val="22"/>
          <w:szCs w:val="22"/>
        </w:rPr>
      </w:pPr>
      <w:r w:rsidRPr="007D773C">
        <w:rPr>
          <w:rFonts w:eastAsiaTheme="minorEastAsia"/>
          <w:sz w:val="22"/>
          <w:szCs w:val="22"/>
        </w:rPr>
        <w:t xml:space="preserve">As methods mentioned above, </w:t>
      </w:r>
      <w:r w:rsidR="00BA3566" w:rsidRPr="007D773C">
        <w:rPr>
          <w:rFonts w:eastAsiaTheme="minorEastAsia"/>
          <w:sz w:val="22"/>
          <w:szCs w:val="22"/>
        </w:rPr>
        <w:t xml:space="preserve">after the client app </w:t>
      </w:r>
      <w:r w:rsidR="00CD6491" w:rsidRPr="007D773C">
        <w:rPr>
          <w:rFonts w:eastAsiaTheme="minorEastAsia"/>
          <w:sz w:val="22"/>
          <w:szCs w:val="22"/>
        </w:rPr>
        <w:t xml:space="preserve">obtains the IP address of a certain TX or RX, it is able to log in to the device console through Telnet protocol </w:t>
      </w:r>
      <w:r w:rsidR="00483F94" w:rsidRPr="007D773C">
        <w:rPr>
          <w:rFonts w:eastAsiaTheme="minorEastAsia"/>
          <w:sz w:val="22"/>
          <w:szCs w:val="22"/>
        </w:rPr>
        <w:t>and</w:t>
      </w:r>
      <w:r w:rsidR="00CD6491" w:rsidRPr="007D773C">
        <w:rPr>
          <w:rFonts w:eastAsiaTheme="minorEastAsia"/>
          <w:sz w:val="22"/>
          <w:szCs w:val="22"/>
        </w:rPr>
        <w:t xml:space="preserve"> establish Telnet session</w:t>
      </w:r>
      <w:r w:rsidR="00801AA1" w:rsidRPr="007D773C">
        <w:rPr>
          <w:rFonts w:eastAsiaTheme="minorEastAsia"/>
          <w:sz w:val="22"/>
          <w:szCs w:val="22"/>
        </w:rPr>
        <w:t>.</w:t>
      </w:r>
    </w:p>
    <w:p w14:paraId="4D829135" w14:textId="3A906ACA" w:rsidR="00801AA1" w:rsidRPr="007D773C" w:rsidRDefault="00C53727" w:rsidP="00B72EDC">
      <w:pPr>
        <w:pStyle w:val="Body"/>
        <w:rPr>
          <w:rFonts w:eastAsiaTheme="minorEastAsia"/>
          <w:sz w:val="22"/>
          <w:szCs w:val="22"/>
        </w:rPr>
      </w:pPr>
      <w:r w:rsidRPr="007D773C">
        <w:rPr>
          <w:rFonts w:eastAsiaTheme="minorEastAsia"/>
          <w:sz w:val="22"/>
          <w:szCs w:val="22"/>
        </w:rPr>
        <w:t>In t</w:t>
      </w:r>
      <w:r w:rsidR="00801AA1" w:rsidRPr="007D773C">
        <w:rPr>
          <w:rFonts w:eastAsiaTheme="minorEastAsia"/>
          <w:sz w:val="22"/>
          <w:szCs w:val="22"/>
        </w:rPr>
        <w:t xml:space="preserve">his chapter, </w:t>
      </w:r>
      <w:r w:rsidRPr="007D773C">
        <w:rPr>
          <w:rFonts w:eastAsiaTheme="minorEastAsia"/>
          <w:sz w:val="22"/>
          <w:szCs w:val="22"/>
        </w:rPr>
        <w:t xml:space="preserve">the Telnet client program </w:t>
      </w:r>
      <w:r w:rsidR="00B37C46" w:rsidRPr="007D773C">
        <w:rPr>
          <w:rFonts w:eastAsiaTheme="minorEastAsia"/>
          <w:sz w:val="22"/>
          <w:szCs w:val="22"/>
        </w:rPr>
        <w:t xml:space="preserve">running in Windows is used to simulate the client app for explaining various functions </w:t>
      </w:r>
      <w:r w:rsidR="00990B10" w:rsidRPr="007D773C">
        <w:rPr>
          <w:rFonts w:eastAsiaTheme="minorEastAsia"/>
          <w:sz w:val="22"/>
          <w:szCs w:val="22"/>
        </w:rPr>
        <w:t>based on</w:t>
      </w:r>
      <w:r w:rsidR="009517DE" w:rsidRPr="007D773C">
        <w:rPr>
          <w:rFonts w:eastAsiaTheme="minorEastAsia"/>
          <w:sz w:val="22"/>
          <w:szCs w:val="22"/>
        </w:rPr>
        <w:t xml:space="preserve"> Telnet through which the client app interacts with devices.</w:t>
      </w:r>
      <w:r w:rsidR="00990B10" w:rsidRPr="007D773C">
        <w:rPr>
          <w:rFonts w:eastAsiaTheme="minorEastAsia"/>
          <w:sz w:val="22"/>
          <w:szCs w:val="22"/>
        </w:rPr>
        <w:tab/>
      </w:r>
    </w:p>
    <w:p w14:paraId="4149E5DF" w14:textId="39252FD7" w:rsidR="00383277" w:rsidRPr="007963C6" w:rsidRDefault="0033485C" w:rsidP="007B515A">
      <w:pPr>
        <w:pStyle w:val="2"/>
      </w:pPr>
      <w:bookmarkStart w:id="910" w:name="_Toc214962382"/>
      <w:r w:rsidRPr="007963C6">
        <w:t>Functions for TX</w:t>
      </w:r>
      <w:r w:rsidR="00CE6483" w:rsidRPr="007963C6">
        <w:t xml:space="preserve"> and </w:t>
      </w:r>
      <w:r w:rsidRPr="007963C6">
        <w:t>RX</w:t>
      </w:r>
      <w:bookmarkEnd w:id="910"/>
    </w:p>
    <w:p w14:paraId="5B88102A" w14:textId="62AC60EB" w:rsidR="00FC0B07" w:rsidRPr="007963C6" w:rsidRDefault="0033485C" w:rsidP="00F62FE5">
      <w:pPr>
        <w:pStyle w:val="3"/>
      </w:pPr>
      <w:bookmarkStart w:id="911" w:name="_Toc214962383"/>
      <w:r w:rsidRPr="007963C6">
        <w:t>Log</w:t>
      </w:r>
      <w:r w:rsidR="00D431F3" w:rsidRPr="007963C6">
        <w:t>ging</w:t>
      </w:r>
      <w:r w:rsidRPr="007963C6">
        <w:t xml:space="preserve"> in to the Device</w:t>
      </w:r>
      <w:bookmarkEnd w:id="911"/>
    </w:p>
    <w:p w14:paraId="055DBB8B" w14:textId="46EFB9EA" w:rsidR="00383277" w:rsidRPr="007963C6" w:rsidRDefault="00F4078B" w:rsidP="00FC0B07">
      <w:pPr>
        <w:pStyle w:val="-"/>
        <w:ind w:leftChars="0" w:left="1177" w:firstLine="0"/>
        <w:rPr>
          <w:rFonts w:ascii="Myriad Pro" w:eastAsia="方正黑体简体" w:hAnsi="Myriad Pro"/>
          <w:sz w:val="22"/>
          <w:szCs w:val="22"/>
        </w:rPr>
      </w:pPr>
      <w:r w:rsidRPr="007963C6">
        <w:rPr>
          <w:rFonts w:ascii="Myriad Pro" w:eastAsia="方正黑体简体" w:hAnsi="Myriad Pro"/>
          <w:b/>
          <w:bCs/>
          <w:sz w:val="22"/>
          <w:szCs w:val="22"/>
        </w:rPr>
        <w:t xml:space="preserve">Command Structure: </w:t>
      </w:r>
      <w:r w:rsidR="00383277" w:rsidRPr="007963C6">
        <w:rPr>
          <w:rStyle w:val="aff4"/>
          <w:rFonts w:ascii="Myriad Pro" w:eastAsia="方正黑体简体" w:hAnsi="Myriad Pro"/>
          <w:sz w:val="22"/>
          <w:szCs w:val="22"/>
        </w:rPr>
        <w:t>telnet ip_address 24</w:t>
      </w:r>
    </w:p>
    <w:p w14:paraId="6F2B35D9" w14:textId="2E15BB89" w:rsidR="00FC0B07" w:rsidRPr="007963C6" w:rsidRDefault="00F4078B" w:rsidP="0067778A">
      <w:pPr>
        <w:spacing w:line="360" w:lineRule="auto"/>
        <w:ind w:left="1117" w:firstLine="62"/>
        <w:rPr>
          <w:rFonts w:ascii="Myriad Pro" w:eastAsia="方正黑体简体" w:hAnsi="Myriad Pro"/>
          <w:sz w:val="22"/>
          <w:szCs w:val="22"/>
        </w:rPr>
      </w:pPr>
      <w:r w:rsidRPr="007963C6">
        <w:rPr>
          <w:rFonts w:ascii="Myriad Pro" w:eastAsia="方正黑体简体" w:hAnsi="Myriad Pro"/>
          <w:b/>
          <w:bCs/>
          <w:sz w:val="22"/>
          <w:szCs w:val="22"/>
        </w:rPr>
        <w:t xml:space="preserve">Description: </w:t>
      </w:r>
      <w:r w:rsidR="00383277" w:rsidRPr="007963C6">
        <w:rPr>
          <w:rFonts w:ascii="Myriad Pro" w:eastAsia="方正黑体简体" w:hAnsi="Myriad Pro"/>
          <w:i/>
          <w:iCs/>
          <w:sz w:val="22"/>
          <w:szCs w:val="22"/>
        </w:rPr>
        <w:t>ip_address</w:t>
      </w:r>
      <w:r w:rsidRPr="007963C6">
        <w:rPr>
          <w:rFonts w:ascii="Myriad Pro" w:eastAsia="方正黑体简体" w:hAnsi="Myriad Pro"/>
          <w:i/>
          <w:iCs/>
          <w:sz w:val="22"/>
          <w:szCs w:val="22"/>
        </w:rPr>
        <w:t xml:space="preserve"> </w:t>
      </w:r>
      <w:r w:rsidRPr="007963C6">
        <w:rPr>
          <w:rFonts w:ascii="Myriad Pro" w:eastAsia="方正黑体简体" w:hAnsi="Myriad Pro"/>
          <w:sz w:val="22"/>
          <w:szCs w:val="22"/>
        </w:rPr>
        <w:t xml:space="preserve">denotes the IP address of </w:t>
      </w:r>
      <w:r w:rsidR="008C6779" w:rsidRPr="007963C6">
        <w:rPr>
          <w:rFonts w:ascii="Myriad Pro" w:eastAsia="方正黑体简体" w:hAnsi="Myriad Pro"/>
          <w:sz w:val="22"/>
          <w:szCs w:val="22"/>
        </w:rPr>
        <w:t>a</w:t>
      </w:r>
      <w:r w:rsidRPr="007963C6">
        <w:rPr>
          <w:rFonts w:ascii="Myriad Pro" w:eastAsia="方正黑体简体" w:hAnsi="Myriad Pro"/>
          <w:sz w:val="22"/>
          <w:szCs w:val="22"/>
        </w:rPr>
        <w:t xml:space="preserve"> </w:t>
      </w:r>
      <w:r w:rsidR="008C6779" w:rsidRPr="007963C6">
        <w:rPr>
          <w:rFonts w:ascii="Myriad Pro" w:eastAsia="方正黑体简体" w:hAnsi="Myriad Pro"/>
          <w:sz w:val="22"/>
          <w:szCs w:val="22"/>
        </w:rPr>
        <w:t xml:space="preserve">device found by this device. You can determine whether login is successful </w:t>
      </w:r>
      <w:r w:rsidR="00116188" w:rsidRPr="007963C6">
        <w:rPr>
          <w:rFonts w:ascii="Myriad Pro" w:eastAsia="方正黑体简体" w:hAnsi="Myriad Pro"/>
          <w:sz w:val="22"/>
          <w:szCs w:val="22"/>
        </w:rPr>
        <w:t>according to</w:t>
      </w:r>
      <w:r w:rsidR="008C6779" w:rsidRPr="007963C6">
        <w:rPr>
          <w:rFonts w:ascii="Myriad Pro" w:eastAsia="方正黑体简体" w:hAnsi="Myriad Pro"/>
          <w:sz w:val="22"/>
          <w:szCs w:val="22"/>
        </w:rPr>
        <w:t xml:space="preserve"> the response of ”/#”</w:t>
      </w:r>
      <w:r w:rsidR="00116188" w:rsidRPr="007963C6">
        <w:rPr>
          <w:rFonts w:ascii="Myriad Pro" w:eastAsia="方正黑体简体" w:hAnsi="Myriad Pro"/>
          <w:sz w:val="22"/>
          <w:szCs w:val="22"/>
        </w:rPr>
        <w:t>.</w:t>
      </w:r>
    </w:p>
    <w:p w14:paraId="2864D262" w14:textId="07BF26B1" w:rsidR="00116188" w:rsidRPr="007963C6" w:rsidRDefault="0083428F" w:rsidP="0067778A">
      <w:pPr>
        <w:spacing w:line="360" w:lineRule="auto"/>
        <w:ind w:left="1117" w:firstLine="62"/>
        <w:rPr>
          <w:rFonts w:ascii="Myriad Pro" w:eastAsia="方正黑体简体" w:hAnsi="Myriad Pro"/>
          <w:sz w:val="22"/>
          <w:szCs w:val="22"/>
        </w:rPr>
      </w:pPr>
      <w:r w:rsidRPr="007963C6">
        <w:rPr>
          <w:rFonts w:ascii="Myriad Pro" w:eastAsia="方正黑体简体" w:hAnsi="Myriad Pro"/>
          <w:b/>
          <w:bCs/>
          <w:sz w:val="22"/>
          <w:szCs w:val="22"/>
        </w:rPr>
        <w:t>Supported</w:t>
      </w:r>
      <w:r w:rsidR="00116188" w:rsidRPr="007963C6">
        <w:rPr>
          <w:rFonts w:ascii="Myriad Pro" w:eastAsia="方正黑体简体" w:hAnsi="Myriad Pro"/>
          <w:b/>
          <w:bCs/>
          <w:sz w:val="22"/>
          <w:szCs w:val="22"/>
        </w:rPr>
        <w:t xml:space="preserve"> devices: </w:t>
      </w:r>
      <w:r w:rsidR="00116188" w:rsidRPr="007963C6">
        <w:rPr>
          <w:rFonts w:ascii="Myriad Pro" w:eastAsia="方正黑体简体" w:hAnsi="Myriad Pro"/>
          <w:sz w:val="22"/>
          <w:szCs w:val="22"/>
        </w:rPr>
        <w:t>All devices</w:t>
      </w:r>
    </w:p>
    <w:p w14:paraId="39F26078" w14:textId="10F2E119" w:rsidR="00383277" w:rsidRPr="007963C6" w:rsidRDefault="00116188" w:rsidP="0067778A">
      <w:pPr>
        <w:spacing w:line="360" w:lineRule="auto"/>
        <w:ind w:left="1117" w:firstLine="60"/>
        <w:rPr>
          <w:rFonts w:ascii="Myriad Pro" w:eastAsia="方正黑体简体" w:hAnsi="Myriad Pro"/>
          <w:b/>
          <w:bCs/>
          <w:sz w:val="22"/>
          <w:szCs w:val="22"/>
        </w:rPr>
      </w:pPr>
      <w:r w:rsidRPr="007963C6">
        <w:rPr>
          <w:rFonts w:ascii="Myriad Pro" w:eastAsia="方正黑体简体" w:hAnsi="Myriad Pro"/>
          <w:b/>
          <w:bCs/>
          <w:sz w:val="22"/>
          <w:szCs w:val="22"/>
        </w:rPr>
        <w:t>Command Example</w:t>
      </w:r>
      <w:r w:rsidR="00385141" w:rsidRPr="007963C6">
        <w:rPr>
          <w:rFonts w:ascii="Myriad Pro" w:eastAsia="方正黑体简体" w:hAnsi="Myriad Pro"/>
          <w:b/>
          <w:bCs/>
          <w:sz w:val="22"/>
          <w:szCs w:val="22"/>
        </w:rPr>
        <w:t>:</w:t>
      </w:r>
    </w:p>
    <w:p w14:paraId="226B9BE2" w14:textId="77777777" w:rsidR="00383277" w:rsidRPr="007963C6" w:rsidRDefault="00383277" w:rsidP="00FC0B07">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PS C:\&gt; telnet 169.254.138.14 24</w:t>
      </w:r>
    </w:p>
    <w:p w14:paraId="15480119" w14:textId="77777777" w:rsidR="00383277" w:rsidRPr="007963C6" w:rsidRDefault="00383277" w:rsidP="00FC0B07">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IPE935-341B22822FEF login: root</w:t>
      </w:r>
    </w:p>
    <w:p w14:paraId="065EE750" w14:textId="77777777" w:rsidR="00383277" w:rsidRPr="007963C6" w:rsidRDefault="00383277" w:rsidP="00FC0B07">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Welcome.</w:t>
      </w:r>
    </w:p>
    <w:p w14:paraId="01DCA9A1" w14:textId="77777777" w:rsidR="00383277" w:rsidRPr="007963C6" w:rsidRDefault="00383277" w:rsidP="00FC0B07">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 #</w:t>
      </w:r>
    </w:p>
    <w:p w14:paraId="3024B376" w14:textId="77777777" w:rsidR="00D477C6" w:rsidRPr="007963C6" w:rsidRDefault="00D477C6" w:rsidP="00FC0B07">
      <w:pPr>
        <w:ind w:leftChars="571" w:left="1199"/>
        <w:rPr>
          <w:rStyle w:val="aff4"/>
          <w:rFonts w:ascii="Myriad Pro" w:eastAsia="方正黑体简体" w:hAnsi="Myriad Pro"/>
          <w:sz w:val="22"/>
          <w:szCs w:val="22"/>
        </w:rPr>
      </w:pPr>
    </w:p>
    <w:p w14:paraId="648B51AC" w14:textId="79562353" w:rsidR="00383277" w:rsidRPr="007963C6" w:rsidRDefault="00AF425B" w:rsidP="00F62FE5">
      <w:pPr>
        <w:pStyle w:val="3"/>
      </w:pPr>
      <w:bookmarkStart w:id="912" w:name="_Toc214962384"/>
      <w:r w:rsidRPr="007963C6">
        <w:t>Set</w:t>
      </w:r>
      <w:r w:rsidR="00D431F3" w:rsidRPr="007963C6">
        <w:t>ting</w:t>
      </w:r>
      <w:r w:rsidRPr="007963C6">
        <w:t xml:space="preserve"> </w:t>
      </w:r>
      <w:r w:rsidR="00F87155" w:rsidRPr="007963C6">
        <w:t>and Saving</w:t>
      </w:r>
      <w:r w:rsidRPr="007963C6">
        <w:t xml:space="preserve"> Device Alias</w:t>
      </w:r>
      <w:bookmarkEnd w:id="912"/>
    </w:p>
    <w:p w14:paraId="6DF32A29" w14:textId="0C06DEFE" w:rsidR="007B7573" w:rsidRPr="007963C6" w:rsidRDefault="00973D47" w:rsidP="00FC0B07">
      <w:pPr>
        <w:pStyle w:val="-"/>
        <w:ind w:leftChars="0" w:left="1177" w:firstLine="0"/>
        <w:rPr>
          <w:rFonts w:ascii="Myriad Pro" w:eastAsia="方正黑体简体" w:hAnsi="Myriad Pro"/>
          <w:sz w:val="22"/>
          <w:szCs w:val="22"/>
        </w:rPr>
      </w:pPr>
      <w:ins w:id="913" w:author="Chelsea Lee" w:date="2023-09-28T14:04:00Z">
        <w:r>
          <w:rPr>
            <w:rFonts w:ascii="Myriad Pro" w:eastAsia="方正黑体简体" w:hAnsi="Myriad Pro"/>
            <w:sz w:val="22"/>
            <w:szCs w:val="22"/>
          </w:rPr>
          <w:t>The c</w:t>
        </w:r>
      </w:ins>
      <w:del w:id="914" w:author="Chelsea Lee" w:date="2023-09-28T14:04:00Z">
        <w:r w:rsidR="000D3A92" w:rsidRPr="007963C6" w:rsidDel="00973D47">
          <w:rPr>
            <w:rFonts w:ascii="Myriad Pro" w:eastAsia="方正黑体简体" w:hAnsi="Myriad Pro"/>
            <w:sz w:val="22"/>
            <w:szCs w:val="22"/>
          </w:rPr>
          <w:delText>C</w:delText>
        </w:r>
      </w:del>
      <w:r w:rsidR="000D3A92" w:rsidRPr="007963C6">
        <w:rPr>
          <w:rFonts w:ascii="Myriad Pro" w:eastAsia="方正黑体简体" w:hAnsi="Myriad Pro"/>
          <w:sz w:val="22"/>
          <w:szCs w:val="22"/>
        </w:rPr>
        <w:t xml:space="preserve">lient app can set </w:t>
      </w:r>
      <w:r w:rsidR="007B7573" w:rsidRPr="007963C6">
        <w:rPr>
          <w:rFonts w:ascii="Myriad Pro" w:eastAsia="方正黑体简体" w:hAnsi="Myriad Pro"/>
          <w:sz w:val="22"/>
          <w:szCs w:val="22"/>
        </w:rPr>
        <w:t>device alias and s</w:t>
      </w:r>
      <w:r w:rsidR="009D0C46" w:rsidRPr="007963C6">
        <w:rPr>
          <w:rFonts w:ascii="Myriad Pro" w:eastAsia="方正黑体简体" w:hAnsi="Myriad Pro"/>
          <w:sz w:val="22"/>
          <w:szCs w:val="22"/>
        </w:rPr>
        <w:t>ave</w:t>
      </w:r>
      <w:r w:rsidR="007B7573" w:rsidRPr="007963C6">
        <w:rPr>
          <w:rFonts w:ascii="Myriad Pro" w:eastAsia="方正黑体简体" w:hAnsi="Myriad Pro"/>
          <w:sz w:val="22"/>
          <w:szCs w:val="22"/>
        </w:rPr>
        <w:t xml:space="preserve"> it </w:t>
      </w:r>
      <w:r w:rsidR="009D0C46" w:rsidRPr="007963C6">
        <w:rPr>
          <w:rFonts w:ascii="Myriad Pro" w:eastAsia="方正黑体简体" w:hAnsi="Myriad Pro"/>
          <w:sz w:val="22"/>
          <w:szCs w:val="22"/>
        </w:rPr>
        <w:t>to</w:t>
      </w:r>
      <w:r w:rsidR="007B7573" w:rsidRPr="007963C6">
        <w:rPr>
          <w:rFonts w:ascii="Myriad Pro" w:eastAsia="方正黑体简体" w:hAnsi="Myriad Pro"/>
          <w:sz w:val="22"/>
          <w:szCs w:val="22"/>
        </w:rPr>
        <w:t xml:space="preserve"> the device for future reading. </w:t>
      </w:r>
    </w:p>
    <w:p w14:paraId="50407F34" w14:textId="425CD02B" w:rsidR="000D3A92" w:rsidRPr="007963C6" w:rsidRDefault="007B7573" w:rsidP="00FC0B07">
      <w:pPr>
        <w:pStyle w:val="-"/>
        <w:ind w:leftChars="0" w:left="1177" w:firstLine="0"/>
        <w:rPr>
          <w:rFonts w:ascii="Myriad Pro" w:eastAsia="方正黑体简体" w:hAnsi="Myriad Pro"/>
          <w:sz w:val="22"/>
          <w:szCs w:val="22"/>
        </w:rPr>
      </w:pPr>
      <w:r w:rsidRPr="007963C6">
        <w:rPr>
          <w:rFonts w:ascii="Myriad Pro" w:eastAsia="方正黑体简体" w:hAnsi="Myriad Pro"/>
          <w:sz w:val="22"/>
          <w:szCs w:val="22"/>
        </w:rPr>
        <w:lastRenderedPageBreak/>
        <w:t>Note: The device provides a space for storing this parameter only, and will not use this parameter.</w:t>
      </w:r>
    </w:p>
    <w:p w14:paraId="5E2FF107" w14:textId="6D53DD15" w:rsidR="0038355E" w:rsidRPr="007963C6" w:rsidRDefault="007F1183" w:rsidP="00FC0B07">
      <w:pPr>
        <w:pStyle w:val="-"/>
        <w:ind w:leftChars="0" w:left="1177" w:firstLine="0"/>
        <w:rPr>
          <w:rFonts w:ascii="Myriad Pro" w:eastAsia="方正黑体简体" w:hAnsi="Myriad Pro"/>
          <w:b/>
          <w:bCs/>
          <w:sz w:val="22"/>
          <w:szCs w:val="22"/>
        </w:rPr>
      </w:pPr>
      <w:r w:rsidRPr="007963C6">
        <w:rPr>
          <w:rFonts w:ascii="Myriad Pro" w:eastAsia="方正黑体简体" w:hAnsi="Myriad Pro"/>
          <w:b/>
          <w:bCs/>
          <w:sz w:val="22"/>
          <w:szCs w:val="22"/>
        </w:rPr>
        <w:t>Command Stru</w:t>
      </w:r>
      <w:r w:rsidR="00C77565" w:rsidRPr="007963C6">
        <w:rPr>
          <w:rFonts w:ascii="Myriad Pro" w:eastAsia="方正黑体简体" w:hAnsi="Myriad Pro"/>
          <w:b/>
          <w:bCs/>
          <w:sz w:val="22"/>
          <w:szCs w:val="22"/>
        </w:rPr>
        <w:t>c</w:t>
      </w:r>
      <w:r w:rsidRPr="007963C6">
        <w:rPr>
          <w:rFonts w:ascii="Myriad Pro" w:eastAsia="方正黑体简体" w:hAnsi="Myriad Pro"/>
          <w:b/>
          <w:bCs/>
          <w:sz w:val="22"/>
          <w:szCs w:val="22"/>
        </w:rPr>
        <w:t>ture</w:t>
      </w:r>
      <w:r w:rsidR="00C77565" w:rsidRPr="007963C6">
        <w:rPr>
          <w:rFonts w:ascii="Myriad Pro" w:eastAsia="方正黑体简体" w:hAnsi="Myriad Pro"/>
          <w:b/>
          <w:bCs/>
          <w:sz w:val="22"/>
          <w:szCs w:val="22"/>
        </w:rPr>
        <w:t>:</w:t>
      </w:r>
    </w:p>
    <w:p w14:paraId="6FD41604" w14:textId="3379AEB4" w:rsidR="00383277" w:rsidRPr="007963C6" w:rsidRDefault="00383277" w:rsidP="001827D0">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gbparam s alias xxxx</w:t>
      </w:r>
    </w:p>
    <w:p w14:paraId="63FA07C0" w14:textId="0A08468A" w:rsidR="0038355E" w:rsidRPr="007963C6" w:rsidRDefault="0038355E" w:rsidP="001827D0">
      <w:pPr>
        <w:ind w:leftChars="571" w:left="1199"/>
        <w:rPr>
          <w:rStyle w:val="aff4"/>
          <w:rFonts w:ascii="Myriad Pro" w:hAnsi="Myriad Pro"/>
        </w:rPr>
      </w:pPr>
      <w:r w:rsidRPr="007963C6">
        <w:rPr>
          <w:rStyle w:val="aff4"/>
          <w:rFonts w:ascii="Myriad Pro" w:eastAsia="方正黑体简体" w:hAnsi="Myriad Pro"/>
          <w:sz w:val="22"/>
          <w:szCs w:val="22"/>
        </w:rPr>
        <w:t>gbparam g alias</w:t>
      </w:r>
    </w:p>
    <w:p w14:paraId="365D896C" w14:textId="53EF69D8" w:rsidR="00383277" w:rsidRPr="007963C6" w:rsidRDefault="0021465A" w:rsidP="001827D0">
      <w:pPr>
        <w:spacing w:line="360" w:lineRule="auto"/>
        <w:ind w:left="1179"/>
        <w:rPr>
          <w:rFonts w:ascii="Myriad Pro" w:eastAsia="方正黑体简体" w:hAnsi="Myriad Pro"/>
          <w:sz w:val="22"/>
          <w:szCs w:val="22"/>
        </w:rPr>
      </w:pPr>
      <w:r w:rsidRPr="007963C6">
        <w:rPr>
          <w:rFonts w:ascii="Myriad Pro" w:eastAsia="方正黑体简体" w:hAnsi="Myriad Pro"/>
          <w:b/>
          <w:bCs/>
          <w:sz w:val="22"/>
          <w:szCs w:val="22"/>
        </w:rPr>
        <w:t>Description</w:t>
      </w:r>
      <w:r w:rsidR="00EA60E9" w:rsidRPr="007963C6">
        <w:rPr>
          <w:rFonts w:ascii="Myriad Pro" w:eastAsia="方正黑体简体" w:hAnsi="Myriad Pro"/>
          <w:b/>
          <w:bCs/>
          <w:sz w:val="22"/>
          <w:szCs w:val="22"/>
        </w:rPr>
        <w:t xml:space="preserve">: </w:t>
      </w:r>
      <w:r w:rsidR="00383277" w:rsidRPr="007963C6">
        <w:rPr>
          <w:rFonts w:ascii="Myriad Pro" w:eastAsia="方正黑体简体" w:hAnsi="Myriad Pro"/>
          <w:i/>
          <w:iCs/>
          <w:sz w:val="22"/>
          <w:szCs w:val="22"/>
        </w:rPr>
        <w:t>alias</w:t>
      </w:r>
      <w:r w:rsidR="0083428F" w:rsidRPr="007963C6">
        <w:rPr>
          <w:rFonts w:ascii="Myriad Pro" w:eastAsia="方正黑体简体" w:hAnsi="Myriad Pro"/>
          <w:sz w:val="22"/>
          <w:szCs w:val="22"/>
        </w:rPr>
        <w:t xml:space="preserve"> denotes </w:t>
      </w:r>
      <w:r w:rsidR="00D51FF8" w:rsidRPr="007963C6">
        <w:rPr>
          <w:rFonts w:ascii="Myriad Pro" w:eastAsia="方正黑体简体" w:hAnsi="Myriad Pro"/>
          <w:sz w:val="22"/>
          <w:szCs w:val="22"/>
        </w:rPr>
        <w:t>the</w:t>
      </w:r>
      <w:r w:rsidR="00F04132" w:rsidRPr="007963C6">
        <w:rPr>
          <w:rFonts w:ascii="Myriad Pro" w:eastAsia="方正黑体简体" w:hAnsi="Myriad Pro"/>
          <w:sz w:val="22"/>
          <w:szCs w:val="22"/>
        </w:rPr>
        <w:t xml:space="preserve"> </w:t>
      </w:r>
      <w:r w:rsidR="00CA3C94" w:rsidRPr="007963C6">
        <w:rPr>
          <w:rFonts w:ascii="Myriad Pro" w:eastAsia="方正黑体简体" w:hAnsi="Myriad Pro"/>
          <w:sz w:val="22"/>
          <w:szCs w:val="22"/>
        </w:rPr>
        <w:t>custom field</w:t>
      </w:r>
      <w:r w:rsidR="00D51FF8" w:rsidRPr="007963C6">
        <w:rPr>
          <w:rFonts w:ascii="Myriad Pro" w:eastAsia="方正黑体简体" w:hAnsi="Myriad Pro"/>
          <w:sz w:val="22"/>
          <w:szCs w:val="22"/>
        </w:rPr>
        <w:t xml:space="preserve"> of </w:t>
      </w:r>
      <w:r w:rsidR="00160A78" w:rsidRPr="007963C6">
        <w:rPr>
          <w:rFonts w:ascii="Myriad Pro" w:eastAsia="方正黑体简体" w:hAnsi="Myriad Pro"/>
          <w:sz w:val="22"/>
          <w:szCs w:val="22"/>
        </w:rPr>
        <w:t xml:space="preserve">the </w:t>
      </w:r>
      <w:r w:rsidR="00D51FF8" w:rsidRPr="007963C6">
        <w:rPr>
          <w:rFonts w:ascii="Myriad Pro" w:eastAsia="方正黑体简体" w:hAnsi="Myriad Pro"/>
          <w:sz w:val="22"/>
          <w:szCs w:val="22"/>
        </w:rPr>
        <w:t>API</w:t>
      </w:r>
      <w:r w:rsidR="00CA3C94" w:rsidRPr="007963C6">
        <w:rPr>
          <w:rFonts w:ascii="Myriad Pro" w:eastAsia="方正黑体简体" w:hAnsi="Myriad Pro"/>
          <w:sz w:val="22"/>
          <w:szCs w:val="22"/>
        </w:rPr>
        <w:t xml:space="preserve">, </w:t>
      </w:r>
      <w:r w:rsidR="00CA3C94" w:rsidRPr="007963C6">
        <w:rPr>
          <w:rFonts w:ascii="Myriad Pro" w:eastAsia="方正黑体简体" w:hAnsi="Myriad Pro"/>
          <w:i/>
          <w:iCs/>
          <w:sz w:val="22"/>
          <w:szCs w:val="22"/>
        </w:rPr>
        <w:t>xxxx</w:t>
      </w:r>
      <w:r w:rsidR="00CA3C94" w:rsidRPr="007963C6">
        <w:rPr>
          <w:rFonts w:ascii="Myriad Pro" w:eastAsia="方正黑体简体" w:hAnsi="Myriad Pro"/>
          <w:sz w:val="22"/>
          <w:szCs w:val="22"/>
        </w:rPr>
        <w:t xml:space="preserve"> denotes</w:t>
      </w:r>
      <w:r w:rsidR="00936A08" w:rsidRPr="007963C6">
        <w:rPr>
          <w:rFonts w:ascii="Myriad Pro" w:eastAsia="方正黑体简体" w:hAnsi="Myriad Pro"/>
          <w:sz w:val="22"/>
          <w:szCs w:val="22"/>
        </w:rPr>
        <w:t xml:space="preserve"> device’s</w:t>
      </w:r>
      <w:r w:rsidR="00CA3C94" w:rsidRPr="007963C6">
        <w:rPr>
          <w:rFonts w:ascii="Myriad Pro" w:eastAsia="方正黑体简体" w:hAnsi="Myriad Pro"/>
          <w:sz w:val="22"/>
          <w:szCs w:val="22"/>
        </w:rPr>
        <w:t xml:space="preserve"> alias. It is recommended to use </w:t>
      </w:r>
      <w:r w:rsidR="00160A78" w:rsidRPr="007963C6">
        <w:rPr>
          <w:rFonts w:ascii="Myriad Pro" w:eastAsia="方正黑体简体" w:hAnsi="Myriad Pro"/>
          <w:sz w:val="22"/>
          <w:szCs w:val="22"/>
        </w:rPr>
        <w:t>“</w:t>
      </w:r>
      <w:r w:rsidR="00CA3C94" w:rsidRPr="007963C6">
        <w:rPr>
          <w:rFonts w:ascii="Myriad Pro" w:eastAsia="方正黑体简体" w:hAnsi="Myriad Pro"/>
          <w:sz w:val="22"/>
          <w:szCs w:val="22"/>
        </w:rPr>
        <w:t>alias</w:t>
      </w:r>
      <w:r w:rsidR="00160A78" w:rsidRPr="007963C6">
        <w:rPr>
          <w:rFonts w:ascii="Myriad Pro" w:eastAsia="方正黑体简体" w:hAnsi="Myriad Pro"/>
          <w:sz w:val="22"/>
          <w:szCs w:val="22"/>
        </w:rPr>
        <w:t>”</w:t>
      </w:r>
      <w:r w:rsidR="00CA3C94" w:rsidRPr="007963C6">
        <w:rPr>
          <w:rFonts w:ascii="Myriad Pro" w:eastAsia="方正黑体简体" w:hAnsi="Myriad Pro"/>
          <w:sz w:val="22"/>
          <w:szCs w:val="22"/>
        </w:rPr>
        <w:t xml:space="preserve"> directly</w:t>
      </w:r>
      <w:r w:rsidR="00D94414" w:rsidRPr="007963C6">
        <w:rPr>
          <w:rFonts w:ascii="Myriad Pro" w:eastAsia="方正黑体简体" w:hAnsi="Myriad Pro"/>
          <w:sz w:val="22"/>
          <w:szCs w:val="22"/>
        </w:rPr>
        <w:t xml:space="preserve">; if not, </w:t>
      </w:r>
      <w:r w:rsidR="001827D0" w:rsidRPr="007963C6">
        <w:rPr>
          <w:rFonts w:ascii="Myriad Pro" w:eastAsia="方正黑体简体" w:hAnsi="Myriad Pro"/>
          <w:sz w:val="22"/>
          <w:szCs w:val="22"/>
        </w:rPr>
        <w:t xml:space="preserve">please </w:t>
      </w:r>
      <w:r w:rsidR="00D64976" w:rsidRPr="007963C6">
        <w:rPr>
          <w:rFonts w:ascii="Myriad Pro" w:eastAsia="方正黑体简体" w:hAnsi="Myriad Pro"/>
          <w:sz w:val="22"/>
          <w:szCs w:val="22"/>
        </w:rPr>
        <w:t xml:space="preserve">obtain the </w:t>
      </w:r>
      <w:r w:rsidR="00382165" w:rsidRPr="007963C6">
        <w:rPr>
          <w:rFonts w:ascii="Myriad Pro" w:eastAsia="方正黑体简体" w:hAnsi="Myriad Pro"/>
          <w:sz w:val="22"/>
          <w:szCs w:val="22"/>
        </w:rPr>
        <w:t xml:space="preserve">list of the </w:t>
      </w:r>
      <w:r w:rsidR="00902AD7" w:rsidRPr="007963C6">
        <w:rPr>
          <w:rFonts w:ascii="Myriad Pro" w:eastAsia="方正黑体简体" w:hAnsi="Myriad Pro"/>
          <w:sz w:val="22"/>
          <w:szCs w:val="22"/>
        </w:rPr>
        <w:t>device’s</w:t>
      </w:r>
      <w:r w:rsidR="00382165" w:rsidRPr="007963C6">
        <w:rPr>
          <w:rFonts w:ascii="Myriad Pro" w:eastAsia="方正黑体简体" w:hAnsi="Myriad Pro"/>
          <w:sz w:val="22"/>
          <w:szCs w:val="22"/>
        </w:rPr>
        <w:t xml:space="preserve"> all parameters</w:t>
      </w:r>
      <w:r w:rsidR="00F95452" w:rsidRPr="007963C6">
        <w:rPr>
          <w:rFonts w:ascii="Myriad Pro" w:eastAsia="方正黑体简体" w:hAnsi="Myriad Pro"/>
          <w:sz w:val="22"/>
          <w:szCs w:val="22"/>
        </w:rPr>
        <w:t xml:space="preserve"> through </w:t>
      </w:r>
      <w:r w:rsidR="00F95452" w:rsidRPr="007963C6">
        <w:rPr>
          <w:rFonts w:ascii="Myriad Pro" w:eastAsia="方正黑体简体" w:hAnsi="Myriad Pro"/>
          <w:i/>
          <w:iCs/>
          <w:sz w:val="22"/>
          <w:szCs w:val="22"/>
        </w:rPr>
        <w:t>gbparam dump</w:t>
      </w:r>
      <w:r w:rsidR="00382165" w:rsidRPr="007963C6">
        <w:rPr>
          <w:rFonts w:ascii="Myriad Pro" w:eastAsia="方正黑体简体" w:hAnsi="Myriad Pro"/>
          <w:sz w:val="22"/>
          <w:szCs w:val="22"/>
        </w:rPr>
        <w:t xml:space="preserve"> </w:t>
      </w:r>
      <w:r w:rsidR="00D64976" w:rsidRPr="007963C6">
        <w:rPr>
          <w:rFonts w:ascii="Myriad Pro" w:eastAsia="方正黑体简体" w:hAnsi="Myriad Pro"/>
          <w:sz w:val="22"/>
          <w:szCs w:val="22"/>
        </w:rPr>
        <w:t>before</w:t>
      </w:r>
      <w:r w:rsidR="00F95452" w:rsidRPr="007963C6">
        <w:rPr>
          <w:rFonts w:ascii="Myriad Pro" w:eastAsia="方正黑体简体" w:hAnsi="Myriad Pro"/>
          <w:sz w:val="22"/>
          <w:szCs w:val="22"/>
        </w:rPr>
        <w:t xml:space="preserve"> you use other </w:t>
      </w:r>
      <w:r w:rsidR="00160A78" w:rsidRPr="007963C6">
        <w:rPr>
          <w:rFonts w:ascii="Myriad Pro" w:eastAsia="方正黑体简体" w:hAnsi="Myriad Pro"/>
          <w:sz w:val="22"/>
          <w:szCs w:val="22"/>
        </w:rPr>
        <w:t>field name in case that it is as same as the device’s existed parameter.</w:t>
      </w:r>
    </w:p>
    <w:p w14:paraId="30220425" w14:textId="77777777" w:rsidR="001827D0" w:rsidRPr="007963C6" w:rsidRDefault="001827D0" w:rsidP="001827D0">
      <w:pPr>
        <w:spacing w:line="360" w:lineRule="auto"/>
        <w:ind w:left="1117" w:firstLine="62"/>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devices</w:t>
      </w:r>
    </w:p>
    <w:p w14:paraId="2A54154F" w14:textId="77777777" w:rsidR="0067778A" w:rsidRPr="007963C6" w:rsidRDefault="0067778A" w:rsidP="0067778A">
      <w:pPr>
        <w:spacing w:line="360" w:lineRule="auto"/>
        <w:ind w:left="1117" w:firstLine="62"/>
        <w:rPr>
          <w:rFonts w:ascii="Myriad Pro" w:eastAsia="方正黑体简体" w:hAnsi="Myriad Pro"/>
          <w:b/>
          <w:bCs/>
          <w:sz w:val="22"/>
          <w:szCs w:val="22"/>
        </w:rPr>
      </w:pPr>
      <w:r w:rsidRPr="007963C6">
        <w:rPr>
          <w:rFonts w:ascii="Myriad Pro" w:eastAsia="方正黑体简体" w:hAnsi="Myriad Pro"/>
          <w:b/>
          <w:bCs/>
          <w:sz w:val="22"/>
          <w:szCs w:val="22"/>
        </w:rPr>
        <w:t>Command Example:</w:t>
      </w:r>
    </w:p>
    <w:p w14:paraId="5F97553F" w14:textId="4C0D404F" w:rsidR="00383277" w:rsidRPr="007963C6" w:rsidRDefault="00383277" w:rsidP="0039763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 # gbparam s alias sonyDVD</w:t>
      </w:r>
    </w:p>
    <w:p w14:paraId="4BAE2EF3" w14:textId="77777777" w:rsidR="00383277" w:rsidRPr="007963C6" w:rsidRDefault="00383277" w:rsidP="0039763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 # gbparam g alias</w:t>
      </w:r>
    </w:p>
    <w:p w14:paraId="40EA01A6" w14:textId="703E77E0" w:rsidR="00FC0B07" w:rsidRPr="007963C6" w:rsidRDefault="00383277" w:rsidP="0038355E">
      <w:pPr>
        <w:ind w:leftChars="571" w:left="1199"/>
        <w:rPr>
          <w:rFonts w:ascii="Myriad Pro" w:eastAsia="方正黑体简体" w:hAnsi="Myriad Pro"/>
          <w:sz w:val="22"/>
          <w:szCs w:val="22"/>
        </w:rPr>
      </w:pPr>
      <w:r w:rsidRPr="007963C6">
        <w:rPr>
          <w:rStyle w:val="aff4"/>
          <w:rFonts w:ascii="Myriad Pro" w:eastAsia="方正黑体简体" w:hAnsi="Myriad Pro"/>
          <w:sz w:val="22"/>
          <w:szCs w:val="22"/>
        </w:rPr>
        <w:t>sonyDVD/ #</w:t>
      </w:r>
    </w:p>
    <w:p w14:paraId="1F76FD37" w14:textId="7FCD3C74" w:rsidR="00383277" w:rsidRPr="007963C6" w:rsidRDefault="00931ABC" w:rsidP="0039763A">
      <w:pPr>
        <w:pStyle w:val="3"/>
        <w:rPr>
          <w:szCs w:val="21"/>
        </w:rPr>
      </w:pPr>
      <w:bookmarkStart w:id="915" w:name="_Toc214962385"/>
      <w:r w:rsidRPr="007963C6">
        <w:rPr>
          <w:szCs w:val="21"/>
        </w:rPr>
        <w:t>Set</w:t>
      </w:r>
      <w:r w:rsidR="005150F5" w:rsidRPr="007963C6">
        <w:rPr>
          <w:szCs w:val="21"/>
        </w:rPr>
        <w:t>ting</w:t>
      </w:r>
      <w:r w:rsidR="005F1A6A" w:rsidRPr="007963C6">
        <w:rPr>
          <w:szCs w:val="21"/>
        </w:rPr>
        <w:t>/</w:t>
      </w:r>
      <w:r w:rsidR="00D860D0" w:rsidRPr="007963C6">
        <w:rPr>
          <w:szCs w:val="21"/>
        </w:rPr>
        <w:t>Get</w:t>
      </w:r>
      <w:r w:rsidR="005150F5" w:rsidRPr="007963C6">
        <w:rPr>
          <w:szCs w:val="21"/>
        </w:rPr>
        <w:t>ting</w:t>
      </w:r>
      <w:r w:rsidR="00D860D0" w:rsidRPr="007963C6">
        <w:rPr>
          <w:szCs w:val="21"/>
        </w:rPr>
        <w:t xml:space="preserve"> </w:t>
      </w:r>
      <w:r w:rsidRPr="007963C6">
        <w:rPr>
          <w:szCs w:val="21"/>
        </w:rPr>
        <w:t>IP Address</w:t>
      </w:r>
      <w:r w:rsidR="00D860D0" w:rsidRPr="007963C6">
        <w:rPr>
          <w:szCs w:val="21"/>
        </w:rPr>
        <w:t xml:space="preserve"> and Netmask for/from Device</w:t>
      </w:r>
      <w:bookmarkEnd w:id="915"/>
      <w:r w:rsidRPr="007963C6">
        <w:rPr>
          <w:szCs w:val="21"/>
        </w:rPr>
        <w:t xml:space="preserve"> </w:t>
      </w:r>
    </w:p>
    <w:p w14:paraId="6DA324A6" w14:textId="77777777" w:rsidR="0067778A" w:rsidRPr="007963C6" w:rsidRDefault="0067778A" w:rsidP="0067778A">
      <w:pPr>
        <w:pStyle w:val="-"/>
        <w:ind w:leftChars="0" w:left="1177" w:firstLine="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50BCFD51" w14:textId="77777777" w:rsidR="0039763A" w:rsidRPr="007963C6" w:rsidRDefault="0039763A" w:rsidP="0067778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gbparam s ip_mode IPMODE</w:t>
      </w:r>
    </w:p>
    <w:p w14:paraId="7D4EE8B2" w14:textId="77777777" w:rsidR="0039763A" w:rsidRPr="007963C6" w:rsidRDefault="0039763A" w:rsidP="0067778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gbparam s ipaddr IPADDR</w:t>
      </w:r>
    </w:p>
    <w:p w14:paraId="5741FC22" w14:textId="77777777" w:rsidR="0039763A" w:rsidRPr="007963C6" w:rsidRDefault="0039763A" w:rsidP="0067778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gbparam s netmask NETMASK</w:t>
      </w:r>
    </w:p>
    <w:p w14:paraId="19728DC7" w14:textId="77777777" w:rsidR="0039763A" w:rsidRPr="007963C6" w:rsidRDefault="0039763A" w:rsidP="0067778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gbparam g ip_mode</w:t>
      </w:r>
    </w:p>
    <w:p w14:paraId="5AB5D492" w14:textId="77777777" w:rsidR="0039763A" w:rsidRPr="007963C6" w:rsidRDefault="0039763A" w:rsidP="0067778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gbparam g ipaddr</w:t>
      </w:r>
    </w:p>
    <w:p w14:paraId="012D9E92" w14:textId="0CA8D79C" w:rsidR="0039763A" w:rsidRPr="007963C6" w:rsidRDefault="0039763A" w:rsidP="0067778A">
      <w:pPr>
        <w:ind w:leftChars="571" w:left="1199"/>
        <w:rPr>
          <w:rStyle w:val="aff4"/>
          <w:rFonts w:ascii="Myriad Pro" w:eastAsia="方正黑体简体" w:hAnsi="Myriad Pro"/>
          <w:sz w:val="22"/>
          <w:szCs w:val="22"/>
        </w:rPr>
      </w:pPr>
      <w:r w:rsidRPr="007963C6">
        <w:rPr>
          <w:rStyle w:val="aff4"/>
          <w:rFonts w:ascii="Myriad Pro" w:eastAsia="方正黑体简体" w:hAnsi="Myriad Pro"/>
          <w:sz w:val="22"/>
          <w:szCs w:val="22"/>
        </w:rPr>
        <w:t>gbparam g netmask</w:t>
      </w:r>
    </w:p>
    <w:p w14:paraId="36D23A48" w14:textId="49064138" w:rsidR="0067778A" w:rsidRPr="007963C6" w:rsidRDefault="0067778A" w:rsidP="0067778A">
      <w:pPr>
        <w:spacing w:line="360" w:lineRule="auto"/>
        <w:ind w:left="1179"/>
        <w:rPr>
          <w:rFonts w:ascii="Myriad Pro" w:eastAsia="方正黑体简体" w:hAnsi="Myriad Pro"/>
          <w:b/>
          <w:bCs/>
          <w:sz w:val="22"/>
          <w:szCs w:val="22"/>
        </w:rPr>
      </w:pPr>
      <w:r w:rsidRPr="007963C6">
        <w:rPr>
          <w:rFonts w:ascii="Myriad Pro" w:eastAsia="方正黑体简体" w:hAnsi="Myriad Pro"/>
          <w:b/>
          <w:bCs/>
          <w:sz w:val="22"/>
          <w:szCs w:val="22"/>
        </w:rPr>
        <w:t xml:space="preserve">Description: </w:t>
      </w:r>
    </w:p>
    <w:p w14:paraId="0B2D7407" w14:textId="5E615F26" w:rsidR="0067778A" w:rsidRPr="007963C6" w:rsidRDefault="0067778A">
      <w:pPr>
        <w:pStyle w:val="af7"/>
        <w:numPr>
          <w:ilvl w:val="0"/>
          <w:numId w:val="17"/>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IPMODE</w:t>
      </w:r>
      <w:r w:rsidRPr="007963C6">
        <w:rPr>
          <w:rFonts w:ascii="Myriad Pro" w:eastAsia="方正黑体简体" w:hAnsi="Myriad Pro"/>
          <w:sz w:val="22"/>
          <w:szCs w:val="22"/>
        </w:rPr>
        <w:t>:</w:t>
      </w:r>
      <w:r w:rsidR="00D477C6" w:rsidRPr="007963C6">
        <w:rPr>
          <w:rFonts w:ascii="Myriad Pro" w:eastAsia="方正黑体简体" w:hAnsi="Myriad Pro"/>
          <w:sz w:val="22"/>
          <w:szCs w:val="22"/>
        </w:rPr>
        <w:t xml:space="preserve"> IP addressing mode – autoip | </w:t>
      </w:r>
      <w:r w:rsidR="00D477C6" w:rsidRPr="007963C6">
        <w:rPr>
          <w:rFonts w:ascii="Myriad Pro" w:eastAsia="方正黑体简体" w:hAnsi="Myriad Pro"/>
        </w:rPr>
        <w:t>static | dhcp</w:t>
      </w:r>
      <w:r w:rsidR="009E7035" w:rsidRPr="007963C6">
        <w:rPr>
          <w:rFonts w:ascii="Myriad Pro" w:eastAsia="方正黑体简体" w:hAnsi="Myriad Pro"/>
        </w:rPr>
        <w:t xml:space="preserve"> </w:t>
      </w:r>
      <w:r w:rsidR="00D477C6" w:rsidRPr="007963C6">
        <w:rPr>
          <w:rFonts w:ascii="Myriad Pro" w:eastAsia="方正黑体简体" w:hAnsi="Myriad Pro"/>
        </w:rPr>
        <w:t>(default)</w:t>
      </w:r>
    </w:p>
    <w:p w14:paraId="1D58F04D" w14:textId="77777777" w:rsidR="00587D2F" w:rsidRPr="007963C6" w:rsidRDefault="00D477C6" w:rsidP="00D477C6">
      <w:pPr>
        <w:pStyle w:val="af7"/>
        <w:spacing w:line="360" w:lineRule="auto"/>
        <w:ind w:left="1619" w:firstLineChars="0" w:firstLine="0"/>
        <w:rPr>
          <w:rFonts w:ascii="Myriad Pro" w:eastAsia="方正黑体简体" w:hAnsi="Myriad Pro"/>
          <w:sz w:val="22"/>
          <w:szCs w:val="22"/>
        </w:rPr>
      </w:pPr>
      <w:r w:rsidRPr="007963C6">
        <w:rPr>
          <w:rFonts w:ascii="Myriad Pro" w:eastAsia="方正黑体简体" w:hAnsi="Myriad Pro"/>
          <w:sz w:val="22"/>
          <w:szCs w:val="22"/>
        </w:rPr>
        <w:t xml:space="preserve">If IPMODE = dhcp while no DHCP server is deployed in the network, </w:t>
      </w:r>
      <w:r w:rsidR="00587D2F" w:rsidRPr="007963C6">
        <w:rPr>
          <w:rFonts w:ascii="Myriad Pro" w:eastAsia="方正黑体简体" w:hAnsi="Myriad Pro"/>
          <w:sz w:val="22"/>
          <w:szCs w:val="22"/>
        </w:rPr>
        <w:t>the device will select autoip until a DHCP server is running.</w:t>
      </w:r>
    </w:p>
    <w:p w14:paraId="398D1068" w14:textId="13D3F557" w:rsidR="00D477C6" w:rsidRPr="007963C6" w:rsidRDefault="003835D1">
      <w:pPr>
        <w:pStyle w:val="af7"/>
        <w:numPr>
          <w:ilvl w:val="0"/>
          <w:numId w:val="17"/>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IPADDR</w:t>
      </w:r>
      <w:r w:rsidRPr="007963C6">
        <w:rPr>
          <w:rFonts w:ascii="Myriad Pro" w:eastAsia="方正黑体简体" w:hAnsi="Myriad Pro"/>
          <w:sz w:val="22"/>
          <w:szCs w:val="22"/>
        </w:rPr>
        <w:t>: IP address, e.g. 192.168.10.254</w:t>
      </w:r>
    </w:p>
    <w:p w14:paraId="1DC11D6F" w14:textId="4A1473AA" w:rsidR="003835D1" w:rsidRPr="007963C6" w:rsidRDefault="003835D1">
      <w:pPr>
        <w:pStyle w:val="af7"/>
        <w:numPr>
          <w:ilvl w:val="0"/>
          <w:numId w:val="17"/>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NETMASK</w:t>
      </w:r>
      <w:r w:rsidRPr="007963C6">
        <w:rPr>
          <w:rFonts w:ascii="Myriad Pro" w:eastAsia="方正黑体简体" w:hAnsi="Myriad Pro"/>
          <w:sz w:val="22"/>
          <w:szCs w:val="22"/>
        </w:rPr>
        <w:t xml:space="preserve">: </w:t>
      </w:r>
      <w:r w:rsidR="00661493" w:rsidRPr="007963C6">
        <w:rPr>
          <w:rFonts w:ascii="Myriad Pro" w:eastAsia="方正黑体简体" w:hAnsi="Myriad Pro"/>
          <w:sz w:val="22"/>
          <w:szCs w:val="22"/>
        </w:rPr>
        <w:t>Net</w:t>
      </w:r>
      <w:r w:rsidRPr="007963C6">
        <w:rPr>
          <w:rFonts w:ascii="Myriad Pro" w:eastAsia="方正黑体简体" w:hAnsi="Myriad Pro"/>
          <w:sz w:val="22"/>
          <w:szCs w:val="22"/>
        </w:rPr>
        <w:t>mask, e.g. 255.255.255.0</w:t>
      </w:r>
    </w:p>
    <w:p w14:paraId="729DC771" w14:textId="3D340500" w:rsidR="00D477C6" w:rsidRPr="007963C6" w:rsidRDefault="003835D1" w:rsidP="0067778A">
      <w:pPr>
        <w:spacing w:line="360" w:lineRule="auto"/>
        <w:ind w:left="1179"/>
        <w:rPr>
          <w:rFonts w:ascii="Myriad Pro" w:hAnsi="Myriad Pro" w:cs="宋体"/>
          <w:sz w:val="22"/>
          <w:szCs w:val="22"/>
        </w:rPr>
      </w:pPr>
      <w:r w:rsidRPr="007963C6">
        <w:rPr>
          <w:rFonts w:ascii="Myriad Pro" w:eastAsia="方正黑体简体" w:hAnsi="Myriad Pro"/>
          <w:b/>
          <w:bCs/>
          <w:sz w:val="22"/>
          <w:szCs w:val="22"/>
        </w:rPr>
        <w:t>Note</w:t>
      </w:r>
      <w:r w:rsidRPr="007963C6">
        <w:rPr>
          <w:rFonts w:ascii="Myriad Pro" w:hAnsi="Myriad Pro" w:cs="宋体"/>
          <w:sz w:val="22"/>
          <w:szCs w:val="22"/>
        </w:rPr>
        <w:t xml:space="preserve">: </w:t>
      </w:r>
    </w:p>
    <w:p w14:paraId="043592B5" w14:textId="3CCF23CC" w:rsidR="003835D1" w:rsidRPr="007963C6" w:rsidRDefault="009E7035">
      <w:pPr>
        <w:pStyle w:val="af7"/>
        <w:numPr>
          <w:ilvl w:val="0"/>
          <w:numId w:val="18"/>
        </w:numPr>
        <w:spacing w:line="360" w:lineRule="auto"/>
        <w:ind w:firstLineChars="0"/>
        <w:rPr>
          <w:rFonts w:ascii="Myriad Pro" w:hAnsi="Myriad Pro" w:cs="宋体"/>
          <w:sz w:val="22"/>
          <w:szCs w:val="22"/>
        </w:rPr>
      </w:pPr>
      <w:r w:rsidRPr="007963C6">
        <w:rPr>
          <w:rFonts w:ascii="Myriad Pro" w:hAnsi="Myriad Pro" w:cs="宋体"/>
          <w:sz w:val="22"/>
          <w:szCs w:val="22"/>
        </w:rPr>
        <w:t>Each of t</w:t>
      </w:r>
      <w:r w:rsidR="003835D1" w:rsidRPr="007963C6">
        <w:rPr>
          <w:rFonts w:ascii="Myriad Pro" w:hAnsi="Myriad Pro" w:cs="宋体"/>
          <w:sz w:val="22"/>
          <w:szCs w:val="22"/>
        </w:rPr>
        <w:t>he</w:t>
      </w:r>
      <w:r w:rsidRPr="007963C6">
        <w:rPr>
          <w:rFonts w:ascii="Myriad Pro" w:hAnsi="Myriad Pro" w:cs="宋体"/>
          <w:sz w:val="22"/>
          <w:szCs w:val="22"/>
        </w:rPr>
        <w:t xml:space="preserve"> above</w:t>
      </w:r>
      <w:r w:rsidR="003835D1" w:rsidRPr="007963C6">
        <w:rPr>
          <w:rFonts w:ascii="Myriad Pro" w:hAnsi="Myriad Pro" w:cs="宋体"/>
          <w:sz w:val="22"/>
          <w:szCs w:val="22"/>
        </w:rPr>
        <w:t xml:space="preserve"> command is not effective until the device restarts.</w:t>
      </w:r>
    </w:p>
    <w:p w14:paraId="024F924B" w14:textId="59092886" w:rsidR="00771F3D" w:rsidRPr="007963C6" w:rsidRDefault="00771F3D">
      <w:pPr>
        <w:pStyle w:val="af7"/>
        <w:numPr>
          <w:ilvl w:val="0"/>
          <w:numId w:val="18"/>
        </w:numPr>
        <w:spacing w:line="360" w:lineRule="auto"/>
        <w:ind w:firstLineChars="0"/>
        <w:rPr>
          <w:rFonts w:ascii="Myriad Pro" w:hAnsi="Myriad Pro" w:cs="宋体"/>
          <w:sz w:val="22"/>
          <w:szCs w:val="21"/>
        </w:rPr>
      </w:pPr>
      <w:r w:rsidRPr="007963C6">
        <w:rPr>
          <w:rFonts w:ascii="Myriad Pro" w:hAnsi="Myriad Pro" w:cs="宋体"/>
          <w:sz w:val="22"/>
          <w:szCs w:val="21"/>
        </w:rPr>
        <w:t xml:space="preserve">The value obtained through </w:t>
      </w:r>
      <w:r w:rsidRPr="007963C6">
        <w:rPr>
          <w:rFonts w:ascii="Myriad Pro" w:hAnsi="Myriad Pro" w:cs="宋体"/>
          <w:i/>
          <w:iCs/>
          <w:sz w:val="22"/>
          <w:szCs w:val="21"/>
        </w:rPr>
        <w:t>gbparam g</w:t>
      </w:r>
      <w:r w:rsidRPr="007963C6">
        <w:rPr>
          <w:rFonts w:ascii="Myriad Pro" w:hAnsi="Myriad Pro" w:cs="宋体"/>
          <w:sz w:val="22"/>
          <w:szCs w:val="21"/>
        </w:rPr>
        <w:t xml:space="preserve"> is not necessarily the one that is effect</w:t>
      </w:r>
      <w:r w:rsidR="001621DD" w:rsidRPr="007963C6">
        <w:rPr>
          <w:rFonts w:ascii="Myriad Pro" w:hAnsi="Myriad Pro" w:cs="宋体"/>
          <w:sz w:val="22"/>
          <w:szCs w:val="21"/>
        </w:rPr>
        <w:t>ive currently;</w:t>
      </w:r>
      <w:r w:rsidRPr="007963C6">
        <w:rPr>
          <w:rFonts w:ascii="Myriad Pro" w:hAnsi="Myriad Pro" w:cs="宋体"/>
          <w:sz w:val="22"/>
          <w:szCs w:val="21"/>
        </w:rPr>
        <w:t xml:space="preserve"> </w:t>
      </w:r>
      <w:r w:rsidR="001621DD" w:rsidRPr="007963C6">
        <w:rPr>
          <w:rFonts w:ascii="Myriad Pro" w:hAnsi="Myriad Pro" w:cs="宋体"/>
          <w:sz w:val="22"/>
          <w:szCs w:val="21"/>
        </w:rPr>
        <w:t>f</w:t>
      </w:r>
      <w:r w:rsidRPr="007963C6">
        <w:rPr>
          <w:rFonts w:ascii="Myriad Pro" w:hAnsi="Myriad Pro" w:cs="宋体"/>
          <w:sz w:val="22"/>
          <w:szCs w:val="21"/>
        </w:rPr>
        <w:t xml:space="preserve">or example, the device </w:t>
      </w:r>
      <w:r w:rsidR="001621DD" w:rsidRPr="007963C6">
        <w:rPr>
          <w:rFonts w:ascii="Myriad Pro" w:hAnsi="Myriad Pro" w:cs="宋体"/>
          <w:sz w:val="22"/>
          <w:szCs w:val="21"/>
        </w:rPr>
        <w:t>is</w:t>
      </w:r>
      <w:r w:rsidRPr="007963C6">
        <w:rPr>
          <w:rFonts w:ascii="Myriad Pro" w:hAnsi="Myriad Pro" w:cs="宋体"/>
          <w:sz w:val="22"/>
          <w:szCs w:val="21"/>
        </w:rPr>
        <w:t xml:space="preserve"> restored to the factory</w:t>
      </w:r>
      <w:r w:rsidR="001621DD" w:rsidRPr="007963C6">
        <w:rPr>
          <w:rFonts w:ascii="Myriad Pro" w:hAnsi="Myriad Pro" w:cs="宋体"/>
          <w:sz w:val="22"/>
          <w:szCs w:val="21"/>
        </w:rPr>
        <w:t xml:space="preserve"> defaults</w:t>
      </w:r>
      <w:r w:rsidRPr="007963C6">
        <w:rPr>
          <w:rFonts w:ascii="Myriad Pro" w:hAnsi="Myriad Pro" w:cs="宋体"/>
          <w:sz w:val="22"/>
          <w:szCs w:val="21"/>
        </w:rPr>
        <w:t xml:space="preserve"> after the previous setting value became effective</w:t>
      </w:r>
      <w:r w:rsidR="009A3045" w:rsidRPr="007963C6">
        <w:rPr>
          <w:rFonts w:ascii="Myriad Pro" w:hAnsi="Myriad Pro" w:cs="宋体"/>
          <w:sz w:val="22"/>
          <w:szCs w:val="21"/>
        </w:rPr>
        <w:t>.</w:t>
      </w:r>
    </w:p>
    <w:p w14:paraId="17B50B06" w14:textId="05DCB4D0" w:rsidR="003835D1" w:rsidRPr="007963C6" w:rsidRDefault="00771F3D">
      <w:pPr>
        <w:pStyle w:val="af7"/>
        <w:numPr>
          <w:ilvl w:val="0"/>
          <w:numId w:val="18"/>
        </w:numPr>
        <w:spacing w:line="360" w:lineRule="auto"/>
        <w:ind w:firstLineChars="0"/>
        <w:rPr>
          <w:rFonts w:ascii="Myriad Pro" w:hAnsi="Myriad Pro" w:cs="宋体"/>
          <w:sz w:val="22"/>
          <w:szCs w:val="21"/>
        </w:rPr>
      </w:pPr>
      <w:r w:rsidRPr="007963C6">
        <w:rPr>
          <w:rFonts w:ascii="Myriad Pro" w:hAnsi="Myriad Pro" w:cs="宋体"/>
          <w:sz w:val="22"/>
          <w:szCs w:val="21"/>
        </w:rPr>
        <w:t xml:space="preserve">If IP_MODE </w:t>
      </w:r>
      <w:r w:rsidR="009A3045" w:rsidRPr="007963C6">
        <w:rPr>
          <w:rFonts w:ascii="Myriad Pro" w:hAnsi="Myriad Pro" w:cs="宋体"/>
          <w:sz w:val="22"/>
          <w:szCs w:val="21"/>
        </w:rPr>
        <w:t>=</w:t>
      </w:r>
      <w:r w:rsidRPr="007963C6">
        <w:rPr>
          <w:rFonts w:ascii="Myriad Pro" w:hAnsi="Myriad Pro" w:cs="宋体"/>
          <w:sz w:val="22"/>
          <w:szCs w:val="21"/>
        </w:rPr>
        <w:t xml:space="preserve"> DHCP, there is no need to set IP address and </w:t>
      </w:r>
      <w:r w:rsidR="007C51D5" w:rsidRPr="007963C6">
        <w:rPr>
          <w:rFonts w:ascii="Myriad Pro" w:hAnsi="Myriad Pro" w:cs="宋体"/>
          <w:sz w:val="22"/>
          <w:szCs w:val="21"/>
        </w:rPr>
        <w:t>net</w:t>
      </w:r>
      <w:r w:rsidRPr="007963C6">
        <w:rPr>
          <w:rFonts w:ascii="Myriad Pro" w:hAnsi="Myriad Pro" w:cs="宋体"/>
          <w:sz w:val="22"/>
          <w:szCs w:val="21"/>
        </w:rPr>
        <w:t>mask.</w:t>
      </w:r>
    </w:p>
    <w:p w14:paraId="52DC6FA3" w14:textId="77777777" w:rsidR="00C76238" w:rsidRPr="007963C6" w:rsidRDefault="00C76238" w:rsidP="00C76238">
      <w:pPr>
        <w:spacing w:line="360" w:lineRule="auto"/>
        <w:ind w:left="1179"/>
        <w:rPr>
          <w:rFonts w:ascii="Myriad Pro" w:eastAsia="方正黑体简体" w:hAnsi="Myriad Pro"/>
          <w:sz w:val="22"/>
          <w:szCs w:val="22"/>
        </w:rPr>
      </w:pPr>
      <w:r w:rsidRPr="007963C6">
        <w:rPr>
          <w:rFonts w:ascii="Myriad Pro" w:eastAsia="方正黑体简体" w:hAnsi="Myriad Pro"/>
          <w:b/>
          <w:bCs/>
          <w:sz w:val="22"/>
          <w:szCs w:val="22"/>
        </w:rPr>
        <w:lastRenderedPageBreak/>
        <w:t xml:space="preserve">Supported devices: </w:t>
      </w:r>
      <w:r w:rsidRPr="007963C6">
        <w:rPr>
          <w:rFonts w:ascii="Myriad Pro" w:eastAsia="方正黑体简体" w:hAnsi="Myriad Pro"/>
          <w:sz w:val="22"/>
          <w:szCs w:val="22"/>
        </w:rPr>
        <w:t>All devices</w:t>
      </w:r>
    </w:p>
    <w:p w14:paraId="05AED7F0" w14:textId="77777777" w:rsidR="00C76238" w:rsidRPr="007963C6" w:rsidRDefault="00C76238" w:rsidP="00432C26">
      <w:pPr>
        <w:ind w:left="1155"/>
        <w:rPr>
          <w:rFonts w:ascii="Myriad Pro" w:eastAsia="方正黑体简体" w:hAnsi="Myriad Pro"/>
          <w:b/>
          <w:bCs/>
          <w:szCs w:val="21"/>
        </w:rPr>
      </w:pPr>
    </w:p>
    <w:p w14:paraId="1400BAB2" w14:textId="242948FB" w:rsidR="004C7781" w:rsidRPr="007963C6" w:rsidRDefault="004C7781" w:rsidP="004C7781">
      <w:pPr>
        <w:spacing w:line="360" w:lineRule="auto"/>
        <w:ind w:left="1117" w:firstLine="62"/>
        <w:rPr>
          <w:rFonts w:ascii="Myriad Pro" w:eastAsia="方正黑体简体" w:hAnsi="Myriad Pro"/>
          <w:b/>
          <w:bCs/>
          <w:sz w:val="22"/>
          <w:szCs w:val="22"/>
        </w:rPr>
      </w:pPr>
      <w:r w:rsidRPr="007963C6">
        <w:rPr>
          <w:rFonts w:ascii="Myriad Pro" w:eastAsia="方正黑体简体" w:hAnsi="Myriad Pro"/>
          <w:b/>
          <w:bCs/>
          <w:sz w:val="22"/>
          <w:szCs w:val="22"/>
        </w:rPr>
        <w:t>Command Example:</w:t>
      </w:r>
    </w:p>
    <w:p w14:paraId="3F8DD8ED"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gbparam s ip_mode dhcp</w:t>
      </w:r>
    </w:p>
    <w:p w14:paraId="3FC7CF32"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gbparam s ipaddr 192.168.10.254</w:t>
      </w:r>
    </w:p>
    <w:p w14:paraId="6F64757F" w14:textId="7E697776" w:rsidR="00383277" w:rsidRPr="007963C6" w:rsidRDefault="00BE62F5"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gbparam s netmask 255.255.255</w:t>
      </w:r>
      <w:r w:rsidR="00383277" w:rsidRPr="007963C6">
        <w:rPr>
          <w:rStyle w:val="aff4"/>
          <w:rFonts w:ascii="Myriad Pro" w:eastAsia="方正黑体简体" w:hAnsi="Myriad Pro"/>
        </w:rPr>
        <w:t>.0</w:t>
      </w:r>
    </w:p>
    <w:p w14:paraId="7BFC7C26"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reboot</w:t>
      </w:r>
    </w:p>
    <w:p w14:paraId="4762EE8D" w14:textId="25B89E67" w:rsidR="00465FA3" w:rsidRPr="007963C6" w:rsidRDefault="005E5D37" w:rsidP="001A0EE8">
      <w:pPr>
        <w:pStyle w:val="-"/>
        <w:ind w:leftChars="0" w:left="1177" w:firstLine="0"/>
        <w:rPr>
          <w:rFonts w:ascii="Myriad Pro" w:eastAsia="方正黑体简体" w:hAnsi="Myriad Pro"/>
          <w:sz w:val="22"/>
          <w:szCs w:val="22"/>
        </w:rPr>
      </w:pPr>
      <w:r w:rsidRPr="007963C6">
        <w:rPr>
          <w:rFonts w:ascii="Myriad Pro" w:eastAsia="方正黑体简体" w:hAnsi="Myriad Pro"/>
          <w:sz w:val="22"/>
          <w:szCs w:val="22"/>
        </w:rPr>
        <w:t>After l</w:t>
      </w:r>
      <w:r w:rsidR="00465FA3" w:rsidRPr="007963C6">
        <w:rPr>
          <w:rFonts w:ascii="Myriad Pro" w:eastAsia="方正黑体简体" w:hAnsi="Myriad Pro"/>
          <w:sz w:val="22"/>
          <w:szCs w:val="22"/>
        </w:rPr>
        <w:t>og</w:t>
      </w:r>
      <w:r w:rsidRPr="007963C6">
        <w:rPr>
          <w:rFonts w:ascii="Myriad Pro" w:eastAsia="方正黑体简体" w:hAnsi="Myriad Pro"/>
          <w:sz w:val="22"/>
          <w:szCs w:val="22"/>
        </w:rPr>
        <w:t>ging</w:t>
      </w:r>
      <w:r w:rsidR="00465FA3" w:rsidRPr="007963C6">
        <w:rPr>
          <w:rFonts w:ascii="Myriad Pro" w:eastAsia="方正黑体简体" w:hAnsi="Myriad Pro"/>
          <w:sz w:val="22"/>
          <w:szCs w:val="22"/>
        </w:rPr>
        <w:t xml:space="preserve"> in to the device </w:t>
      </w:r>
      <w:r w:rsidRPr="007963C6">
        <w:rPr>
          <w:rFonts w:ascii="Myriad Pro" w:eastAsia="方正黑体简体" w:hAnsi="Myriad Pro"/>
          <w:sz w:val="22"/>
          <w:szCs w:val="22"/>
        </w:rPr>
        <w:t>again</w:t>
      </w:r>
      <w:r w:rsidR="00465FA3" w:rsidRPr="007963C6">
        <w:rPr>
          <w:rFonts w:ascii="Myriad Pro" w:eastAsia="方正黑体简体" w:hAnsi="Myriad Pro"/>
          <w:sz w:val="22"/>
          <w:szCs w:val="22"/>
        </w:rPr>
        <w:t>, query the above settings:</w:t>
      </w:r>
    </w:p>
    <w:p w14:paraId="7B04B05E"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gbparam g ip_mode</w:t>
      </w:r>
    </w:p>
    <w:p w14:paraId="7DEF085F"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dhcp</w:t>
      </w:r>
    </w:p>
    <w:p w14:paraId="56211906"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gbparam g ipaddr</w:t>
      </w:r>
    </w:p>
    <w:p w14:paraId="4EC9E667"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192.168.10.254</w:t>
      </w:r>
    </w:p>
    <w:p w14:paraId="3298D47C"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gbparam g netmask</w:t>
      </w:r>
    </w:p>
    <w:p w14:paraId="2C1C756F" w14:textId="7F72F1C0" w:rsidR="00383277" w:rsidRPr="007963C6" w:rsidRDefault="00BE62F5"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255.255.255</w:t>
      </w:r>
      <w:r w:rsidR="00383277" w:rsidRPr="007963C6">
        <w:rPr>
          <w:rStyle w:val="aff4"/>
          <w:rFonts w:ascii="Myriad Pro" w:eastAsia="方正黑体简体" w:hAnsi="Myriad Pro"/>
        </w:rPr>
        <w:t>.0</w:t>
      </w:r>
    </w:p>
    <w:p w14:paraId="5AD1FBBD" w14:textId="77777777" w:rsidR="00383277" w:rsidRPr="007963C6" w:rsidRDefault="00383277" w:rsidP="00CB5E65">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w:t>
      </w:r>
    </w:p>
    <w:p w14:paraId="44B36863" w14:textId="6F0292E9" w:rsidR="00383277" w:rsidRPr="007963C6" w:rsidDel="00563D47" w:rsidRDefault="00383277" w:rsidP="0030447F">
      <w:pPr>
        <w:pStyle w:val="Body"/>
        <w:rPr>
          <w:del w:id="916" w:author="Chelsea Lee" w:date="2023-09-20T15:25:00Z"/>
        </w:rPr>
      </w:pPr>
      <w:bookmarkStart w:id="917" w:name="_Toc146808282"/>
      <w:bookmarkStart w:id="918" w:name="_Toc146808372"/>
      <w:bookmarkStart w:id="919" w:name="_Toc147650830"/>
      <w:bookmarkStart w:id="920" w:name="_Toc214962386"/>
      <w:bookmarkEnd w:id="917"/>
      <w:bookmarkEnd w:id="918"/>
      <w:bookmarkEnd w:id="919"/>
      <w:bookmarkEnd w:id="920"/>
    </w:p>
    <w:p w14:paraId="31B878EE" w14:textId="3BBE4D35" w:rsidR="00383277" w:rsidRPr="007963C6" w:rsidRDefault="00D30C09" w:rsidP="00D25FD6">
      <w:pPr>
        <w:pStyle w:val="3"/>
        <w:rPr>
          <w:szCs w:val="21"/>
        </w:rPr>
      </w:pPr>
      <w:bookmarkStart w:id="921" w:name="_Operating_the_Serial"/>
      <w:bookmarkStart w:id="922" w:name="_Toc214962387"/>
      <w:bookmarkEnd w:id="921"/>
      <w:r w:rsidRPr="007963C6">
        <w:rPr>
          <w:szCs w:val="21"/>
        </w:rPr>
        <w:t>Operat</w:t>
      </w:r>
      <w:r w:rsidR="00905815" w:rsidRPr="007963C6">
        <w:rPr>
          <w:szCs w:val="21"/>
        </w:rPr>
        <w:t>ing</w:t>
      </w:r>
      <w:r w:rsidRPr="007963C6">
        <w:rPr>
          <w:szCs w:val="21"/>
        </w:rPr>
        <w:t xml:space="preserve"> </w:t>
      </w:r>
      <w:r w:rsidR="00F85AA0" w:rsidRPr="007963C6">
        <w:rPr>
          <w:szCs w:val="21"/>
        </w:rPr>
        <w:t>the Serial Port</w:t>
      </w:r>
      <w:bookmarkEnd w:id="922"/>
    </w:p>
    <w:p w14:paraId="517CF3CB" w14:textId="14F90C51" w:rsidR="00F85AA0" w:rsidRPr="007963C6" w:rsidRDefault="00592B34">
      <w:pPr>
        <w:pStyle w:val="-"/>
        <w:numPr>
          <w:ilvl w:val="0"/>
          <w:numId w:val="4"/>
        </w:numPr>
        <w:ind w:leftChars="0"/>
        <w:rPr>
          <w:rFonts w:ascii="Myriad Pro" w:eastAsia="方正黑体简体" w:hAnsi="Myriad Pro"/>
          <w:b/>
          <w:bCs/>
          <w:sz w:val="22"/>
          <w:szCs w:val="22"/>
        </w:rPr>
      </w:pPr>
      <w:ins w:id="923" w:author="Chelsea Lee" w:date="2023-09-20T12:02:00Z">
        <w:r>
          <w:rPr>
            <w:rFonts w:ascii="Myriad Pro" w:eastAsia="方正黑体简体" w:hAnsi="Myriad Pro"/>
            <w:b/>
            <w:bCs/>
            <w:sz w:val="22"/>
            <w:szCs w:val="22"/>
          </w:rPr>
          <w:t xml:space="preserve">Usage of </w:t>
        </w:r>
      </w:ins>
      <w:ins w:id="924" w:author="Chelsea Lee" w:date="2023-09-28T10:00:00Z">
        <w:r w:rsidR="008B5B1D">
          <w:rPr>
            <w:rFonts w:ascii="Myriad Pro" w:eastAsia="方正黑体简体" w:hAnsi="Myriad Pro"/>
            <w:b/>
            <w:bCs/>
            <w:sz w:val="22"/>
            <w:szCs w:val="22"/>
          </w:rPr>
          <w:t xml:space="preserve">the </w:t>
        </w:r>
      </w:ins>
      <w:ins w:id="925" w:author="Chelsea Lee" w:date="2023-09-20T15:26:00Z">
        <w:r w:rsidR="00144F93">
          <w:rPr>
            <w:rFonts w:ascii="Myriad Pro" w:eastAsia="方正黑体简体" w:hAnsi="Myriad Pro"/>
            <w:b/>
            <w:bCs/>
            <w:sz w:val="22"/>
            <w:szCs w:val="22"/>
          </w:rPr>
          <w:t>s</w:t>
        </w:r>
      </w:ins>
      <w:ins w:id="926" w:author="Chelsea Lee" w:date="2023-09-20T11:59:00Z">
        <w:r>
          <w:rPr>
            <w:rFonts w:ascii="Myriad Pro" w:eastAsia="方正黑体简体" w:hAnsi="Myriad Pro"/>
            <w:b/>
            <w:bCs/>
            <w:sz w:val="22"/>
            <w:szCs w:val="22"/>
          </w:rPr>
          <w:t xml:space="preserve">erial </w:t>
        </w:r>
      </w:ins>
      <w:ins w:id="927" w:author="Chelsea Lee" w:date="2023-09-20T15:26:00Z">
        <w:r w:rsidR="00144F93">
          <w:rPr>
            <w:rFonts w:ascii="Myriad Pro" w:eastAsia="方正黑体简体" w:hAnsi="Myriad Pro"/>
            <w:b/>
            <w:bCs/>
            <w:sz w:val="22"/>
            <w:szCs w:val="22"/>
          </w:rPr>
          <w:t>p</w:t>
        </w:r>
      </w:ins>
      <w:ins w:id="928" w:author="Chelsea Lee" w:date="2023-09-20T11:59:00Z">
        <w:r>
          <w:rPr>
            <w:rFonts w:ascii="Myriad Pro" w:eastAsia="方正黑体简体" w:hAnsi="Myriad Pro"/>
            <w:b/>
            <w:bCs/>
            <w:sz w:val="22"/>
            <w:szCs w:val="22"/>
          </w:rPr>
          <w:t>ort</w:t>
        </w:r>
      </w:ins>
      <w:del w:id="929" w:author="Chelsea Lee" w:date="2023-09-20T11:59:00Z">
        <w:r w:rsidR="00545F95" w:rsidRPr="007963C6" w:rsidDel="00592B34">
          <w:rPr>
            <w:rFonts w:ascii="Myriad Pro" w:eastAsia="方正黑体简体" w:hAnsi="Myriad Pro"/>
            <w:b/>
            <w:bCs/>
            <w:sz w:val="22"/>
            <w:szCs w:val="22"/>
          </w:rPr>
          <w:delText xml:space="preserve">Description of </w:delText>
        </w:r>
        <w:r w:rsidR="00F85AA0" w:rsidRPr="007963C6" w:rsidDel="00592B34">
          <w:rPr>
            <w:rFonts w:ascii="Myriad Pro" w:eastAsia="方正黑体简体" w:hAnsi="Myriad Pro"/>
            <w:b/>
            <w:bCs/>
            <w:sz w:val="22"/>
            <w:szCs w:val="22"/>
          </w:rPr>
          <w:delText>soip2 Software</w:delText>
        </w:r>
      </w:del>
    </w:p>
    <w:p w14:paraId="1EC2586F" w14:textId="65789947" w:rsidR="00592B34" w:rsidRDefault="00592B34" w:rsidP="00F85AA0">
      <w:pPr>
        <w:pStyle w:val="-"/>
        <w:ind w:leftChars="0" w:left="1177" w:firstLine="0"/>
        <w:rPr>
          <w:ins w:id="930" w:author="Chelsea Lee" w:date="2023-09-20T12:03:00Z"/>
          <w:rFonts w:ascii="Myriad Pro" w:eastAsia="方正黑体简体" w:hAnsi="Myriad Pro"/>
          <w:sz w:val="22"/>
          <w:szCs w:val="22"/>
        </w:rPr>
      </w:pPr>
      <w:ins w:id="931" w:author="Chelsea Lee" w:date="2023-09-20T12:02:00Z">
        <w:r>
          <w:rPr>
            <w:rFonts w:ascii="Myriad Pro" w:eastAsia="方正黑体简体" w:hAnsi="Myriad Pro" w:hint="eastAsia"/>
            <w:sz w:val="22"/>
            <w:szCs w:val="22"/>
          </w:rPr>
          <w:t>T</w:t>
        </w:r>
        <w:r>
          <w:rPr>
            <w:rFonts w:ascii="Myriad Pro" w:eastAsia="方正黑体简体" w:hAnsi="Myriad Pro"/>
            <w:sz w:val="22"/>
            <w:szCs w:val="22"/>
          </w:rPr>
          <w:t xml:space="preserve">he device’s serial port can be used </w:t>
        </w:r>
      </w:ins>
      <w:ins w:id="932" w:author="Chelsea Lee" w:date="2023-09-20T12:03:00Z">
        <w:r>
          <w:rPr>
            <w:rFonts w:ascii="Myriad Pro" w:eastAsia="方正黑体简体" w:hAnsi="Myriad Pro"/>
            <w:sz w:val="22"/>
            <w:szCs w:val="22"/>
          </w:rPr>
          <w:t>in the following two applications:</w:t>
        </w:r>
      </w:ins>
    </w:p>
    <w:p w14:paraId="271F54B0" w14:textId="76DFEBC6" w:rsidR="00592B34" w:rsidRDefault="005861E8" w:rsidP="00592B34">
      <w:pPr>
        <w:pStyle w:val="-"/>
        <w:numPr>
          <w:ilvl w:val="0"/>
          <w:numId w:val="29"/>
        </w:numPr>
        <w:ind w:leftChars="0"/>
        <w:rPr>
          <w:ins w:id="933" w:author="Chelsea Lee" w:date="2023-09-20T12:04:00Z"/>
          <w:rFonts w:ascii="Myriad Pro" w:eastAsia="方正黑体简体" w:hAnsi="Myriad Pro"/>
          <w:sz w:val="22"/>
          <w:szCs w:val="22"/>
        </w:rPr>
      </w:pPr>
      <w:ins w:id="934" w:author="Chelsea Lee" w:date="2023-09-28T10:00:00Z">
        <w:r w:rsidRPr="005861E8">
          <w:rPr>
            <w:rFonts w:ascii="Myriad Pro" w:eastAsia="方正黑体简体" w:hAnsi="Myriad Pro"/>
            <w:sz w:val="22"/>
            <w:szCs w:val="22"/>
            <w:u w:val="single"/>
            <w:rPrChange w:id="935" w:author="Chelsea Lee" w:date="2023-09-28T10:01:00Z">
              <w:rPr>
                <w:rFonts w:ascii="Myriad Pro" w:eastAsia="方正黑体简体" w:hAnsi="Myriad Pro"/>
                <w:sz w:val="22"/>
                <w:szCs w:val="22"/>
              </w:rPr>
            </w:rPrChange>
          </w:rPr>
          <w:t>Application 1</w:t>
        </w:r>
        <w:r>
          <w:rPr>
            <w:rFonts w:ascii="Myriad Pro" w:eastAsia="方正黑体简体" w:hAnsi="Myriad Pro"/>
            <w:sz w:val="22"/>
            <w:szCs w:val="22"/>
          </w:rPr>
          <w:t xml:space="preserve">: </w:t>
        </w:r>
      </w:ins>
      <w:ins w:id="936" w:author="Chelsea Lee" w:date="2023-09-20T12:03:00Z">
        <w:r w:rsidR="00592B34">
          <w:rPr>
            <w:rFonts w:ascii="Myriad Pro" w:eastAsia="方正黑体简体" w:hAnsi="Myriad Pro"/>
            <w:sz w:val="22"/>
            <w:szCs w:val="22"/>
          </w:rPr>
          <w:t>Serial command</w:t>
        </w:r>
      </w:ins>
      <w:ins w:id="937" w:author="Chelsea Lee" w:date="2023-09-20T12:04:00Z">
        <w:r w:rsidR="00592B34">
          <w:rPr>
            <w:rFonts w:ascii="Myriad Pro" w:eastAsia="方正黑体简体" w:hAnsi="Myriad Pro"/>
            <w:sz w:val="22"/>
            <w:szCs w:val="22"/>
          </w:rPr>
          <w:t>s</w:t>
        </w:r>
      </w:ins>
      <w:ins w:id="938" w:author="Chelsea Lee" w:date="2023-09-20T12:03:00Z">
        <w:r w:rsidR="00592B34">
          <w:rPr>
            <w:rFonts w:ascii="Myriad Pro" w:eastAsia="方正黑体简体" w:hAnsi="Myriad Pro"/>
            <w:sz w:val="22"/>
            <w:szCs w:val="22"/>
          </w:rPr>
          <w:t xml:space="preserve"> pass through </w:t>
        </w:r>
      </w:ins>
      <w:ins w:id="939" w:author="Chelsea Lee" w:date="2023-09-20T12:04:00Z">
        <w:r w:rsidR="00592B34">
          <w:rPr>
            <w:rFonts w:ascii="Myriad Pro" w:eastAsia="方正黑体简体" w:hAnsi="Myriad Pro"/>
            <w:sz w:val="22"/>
            <w:szCs w:val="22"/>
          </w:rPr>
          <w:t>between TX and RX.</w:t>
        </w:r>
      </w:ins>
    </w:p>
    <w:p w14:paraId="1021C19B" w14:textId="0C2A6F01" w:rsidR="00592B34" w:rsidRDefault="005861E8">
      <w:pPr>
        <w:pStyle w:val="-"/>
        <w:numPr>
          <w:ilvl w:val="0"/>
          <w:numId w:val="29"/>
        </w:numPr>
        <w:ind w:leftChars="0"/>
        <w:rPr>
          <w:ins w:id="940" w:author="Chelsea Lee" w:date="2023-09-20T12:02:00Z"/>
          <w:rFonts w:ascii="Myriad Pro" w:eastAsia="方正黑体简体" w:hAnsi="Myriad Pro"/>
          <w:sz w:val="22"/>
          <w:szCs w:val="22"/>
        </w:rPr>
        <w:pPrChange w:id="941" w:author="Chelsea Lee" w:date="2023-09-20T12:03:00Z">
          <w:pPr>
            <w:pStyle w:val="-"/>
            <w:ind w:leftChars="0" w:left="1177" w:firstLine="0"/>
          </w:pPr>
        </w:pPrChange>
      </w:pPr>
      <w:ins w:id="942" w:author="Chelsea Lee" w:date="2023-09-28T10:01:00Z">
        <w:r w:rsidRPr="005861E8">
          <w:rPr>
            <w:rFonts w:ascii="Myriad Pro" w:eastAsia="方正黑体简体" w:hAnsi="Myriad Pro"/>
            <w:sz w:val="22"/>
            <w:szCs w:val="22"/>
            <w:u w:val="single"/>
            <w:rPrChange w:id="943" w:author="Chelsea Lee" w:date="2023-09-28T10:01:00Z">
              <w:rPr>
                <w:rFonts w:ascii="Myriad Pro" w:eastAsia="方正黑体简体" w:hAnsi="Myriad Pro"/>
                <w:sz w:val="22"/>
                <w:szCs w:val="22"/>
              </w:rPr>
            </w:rPrChange>
          </w:rPr>
          <w:t>Application 2</w:t>
        </w:r>
        <w:r>
          <w:rPr>
            <w:rFonts w:ascii="Myriad Pro" w:eastAsia="方正黑体简体" w:hAnsi="Myriad Pro"/>
            <w:sz w:val="22"/>
            <w:szCs w:val="22"/>
          </w:rPr>
          <w:t xml:space="preserve">: </w:t>
        </w:r>
      </w:ins>
      <w:ins w:id="944" w:author="Chelsea Lee" w:date="2023-09-20T15:01:00Z">
        <w:r w:rsidR="000D2701" w:rsidRPr="000D2701">
          <w:rPr>
            <w:rFonts w:ascii="Myriad Pro" w:eastAsia="方正黑体简体" w:hAnsi="Myriad Pro"/>
            <w:sz w:val="22"/>
            <w:szCs w:val="22"/>
          </w:rPr>
          <w:t xml:space="preserve">The third-party client software communicates with the device and sends </w:t>
        </w:r>
        <w:r w:rsidR="00FC7A84">
          <w:rPr>
            <w:rFonts w:ascii="Myriad Pro" w:eastAsia="方正黑体简体" w:hAnsi="Myriad Pro"/>
            <w:sz w:val="22"/>
            <w:szCs w:val="22"/>
          </w:rPr>
          <w:t>command</w:t>
        </w:r>
        <w:r w:rsidR="000D2701" w:rsidRPr="000D2701">
          <w:rPr>
            <w:rFonts w:ascii="Myriad Pro" w:eastAsia="方正黑体简体" w:hAnsi="Myriad Pro"/>
            <w:sz w:val="22"/>
            <w:szCs w:val="22"/>
          </w:rPr>
          <w:t>s to the peripheral connected to the device's serial port.</w:t>
        </w:r>
      </w:ins>
    </w:p>
    <w:p w14:paraId="603BAEF7" w14:textId="2FEDC90D" w:rsidR="00F85AA0" w:rsidRPr="007963C6" w:rsidDel="00FC19AC" w:rsidRDefault="00545F95" w:rsidP="00F85AA0">
      <w:pPr>
        <w:pStyle w:val="-"/>
        <w:ind w:leftChars="0" w:left="1177" w:firstLine="0"/>
        <w:rPr>
          <w:del w:id="945" w:author="Chelsea Lee" w:date="2023-09-20T15:01:00Z"/>
          <w:rFonts w:ascii="Myriad Pro" w:eastAsia="方正黑体简体" w:hAnsi="Myriad Pro"/>
          <w:sz w:val="22"/>
          <w:szCs w:val="22"/>
        </w:rPr>
      </w:pPr>
      <w:del w:id="946" w:author="Chelsea Lee" w:date="2023-09-20T15:01:00Z">
        <w:r w:rsidRPr="007963C6" w:rsidDel="00FC19AC">
          <w:rPr>
            <w:rFonts w:ascii="Myriad Pro" w:eastAsia="方正黑体简体" w:hAnsi="Myriad Pro"/>
            <w:sz w:val="22"/>
            <w:szCs w:val="22"/>
          </w:rPr>
          <w:delText xml:space="preserve">Set the </w:delText>
        </w:r>
        <w:r w:rsidR="00E667E5" w:rsidRPr="007963C6" w:rsidDel="00FC19AC">
          <w:rPr>
            <w:rFonts w:ascii="Myriad Pro" w:eastAsia="方正黑体简体" w:hAnsi="Myriad Pro"/>
            <w:sz w:val="22"/>
            <w:szCs w:val="22"/>
          </w:rPr>
          <w:delText>serial</w:delText>
        </w:r>
        <w:r w:rsidRPr="007963C6" w:rsidDel="00FC19AC">
          <w:rPr>
            <w:rFonts w:ascii="Myriad Pro" w:eastAsia="方正黑体简体" w:hAnsi="Myriad Pro"/>
            <w:sz w:val="22"/>
            <w:szCs w:val="22"/>
          </w:rPr>
          <w:delText xml:space="preserve"> parameters of the device’s serial port </w:delText>
        </w:r>
        <w:r w:rsidR="00E667E5" w:rsidRPr="007963C6" w:rsidDel="00FC19AC">
          <w:rPr>
            <w:rFonts w:ascii="Myriad Pro" w:eastAsia="方正黑体简体" w:hAnsi="Myriad Pro"/>
            <w:sz w:val="22"/>
            <w:szCs w:val="22"/>
          </w:rPr>
          <w:delText>or request the device to send specific messages to the serial port by running the soip2 software on the device.</w:delText>
        </w:r>
      </w:del>
    </w:p>
    <w:p w14:paraId="1CBF5926" w14:textId="77777777" w:rsidR="003E33BC" w:rsidRPr="007963C6" w:rsidRDefault="003E33BC" w:rsidP="00F85AA0">
      <w:pPr>
        <w:pStyle w:val="-"/>
        <w:ind w:leftChars="0" w:left="1177" w:firstLine="0"/>
        <w:rPr>
          <w:rFonts w:ascii="Myriad Pro" w:eastAsia="方正黑体简体" w:hAnsi="Myriad Pro"/>
          <w:sz w:val="22"/>
          <w:szCs w:val="22"/>
        </w:rPr>
      </w:pPr>
    </w:p>
    <w:p w14:paraId="1D922F57" w14:textId="1DF1F45A" w:rsidR="00E667E5" w:rsidRPr="007963C6" w:rsidRDefault="00E667E5">
      <w:pPr>
        <w:pStyle w:val="-"/>
        <w:numPr>
          <w:ilvl w:val="0"/>
          <w:numId w:val="4"/>
        </w:numPr>
        <w:ind w:leftChars="0"/>
        <w:rPr>
          <w:rFonts w:ascii="Myriad Pro" w:eastAsia="方正黑体简体" w:hAnsi="Myriad Pro"/>
          <w:b/>
          <w:bCs/>
          <w:sz w:val="22"/>
          <w:szCs w:val="22"/>
        </w:rPr>
      </w:pPr>
      <w:bookmarkStart w:id="947" w:name="passthrucmd"/>
      <w:r w:rsidRPr="007963C6">
        <w:rPr>
          <w:rFonts w:ascii="Myriad Pro" w:eastAsia="方正黑体简体" w:hAnsi="Myriad Pro"/>
          <w:b/>
          <w:bCs/>
          <w:sz w:val="22"/>
          <w:szCs w:val="22"/>
        </w:rPr>
        <w:t xml:space="preserve">Set </w:t>
      </w:r>
      <w:ins w:id="948" w:author="Chelsea Lee" w:date="2023-09-20T15:27:00Z">
        <w:r w:rsidR="00144F93">
          <w:rPr>
            <w:rFonts w:ascii="Myriad Pro" w:eastAsia="方正黑体简体" w:hAnsi="Myriad Pro"/>
            <w:b/>
            <w:bCs/>
            <w:sz w:val="22"/>
            <w:szCs w:val="22"/>
          </w:rPr>
          <w:t>s</w:t>
        </w:r>
      </w:ins>
      <w:del w:id="949" w:author="Chelsea Lee" w:date="2023-09-20T15:27:00Z">
        <w:r w:rsidRPr="007963C6" w:rsidDel="00144F93">
          <w:rPr>
            <w:rFonts w:ascii="Myriad Pro" w:eastAsia="方正黑体简体" w:hAnsi="Myriad Pro"/>
            <w:b/>
            <w:bCs/>
            <w:sz w:val="22"/>
            <w:szCs w:val="22"/>
          </w:rPr>
          <w:delText>S</w:delText>
        </w:r>
      </w:del>
      <w:r w:rsidRPr="007963C6">
        <w:rPr>
          <w:rFonts w:ascii="Myriad Pro" w:eastAsia="方正黑体简体" w:hAnsi="Myriad Pro"/>
          <w:b/>
          <w:bCs/>
          <w:sz w:val="22"/>
          <w:szCs w:val="22"/>
        </w:rPr>
        <w:t xml:space="preserve">erial </w:t>
      </w:r>
      <w:ins w:id="950" w:author="Chelsea Lee" w:date="2023-09-20T15:27:00Z">
        <w:r w:rsidR="00144F93">
          <w:rPr>
            <w:rFonts w:ascii="Myriad Pro" w:eastAsia="方正黑体简体" w:hAnsi="Myriad Pro"/>
            <w:b/>
            <w:bCs/>
            <w:sz w:val="22"/>
            <w:szCs w:val="22"/>
          </w:rPr>
          <w:t>p</w:t>
        </w:r>
      </w:ins>
      <w:del w:id="951" w:author="Chelsea Lee" w:date="2023-09-20T15:27:00Z">
        <w:r w:rsidRPr="007963C6" w:rsidDel="00144F93">
          <w:rPr>
            <w:rFonts w:ascii="Myriad Pro" w:eastAsia="方正黑体简体" w:hAnsi="Myriad Pro"/>
            <w:b/>
            <w:bCs/>
            <w:sz w:val="22"/>
            <w:szCs w:val="22"/>
          </w:rPr>
          <w:delText>P</w:delText>
        </w:r>
      </w:del>
      <w:r w:rsidRPr="007963C6">
        <w:rPr>
          <w:rFonts w:ascii="Myriad Pro" w:eastAsia="方正黑体简体" w:hAnsi="Myriad Pro"/>
          <w:b/>
          <w:bCs/>
          <w:sz w:val="22"/>
          <w:szCs w:val="22"/>
        </w:rPr>
        <w:t xml:space="preserve">arameters for </w:t>
      </w:r>
      <w:ins w:id="952" w:author="Chelsea Lee" w:date="2023-09-20T15:29:00Z">
        <w:r w:rsidR="00BD5E7A">
          <w:rPr>
            <w:rFonts w:ascii="Myriad Pro" w:eastAsia="方正黑体简体" w:hAnsi="Myriad Pro"/>
            <w:b/>
            <w:bCs/>
            <w:sz w:val="22"/>
            <w:szCs w:val="22"/>
          </w:rPr>
          <w:t>passing through serial commands</w:t>
        </w:r>
      </w:ins>
      <w:del w:id="953" w:author="Chelsea Lee" w:date="2023-09-20T15:29:00Z">
        <w:r w:rsidRPr="007963C6" w:rsidDel="00BD5E7A">
          <w:rPr>
            <w:rFonts w:ascii="Myriad Pro" w:eastAsia="方正黑体简体" w:hAnsi="Myriad Pro"/>
            <w:b/>
            <w:bCs/>
            <w:sz w:val="22"/>
            <w:szCs w:val="22"/>
          </w:rPr>
          <w:delText xml:space="preserve">the </w:delText>
        </w:r>
      </w:del>
      <w:del w:id="954" w:author="Chelsea Lee" w:date="2023-09-20T15:27:00Z">
        <w:r w:rsidRPr="007963C6" w:rsidDel="00144F93">
          <w:rPr>
            <w:rFonts w:ascii="Myriad Pro" w:eastAsia="方正黑体简体" w:hAnsi="Myriad Pro"/>
            <w:b/>
            <w:bCs/>
            <w:sz w:val="22"/>
            <w:szCs w:val="22"/>
          </w:rPr>
          <w:delText>D</w:delText>
        </w:r>
      </w:del>
      <w:del w:id="955" w:author="Chelsea Lee" w:date="2023-09-20T15:29:00Z">
        <w:r w:rsidRPr="007963C6" w:rsidDel="00BD5E7A">
          <w:rPr>
            <w:rFonts w:ascii="Myriad Pro" w:eastAsia="方正黑体简体" w:hAnsi="Myriad Pro"/>
            <w:b/>
            <w:bCs/>
            <w:sz w:val="22"/>
            <w:szCs w:val="22"/>
          </w:rPr>
          <w:delText xml:space="preserve">evice’s </w:delText>
        </w:r>
      </w:del>
      <w:del w:id="956" w:author="Chelsea Lee" w:date="2023-09-20T15:27:00Z">
        <w:r w:rsidRPr="007963C6" w:rsidDel="00144F93">
          <w:rPr>
            <w:rFonts w:ascii="Myriad Pro" w:eastAsia="方正黑体简体" w:hAnsi="Myriad Pro"/>
            <w:b/>
            <w:bCs/>
            <w:sz w:val="22"/>
            <w:szCs w:val="22"/>
          </w:rPr>
          <w:delText>S</w:delText>
        </w:r>
      </w:del>
      <w:del w:id="957" w:author="Chelsea Lee" w:date="2023-09-20T15:29:00Z">
        <w:r w:rsidRPr="007963C6" w:rsidDel="00BD5E7A">
          <w:rPr>
            <w:rFonts w:ascii="Myriad Pro" w:eastAsia="方正黑体简体" w:hAnsi="Myriad Pro"/>
            <w:b/>
            <w:bCs/>
            <w:sz w:val="22"/>
            <w:szCs w:val="22"/>
          </w:rPr>
          <w:delText>erial Port</w:delText>
        </w:r>
      </w:del>
    </w:p>
    <w:bookmarkEnd w:id="947"/>
    <w:p w14:paraId="276850B3" w14:textId="70D5548D" w:rsidR="00F85AA0" w:rsidRPr="007963C6" w:rsidRDefault="00E667E5" w:rsidP="00F85AA0">
      <w:pPr>
        <w:pStyle w:val="-"/>
        <w:ind w:leftChars="0" w:left="1177" w:firstLine="0"/>
        <w:rPr>
          <w:rFonts w:ascii="Myriad Pro" w:eastAsia="方正黑体简体" w:hAnsi="Myriad Pro"/>
        </w:rPr>
      </w:pPr>
      <w:r w:rsidRPr="007963C6">
        <w:rPr>
          <w:rFonts w:ascii="Myriad Pro" w:eastAsia="方正黑体简体" w:hAnsi="Myriad Pro"/>
          <w:b/>
          <w:bCs/>
          <w:sz w:val="22"/>
          <w:szCs w:val="22"/>
        </w:rPr>
        <w:t>Command Structure</w:t>
      </w:r>
      <w:r w:rsidR="00F85AA0" w:rsidRPr="007963C6">
        <w:rPr>
          <w:rFonts w:ascii="Myriad Pro" w:eastAsia="方正黑体简体" w:hAnsi="Myriad Pro"/>
        </w:rPr>
        <w:t>：</w:t>
      </w:r>
      <w:r w:rsidR="00F85AA0" w:rsidRPr="007963C6">
        <w:rPr>
          <w:rStyle w:val="aff4"/>
          <w:rFonts w:ascii="Myriad Pro" w:eastAsia="方正黑体简体" w:hAnsi="Myriad Pro"/>
        </w:rPr>
        <w:t>soip2 -S -b sss-dps</w:t>
      </w:r>
    </w:p>
    <w:p w14:paraId="619AAB51" w14:textId="021ECD90" w:rsidR="00EF7E1E" w:rsidRPr="007963C6" w:rsidRDefault="00EF7E1E" w:rsidP="00F85AA0">
      <w:pPr>
        <w:pStyle w:val="-"/>
        <w:ind w:leftChars="0" w:left="1177" w:firstLine="0"/>
        <w:rPr>
          <w:rFonts w:ascii="Myriad Pro" w:eastAsia="方正黑体简体" w:hAnsi="Myriad Pro"/>
          <w:b/>
          <w:bCs/>
          <w:sz w:val="22"/>
          <w:szCs w:val="22"/>
        </w:rPr>
      </w:pPr>
      <w:r w:rsidRPr="007963C6">
        <w:rPr>
          <w:rFonts w:ascii="Myriad Pro" w:eastAsia="方正黑体简体" w:hAnsi="Myriad Pro"/>
          <w:b/>
          <w:bCs/>
          <w:sz w:val="22"/>
          <w:szCs w:val="22"/>
        </w:rPr>
        <w:t>Description:</w:t>
      </w:r>
    </w:p>
    <w:p w14:paraId="73E7E270" w14:textId="25A13DF1" w:rsidR="00617E6E" w:rsidRPr="007963C6" w:rsidRDefault="00617E6E">
      <w:pPr>
        <w:pStyle w:val="af7"/>
        <w:numPr>
          <w:ilvl w:val="0"/>
          <w:numId w:val="17"/>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sss</w:t>
      </w:r>
      <w:r w:rsidRPr="007963C6">
        <w:rPr>
          <w:rFonts w:ascii="Myriad Pro" w:eastAsia="方正黑体简体" w:hAnsi="Myriad Pro"/>
          <w:sz w:val="22"/>
          <w:szCs w:val="22"/>
        </w:rPr>
        <w:t xml:space="preserve"> denotes the baud rate ranging (50,</w:t>
      </w:r>
      <w:r w:rsidR="00FE4CD1" w:rsidRPr="007963C6">
        <w:rPr>
          <w:rFonts w:ascii="Myriad Pro" w:eastAsia="方正黑体简体" w:hAnsi="Myriad Pro"/>
          <w:sz w:val="22"/>
          <w:szCs w:val="22"/>
        </w:rPr>
        <w:t xml:space="preserve"> </w:t>
      </w:r>
      <w:r w:rsidRPr="007963C6">
        <w:rPr>
          <w:rFonts w:ascii="Myriad Pro" w:eastAsia="方正黑体简体" w:hAnsi="Myriad Pro"/>
          <w:sz w:val="22"/>
          <w:szCs w:val="22"/>
        </w:rPr>
        <w:t>...,</w:t>
      </w:r>
      <w:r w:rsidR="00FE4CD1" w:rsidRPr="007963C6">
        <w:rPr>
          <w:rFonts w:ascii="Myriad Pro" w:eastAsia="方正黑体简体" w:hAnsi="Myriad Pro"/>
          <w:sz w:val="22"/>
          <w:szCs w:val="22"/>
        </w:rPr>
        <w:t xml:space="preserve"> </w:t>
      </w:r>
      <w:r w:rsidRPr="007963C6">
        <w:rPr>
          <w:rFonts w:ascii="Myriad Pro" w:eastAsia="方正黑体简体" w:hAnsi="Myriad Pro"/>
          <w:sz w:val="22"/>
          <w:szCs w:val="22"/>
        </w:rPr>
        <w:t>115200)</w:t>
      </w:r>
    </w:p>
    <w:p w14:paraId="21E6E5AA" w14:textId="7A7DA913" w:rsidR="00617E6E" w:rsidRPr="007963C6" w:rsidRDefault="00617E6E">
      <w:pPr>
        <w:pStyle w:val="af7"/>
        <w:numPr>
          <w:ilvl w:val="0"/>
          <w:numId w:val="17"/>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 xml:space="preserve">d </w:t>
      </w:r>
      <w:r w:rsidRPr="007963C6">
        <w:rPr>
          <w:rFonts w:ascii="Myriad Pro" w:eastAsia="方正黑体简体" w:hAnsi="Myriad Pro"/>
          <w:sz w:val="22"/>
          <w:szCs w:val="22"/>
        </w:rPr>
        <w:t xml:space="preserve">denotes the </w:t>
      </w:r>
      <w:del w:id="958" w:author="Chelsea Lee" w:date="2023-09-20T15:02:00Z">
        <w:r w:rsidRPr="007963C6" w:rsidDel="00D81474">
          <w:rPr>
            <w:rFonts w:ascii="Myriad Pro" w:eastAsia="方正黑体简体" w:hAnsi="Myriad Pro"/>
            <w:sz w:val="22"/>
            <w:szCs w:val="22"/>
          </w:rPr>
          <w:delText xml:space="preserve">number of </w:delText>
        </w:r>
      </w:del>
      <w:r w:rsidRPr="007963C6">
        <w:rPr>
          <w:rFonts w:ascii="Myriad Pro" w:eastAsia="方正黑体简体" w:hAnsi="Myriad Pro"/>
          <w:sz w:val="22"/>
          <w:szCs w:val="22"/>
        </w:rPr>
        <w:t>data bits ranging (5,</w:t>
      </w:r>
      <w:r w:rsidR="00FE4CD1" w:rsidRPr="007963C6">
        <w:rPr>
          <w:rFonts w:ascii="Myriad Pro" w:eastAsia="方正黑体简体" w:hAnsi="Myriad Pro"/>
          <w:sz w:val="22"/>
          <w:szCs w:val="22"/>
        </w:rPr>
        <w:t xml:space="preserve"> </w:t>
      </w:r>
      <w:r w:rsidRPr="007963C6">
        <w:rPr>
          <w:rFonts w:ascii="Myriad Pro" w:eastAsia="方正黑体简体" w:hAnsi="Myriad Pro"/>
          <w:sz w:val="22"/>
          <w:szCs w:val="22"/>
        </w:rPr>
        <w:t>6,</w:t>
      </w:r>
      <w:r w:rsidR="00FE4CD1" w:rsidRPr="007963C6">
        <w:rPr>
          <w:rFonts w:ascii="Myriad Pro" w:eastAsia="方正黑体简体" w:hAnsi="Myriad Pro"/>
          <w:sz w:val="22"/>
          <w:szCs w:val="22"/>
        </w:rPr>
        <w:t xml:space="preserve"> </w:t>
      </w:r>
      <w:r w:rsidRPr="007963C6">
        <w:rPr>
          <w:rFonts w:ascii="Myriad Pro" w:eastAsia="方正黑体简体" w:hAnsi="Myriad Pro"/>
          <w:sz w:val="22"/>
          <w:szCs w:val="22"/>
        </w:rPr>
        <w:t>7,</w:t>
      </w:r>
      <w:r w:rsidR="00FE4CD1" w:rsidRPr="007963C6">
        <w:rPr>
          <w:rFonts w:ascii="Myriad Pro" w:eastAsia="方正黑体简体" w:hAnsi="Myriad Pro"/>
          <w:sz w:val="22"/>
          <w:szCs w:val="22"/>
        </w:rPr>
        <w:t xml:space="preserve"> </w:t>
      </w:r>
      <w:r w:rsidRPr="007963C6">
        <w:rPr>
          <w:rFonts w:ascii="Myriad Pro" w:eastAsia="方正黑体简体" w:hAnsi="Myriad Pro"/>
          <w:sz w:val="22"/>
          <w:szCs w:val="22"/>
        </w:rPr>
        <w:t>8)</w:t>
      </w:r>
    </w:p>
    <w:p w14:paraId="320571B7" w14:textId="2B280669" w:rsidR="00617E6E" w:rsidRPr="007963C6" w:rsidRDefault="00617E6E">
      <w:pPr>
        <w:pStyle w:val="af7"/>
        <w:numPr>
          <w:ilvl w:val="0"/>
          <w:numId w:val="17"/>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p</w:t>
      </w:r>
      <w:r w:rsidRPr="007963C6">
        <w:rPr>
          <w:rFonts w:ascii="Myriad Pro" w:eastAsia="方正黑体简体" w:hAnsi="Myriad Pro"/>
          <w:sz w:val="22"/>
          <w:szCs w:val="22"/>
        </w:rPr>
        <w:t xml:space="preserve"> denotes the parity </w:t>
      </w:r>
      <w:del w:id="959" w:author="Chelsea Lee" w:date="2023-09-20T15:09:00Z">
        <w:r w:rsidRPr="007963C6" w:rsidDel="00521B8D">
          <w:rPr>
            <w:rFonts w:ascii="Myriad Pro" w:eastAsia="方正黑体简体" w:hAnsi="Myriad Pro"/>
            <w:sz w:val="22"/>
            <w:szCs w:val="22"/>
          </w:rPr>
          <w:delText xml:space="preserve">check </w:delText>
        </w:r>
      </w:del>
      <w:r w:rsidRPr="007963C6">
        <w:rPr>
          <w:rFonts w:ascii="Myriad Pro" w:eastAsia="方正黑体简体" w:hAnsi="Myriad Pro"/>
          <w:sz w:val="22"/>
          <w:szCs w:val="22"/>
        </w:rPr>
        <w:t>setting</w:t>
      </w:r>
      <w:ins w:id="960" w:author="Chelsea Lee" w:date="2023-09-20T15:09:00Z">
        <w:r w:rsidR="00B73FA0">
          <w:rPr>
            <w:rFonts w:ascii="Myriad Pro" w:eastAsia="方正黑体简体" w:hAnsi="Myriad Pro"/>
            <w:sz w:val="22"/>
            <w:szCs w:val="22"/>
          </w:rPr>
          <w:t xml:space="preserve">, and the range is </w:t>
        </w:r>
      </w:ins>
      <w:del w:id="961" w:author="Chelsea Lee" w:date="2023-09-20T15:09:00Z">
        <w:r w:rsidR="00E3218B" w:rsidRPr="007963C6" w:rsidDel="00B73FA0">
          <w:rPr>
            <w:rFonts w:ascii="Myriad Pro" w:eastAsia="方正黑体简体" w:hAnsi="Myriad Pro"/>
            <w:sz w:val="22"/>
            <w:szCs w:val="22"/>
          </w:rPr>
          <w:delText>:</w:delText>
        </w:r>
        <w:r w:rsidRPr="007963C6" w:rsidDel="00B73FA0">
          <w:rPr>
            <w:rFonts w:ascii="Myriad Pro" w:eastAsia="方正黑体简体" w:hAnsi="Myriad Pro"/>
            <w:sz w:val="22"/>
            <w:szCs w:val="22"/>
          </w:rPr>
          <w:delText xml:space="preserve"> </w:delText>
        </w:r>
      </w:del>
      <w:r w:rsidRPr="007963C6">
        <w:rPr>
          <w:rFonts w:ascii="Myriad Pro" w:eastAsia="方正黑体简体" w:hAnsi="Myriad Pro"/>
          <w:sz w:val="22"/>
          <w:szCs w:val="22"/>
        </w:rPr>
        <w:t>N</w:t>
      </w:r>
      <w:r w:rsidR="00E3218B" w:rsidRPr="007963C6">
        <w:rPr>
          <w:rFonts w:ascii="Myriad Pro" w:eastAsia="方正黑体简体" w:hAnsi="Myriad Pro"/>
          <w:sz w:val="22"/>
          <w:szCs w:val="22"/>
        </w:rPr>
        <w:t xml:space="preserve"> =</w:t>
      </w:r>
      <w:r w:rsidRPr="007963C6">
        <w:rPr>
          <w:rFonts w:ascii="Myriad Pro" w:eastAsia="方正黑体简体" w:hAnsi="Myriad Pro"/>
          <w:sz w:val="22"/>
          <w:szCs w:val="22"/>
        </w:rPr>
        <w:t xml:space="preserve"> none; E</w:t>
      </w:r>
      <w:r w:rsidR="00E3218B" w:rsidRPr="007963C6">
        <w:rPr>
          <w:rFonts w:ascii="Myriad Pro" w:eastAsia="方正黑体简体" w:hAnsi="Myriad Pro"/>
          <w:sz w:val="22"/>
          <w:szCs w:val="22"/>
        </w:rPr>
        <w:t xml:space="preserve"> =</w:t>
      </w:r>
      <w:r w:rsidRPr="007963C6">
        <w:rPr>
          <w:rFonts w:ascii="Myriad Pro" w:eastAsia="方正黑体简体" w:hAnsi="Myriad Pro"/>
          <w:sz w:val="22"/>
          <w:szCs w:val="22"/>
        </w:rPr>
        <w:t xml:space="preserve"> even; O</w:t>
      </w:r>
      <w:r w:rsidR="00E3218B" w:rsidRPr="007963C6">
        <w:rPr>
          <w:rFonts w:ascii="Myriad Pro" w:eastAsia="方正黑体简体" w:hAnsi="Myriad Pro"/>
          <w:sz w:val="22"/>
          <w:szCs w:val="22"/>
        </w:rPr>
        <w:t xml:space="preserve"> =</w:t>
      </w:r>
      <w:r w:rsidRPr="007963C6">
        <w:rPr>
          <w:rFonts w:ascii="Myriad Pro" w:eastAsia="方正黑体简体" w:hAnsi="Myriad Pro"/>
          <w:sz w:val="22"/>
          <w:szCs w:val="22"/>
        </w:rPr>
        <w:t xml:space="preserve"> odd </w:t>
      </w:r>
    </w:p>
    <w:p w14:paraId="3D5ABBE4" w14:textId="6E1A11DE" w:rsidR="00617E6E" w:rsidRPr="007963C6" w:rsidRDefault="00617E6E">
      <w:pPr>
        <w:pStyle w:val="af7"/>
        <w:numPr>
          <w:ilvl w:val="0"/>
          <w:numId w:val="17"/>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s</w:t>
      </w:r>
      <w:r w:rsidRPr="007963C6">
        <w:rPr>
          <w:rFonts w:ascii="Myriad Pro" w:eastAsia="方正黑体简体" w:hAnsi="Myriad Pro"/>
          <w:sz w:val="22"/>
          <w:szCs w:val="22"/>
        </w:rPr>
        <w:t xml:space="preserve"> </w:t>
      </w:r>
      <w:r w:rsidR="00E3218B" w:rsidRPr="007963C6">
        <w:rPr>
          <w:rFonts w:ascii="Myriad Pro" w:eastAsia="方正黑体简体" w:hAnsi="Myriad Pro"/>
          <w:sz w:val="22"/>
          <w:szCs w:val="22"/>
        </w:rPr>
        <w:t>denotes the</w:t>
      </w:r>
      <w:r w:rsidRPr="007963C6">
        <w:rPr>
          <w:rFonts w:ascii="Myriad Pro" w:eastAsia="方正黑体简体" w:hAnsi="Myriad Pro"/>
          <w:sz w:val="22"/>
          <w:szCs w:val="22"/>
        </w:rPr>
        <w:t xml:space="preserve"> stop digits rang</w:t>
      </w:r>
      <w:r w:rsidR="00E3218B" w:rsidRPr="007963C6">
        <w:rPr>
          <w:rFonts w:ascii="Myriad Pro" w:eastAsia="方正黑体简体" w:hAnsi="Myriad Pro"/>
          <w:sz w:val="22"/>
          <w:szCs w:val="22"/>
        </w:rPr>
        <w:t>ing</w:t>
      </w:r>
      <w:r w:rsidRPr="007963C6">
        <w:rPr>
          <w:rFonts w:ascii="Myriad Pro" w:eastAsia="方正黑体简体" w:hAnsi="Myriad Pro"/>
          <w:sz w:val="22"/>
          <w:szCs w:val="22"/>
        </w:rPr>
        <w:t xml:space="preserve"> (1,</w:t>
      </w:r>
      <w:r w:rsidR="00A358C3" w:rsidRPr="007963C6">
        <w:rPr>
          <w:rFonts w:ascii="Myriad Pro" w:eastAsia="方正黑体简体" w:hAnsi="Myriad Pro"/>
          <w:sz w:val="22"/>
          <w:szCs w:val="22"/>
        </w:rPr>
        <w:t xml:space="preserve"> </w:t>
      </w:r>
      <w:r w:rsidRPr="007963C6">
        <w:rPr>
          <w:rFonts w:ascii="Myriad Pro" w:eastAsia="方正黑体简体" w:hAnsi="Myriad Pro"/>
          <w:sz w:val="22"/>
          <w:szCs w:val="22"/>
        </w:rPr>
        <w:t>2)</w:t>
      </w:r>
    </w:p>
    <w:p w14:paraId="781697E2" w14:textId="57D0E067" w:rsidR="00F14F56" w:rsidRPr="007963C6" w:rsidRDefault="00F14F56" w:rsidP="00F14F56">
      <w:pPr>
        <w:spacing w:line="360" w:lineRule="auto"/>
        <w:ind w:left="1179"/>
        <w:rPr>
          <w:rFonts w:ascii="Myriad Pro" w:eastAsia="方正黑体简体" w:hAnsi="Myriad Pro"/>
          <w:sz w:val="22"/>
          <w:szCs w:val="22"/>
        </w:rPr>
      </w:pPr>
      <w:r w:rsidRPr="007963C6">
        <w:rPr>
          <w:rFonts w:ascii="Myriad Pro" w:eastAsia="方正黑体简体" w:hAnsi="Myriad Pro"/>
          <w:sz w:val="22"/>
          <w:szCs w:val="22"/>
        </w:rPr>
        <w:t xml:space="preserve">Note: </w:t>
      </w:r>
    </w:p>
    <w:p w14:paraId="7CB82CD0" w14:textId="2CC85AA5" w:rsidR="00A358C3" w:rsidRPr="007963C6" w:rsidRDefault="00A358C3">
      <w:pPr>
        <w:pStyle w:val="af7"/>
        <w:numPr>
          <w:ilvl w:val="0"/>
          <w:numId w:val="19"/>
        </w:numPr>
        <w:spacing w:line="360" w:lineRule="auto"/>
        <w:ind w:firstLineChars="0"/>
        <w:rPr>
          <w:rFonts w:ascii="Myriad Pro" w:eastAsia="方正黑体简体" w:hAnsi="Myriad Pro"/>
          <w:sz w:val="22"/>
          <w:szCs w:val="22"/>
        </w:rPr>
      </w:pPr>
      <w:r w:rsidRPr="007963C6">
        <w:rPr>
          <w:rFonts w:ascii="Myriad Pro" w:eastAsia="方正黑体简体" w:hAnsi="Myriad Pro"/>
          <w:sz w:val="22"/>
          <w:szCs w:val="22"/>
        </w:rPr>
        <w:lastRenderedPageBreak/>
        <w:t>If command</w:t>
      </w:r>
      <w:r w:rsidR="006F1E70" w:rsidRPr="007963C6">
        <w:rPr>
          <w:rFonts w:ascii="Myriad Pro" w:eastAsia="方正黑体简体" w:hAnsi="Myriad Pro"/>
          <w:sz w:val="22"/>
          <w:szCs w:val="22"/>
        </w:rPr>
        <w:t>s are</w:t>
      </w:r>
      <w:r w:rsidRPr="007963C6">
        <w:rPr>
          <w:rFonts w:ascii="Myriad Pro" w:eastAsia="方正黑体简体" w:hAnsi="Myriad Pro"/>
          <w:sz w:val="22"/>
          <w:szCs w:val="22"/>
        </w:rPr>
        <w:t xml:space="preserve"> </w:t>
      </w:r>
      <w:r w:rsidR="006F1E70" w:rsidRPr="007963C6">
        <w:rPr>
          <w:rFonts w:ascii="Myriad Pro" w:eastAsia="方正黑体简体" w:hAnsi="Myriad Pro"/>
          <w:sz w:val="22"/>
          <w:szCs w:val="22"/>
        </w:rPr>
        <w:t xml:space="preserve">to be </w:t>
      </w:r>
      <w:r w:rsidRPr="007963C6">
        <w:rPr>
          <w:rFonts w:ascii="Myriad Pro" w:eastAsia="方正黑体简体" w:hAnsi="Myriad Pro"/>
          <w:sz w:val="22"/>
          <w:szCs w:val="22"/>
        </w:rPr>
        <w:t>pass</w:t>
      </w:r>
      <w:r w:rsidR="006F1E70" w:rsidRPr="007963C6">
        <w:rPr>
          <w:rFonts w:ascii="Myriad Pro" w:eastAsia="方正黑体简体" w:hAnsi="Myriad Pro"/>
          <w:sz w:val="22"/>
          <w:szCs w:val="22"/>
        </w:rPr>
        <w:t xml:space="preserve">ing </w:t>
      </w:r>
      <w:r w:rsidRPr="007963C6">
        <w:rPr>
          <w:rFonts w:ascii="Myriad Pro" w:eastAsia="方正黑体简体" w:hAnsi="Myriad Pro"/>
          <w:sz w:val="22"/>
          <w:szCs w:val="22"/>
        </w:rPr>
        <w:t xml:space="preserve">through between TX and RX, their serial port parameters should be </w:t>
      </w:r>
      <w:r w:rsidR="00EC6DD5">
        <w:rPr>
          <w:rFonts w:ascii="Myriad Pro" w:eastAsia="方正黑体简体" w:hAnsi="Myriad Pro"/>
          <w:sz w:val="22"/>
          <w:szCs w:val="22"/>
        </w:rPr>
        <w:t xml:space="preserve">set to </w:t>
      </w:r>
      <w:r w:rsidR="00AA5872" w:rsidRPr="007963C6">
        <w:rPr>
          <w:rFonts w:ascii="Myriad Pro" w:eastAsia="方正黑体简体" w:hAnsi="Myriad Pro"/>
          <w:sz w:val="22"/>
          <w:szCs w:val="22"/>
        </w:rPr>
        <w:t>the</w:t>
      </w:r>
      <w:r w:rsidRPr="007963C6">
        <w:rPr>
          <w:rFonts w:ascii="Myriad Pro" w:eastAsia="方正黑体简体" w:hAnsi="Myriad Pro"/>
          <w:sz w:val="22"/>
          <w:szCs w:val="22"/>
        </w:rPr>
        <w:t xml:space="preserve"> same.</w:t>
      </w:r>
    </w:p>
    <w:p w14:paraId="73B20B2F" w14:textId="6B8995E2" w:rsidR="00F14F56" w:rsidRDefault="00A358C3">
      <w:pPr>
        <w:pStyle w:val="af7"/>
        <w:numPr>
          <w:ilvl w:val="0"/>
          <w:numId w:val="19"/>
        </w:numPr>
        <w:spacing w:line="360" w:lineRule="auto"/>
        <w:ind w:firstLineChars="0"/>
        <w:rPr>
          <w:ins w:id="962" w:author="Chelsea Lee" w:date="2023-09-20T15:02:00Z"/>
          <w:rFonts w:ascii="Myriad Pro" w:eastAsia="方正黑体简体" w:hAnsi="Myriad Pro"/>
          <w:sz w:val="22"/>
          <w:szCs w:val="22"/>
        </w:rPr>
      </w:pPr>
      <w:r w:rsidRPr="007963C6">
        <w:rPr>
          <w:rFonts w:ascii="Myriad Pro" w:eastAsia="方正黑体简体" w:hAnsi="Myriad Pro"/>
          <w:sz w:val="22"/>
          <w:szCs w:val="22"/>
        </w:rPr>
        <w:t xml:space="preserve">The default </w:t>
      </w:r>
      <w:r w:rsidR="00EC6DD5">
        <w:rPr>
          <w:rFonts w:ascii="Myriad Pro" w:eastAsia="方正黑体简体" w:hAnsi="Myriad Pro"/>
          <w:sz w:val="22"/>
          <w:szCs w:val="22"/>
        </w:rPr>
        <w:t xml:space="preserve">serial </w:t>
      </w:r>
      <w:r w:rsidRPr="007963C6">
        <w:rPr>
          <w:rFonts w:ascii="Myriad Pro" w:eastAsia="方正黑体简体" w:hAnsi="Myriad Pro"/>
          <w:sz w:val="22"/>
          <w:szCs w:val="22"/>
        </w:rPr>
        <w:t>parameter of the device is 115200-8n1.</w:t>
      </w:r>
    </w:p>
    <w:p w14:paraId="1F4027F6" w14:textId="77777777" w:rsidR="00D66E28" w:rsidRDefault="00D66E28" w:rsidP="007F4D3A">
      <w:pPr>
        <w:spacing w:line="360" w:lineRule="auto"/>
        <w:rPr>
          <w:ins w:id="963" w:author="Chelsea Lee" w:date="2023-09-20T15:25:00Z"/>
          <w:rFonts w:ascii="Myriad Pro" w:eastAsia="方正黑体简体" w:hAnsi="Myriad Pro"/>
          <w:sz w:val="22"/>
          <w:szCs w:val="22"/>
        </w:rPr>
      </w:pPr>
    </w:p>
    <w:p w14:paraId="5380051D" w14:textId="77777777" w:rsidR="00144F93" w:rsidRPr="00320277" w:rsidRDefault="00144F93" w:rsidP="007F4D3A">
      <w:pPr>
        <w:spacing w:line="360" w:lineRule="auto"/>
        <w:rPr>
          <w:rFonts w:ascii="Myriad Pro" w:eastAsia="方正黑体简体" w:hAnsi="Myriad Pro"/>
          <w:sz w:val="22"/>
          <w:szCs w:val="22"/>
        </w:rPr>
      </w:pPr>
    </w:p>
    <w:p w14:paraId="64E6840E" w14:textId="0A767859" w:rsidR="002474EA" w:rsidRPr="007963C6" w:rsidRDefault="002474EA" w:rsidP="002474EA">
      <w:pPr>
        <w:spacing w:line="360" w:lineRule="auto"/>
        <w:ind w:left="1179"/>
        <w:rPr>
          <w:rFonts w:ascii="Myriad Pro" w:eastAsia="方正黑体简体" w:hAnsi="Myriad Pro"/>
          <w:b/>
          <w:bCs/>
          <w:sz w:val="22"/>
          <w:szCs w:val="22"/>
        </w:rPr>
      </w:pPr>
      <w:r w:rsidRPr="007963C6">
        <w:rPr>
          <w:rFonts w:ascii="Myriad Pro" w:eastAsia="方正黑体简体" w:hAnsi="Myriad Pro"/>
          <w:b/>
          <w:bCs/>
          <w:sz w:val="22"/>
          <w:szCs w:val="22"/>
        </w:rPr>
        <w:t>Command Example:</w:t>
      </w:r>
    </w:p>
    <w:p w14:paraId="070AB424" w14:textId="532BF74D" w:rsidR="00F85AA0" w:rsidRPr="007963C6" w:rsidRDefault="002474EA" w:rsidP="00F85AA0">
      <w:pPr>
        <w:pStyle w:val="-"/>
        <w:ind w:leftChars="0" w:left="650"/>
        <w:rPr>
          <w:rFonts w:ascii="Myriad Pro" w:eastAsia="方正黑体简体" w:hAnsi="Myriad Pro"/>
          <w:sz w:val="22"/>
          <w:szCs w:val="22"/>
        </w:rPr>
      </w:pPr>
      <w:r w:rsidRPr="007963C6">
        <w:rPr>
          <w:rFonts w:ascii="Myriad Pro" w:eastAsia="方正黑体简体" w:hAnsi="Myriad Pro"/>
          <w:sz w:val="22"/>
          <w:szCs w:val="22"/>
        </w:rPr>
        <w:t xml:space="preserve">To set baud rate </w:t>
      </w:r>
      <w:ins w:id="964" w:author="Chelsea Lee" w:date="2023-09-28T10:05:00Z">
        <w:r w:rsidR="00215EA8">
          <w:rPr>
            <w:rFonts w:ascii="Myriad Pro" w:eastAsia="方正黑体简体" w:hAnsi="Myriad Pro"/>
            <w:sz w:val="22"/>
            <w:szCs w:val="22"/>
          </w:rPr>
          <w:t>to</w:t>
        </w:r>
      </w:ins>
      <w:del w:id="965" w:author="Chelsea Lee" w:date="2023-09-28T10:05:00Z">
        <w:r w:rsidRPr="007963C6" w:rsidDel="00215EA8">
          <w:rPr>
            <w:rFonts w:ascii="Myriad Pro" w:eastAsia="方正黑体简体" w:hAnsi="Myriad Pro"/>
            <w:sz w:val="22"/>
            <w:szCs w:val="22"/>
          </w:rPr>
          <w:delText>as</w:delText>
        </w:r>
      </w:del>
      <w:r w:rsidRPr="007963C6">
        <w:rPr>
          <w:rFonts w:ascii="Myriad Pro" w:eastAsia="方正黑体简体" w:hAnsi="Myriad Pro"/>
          <w:sz w:val="22"/>
          <w:szCs w:val="22"/>
        </w:rPr>
        <w:t xml:space="preserve"> </w:t>
      </w:r>
      <w:r w:rsidR="007F4D3A">
        <w:rPr>
          <w:rFonts w:ascii="Myriad Pro" w:eastAsia="方正黑体简体" w:hAnsi="Myriad Pro"/>
          <w:sz w:val="22"/>
          <w:szCs w:val="22"/>
        </w:rPr>
        <w:t>9600</w:t>
      </w:r>
      <w:r w:rsidRPr="007963C6">
        <w:rPr>
          <w:rFonts w:ascii="Myriad Pro" w:eastAsia="方正黑体简体" w:hAnsi="Myriad Pro"/>
          <w:sz w:val="22"/>
          <w:szCs w:val="22"/>
        </w:rPr>
        <w:t xml:space="preserve">, data bits </w:t>
      </w:r>
      <w:ins w:id="966" w:author="Chelsea Lee" w:date="2023-09-28T10:05:00Z">
        <w:r w:rsidR="00215EA8">
          <w:rPr>
            <w:rFonts w:ascii="Myriad Pro" w:eastAsia="方正黑体简体" w:hAnsi="Myriad Pro"/>
            <w:sz w:val="22"/>
            <w:szCs w:val="22"/>
          </w:rPr>
          <w:t>to</w:t>
        </w:r>
      </w:ins>
      <w:del w:id="967" w:author="Chelsea Lee" w:date="2023-09-28T10:05:00Z">
        <w:r w:rsidRPr="007963C6" w:rsidDel="00215EA8">
          <w:rPr>
            <w:rFonts w:ascii="Myriad Pro" w:eastAsia="方正黑体简体" w:hAnsi="Myriad Pro"/>
            <w:sz w:val="22"/>
            <w:szCs w:val="22"/>
          </w:rPr>
          <w:delText>as</w:delText>
        </w:r>
      </w:del>
      <w:r w:rsidRPr="007963C6">
        <w:rPr>
          <w:rFonts w:ascii="Myriad Pro" w:eastAsia="方正黑体简体" w:hAnsi="Myriad Pro"/>
          <w:sz w:val="22"/>
          <w:szCs w:val="22"/>
        </w:rPr>
        <w:t xml:space="preserve"> 8, parity </w:t>
      </w:r>
      <w:ins w:id="968" w:author="Chelsea Lee" w:date="2023-09-28T10:06:00Z">
        <w:r w:rsidR="009A33D5">
          <w:rPr>
            <w:rFonts w:ascii="Myriad Pro" w:eastAsia="方正黑体简体" w:hAnsi="Myriad Pro"/>
            <w:sz w:val="22"/>
            <w:szCs w:val="22"/>
          </w:rPr>
          <w:t>bit</w:t>
        </w:r>
      </w:ins>
      <w:del w:id="969" w:author="Chelsea Lee" w:date="2023-09-28T10:06:00Z">
        <w:r w:rsidRPr="007963C6" w:rsidDel="009A33D5">
          <w:rPr>
            <w:rFonts w:ascii="Myriad Pro" w:eastAsia="方正黑体简体" w:hAnsi="Myriad Pro"/>
            <w:sz w:val="22"/>
            <w:szCs w:val="22"/>
          </w:rPr>
          <w:delText>type</w:delText>
        </w:r>
      </w:del>
      <w:r w:rsidRPr="007963C6">
        <w:rPr>
          <w:rFonts w:ascii="Myriad Pro" w:eastAsia="方正黑体简体" w:hAnsi="Myriad Pro"/>
          <w:sz w:val="22"/>
          <w:szCs w:val="22"/>
        </w:rPr>
        <w:t xml:space="preserve"> </w:t>
      </w:r>
      <w:ins w:id="970" w:author="Chelsea Lee" w:date="2023-09-28T10:05:00Z">
        <w:r w:rsidR="00215EA8">
          <w:rPr>
            <w:rFonts w:ascii="Myriad Pro" w:eastAsia="方正黑体简体" w:hAnsi="Myriad Pro"/>
            <w:sz w:val="22"/>
            <w:szCs w:val="22"/>
          </w:rPr>
          <w:t>to</w:t>
        </w:r>
      </w:ins>
      <w:del w:id="971" w:author="Chelsea Lee" w:date="2023-09-28T10:05:00Z">
        <w:r w:rsidRPr="007963C6" w:rsidDel="00215EA8">
          <w:rPr>
            <w:rFonts w:ascii="Myriad Pro" w:eastAsia="方正黑体简体" w:hAnsi="Myriad Pro"/>
            <w:sz w:val="22"/>
            <w:szCs w:val="22"/>
          </w:rPr>
          <w:delText>as</w:delText>
        </w:r>
      </w:del>
      <w:r w:rsidRPr="007963C6">
        <w:rPr>
          <w:rFonts w:ascii="Myriad Pro" w:eastAsia="方正黑体简体" w:hAnsi="Myriad Pro"/>
          <w:sz w:val="22"/>
          <w:szCs w:val="22"/>
        </w:rPr>
        <w:t xml:space="preserve"> none, stop bits </w:t>
      </w:r>
      <w:ins w:id="972" w:author="Chelsea Lee" w:date="2023-09-28T10:06:00Z">
        <w:r w:rsidR="009A33D5">
          <w:rPr>
            <w:rFonts w:ascii="Myriad Pro" w:eastAsia="方正黑体简体" w:hAnsi="Myriad Pro"/>
            <w:sz w:val="22"/>
            <w:szCs w:val="22"/>
          </w:rPr>
          <w:t>to</w:t>
        </w:r>
      </w:ins>
      <w:del w:id="973" w:author="Chelsea Lee" w:date="2023-09-28T10:06:00Z">
        <w:r w:rsidRPr="007963C6" w:rsidDel="009A33D5">
          <w:rPr>
            <w:rFonts w:ascii="Myriad Pro" w:eastAsia="方正黑体简体" w:hAnsi="Myriad Pro"/>
            <w:sz w:val="22"/>
            <w:szCs w:val="22"/>
          </w:rPr>
          <w:delText>as</w:delText>
        </w:r>
      </w:del>
      <w:r w:rsidRPr="007963C6">
        <w:rPr>
          <w:rFonts w:ascii="Myriad Pro" w:eastAsia="方正黑体简体" w:hAnsi="Myriad Pro"/>
          <w:sz w:val="22"/>
          <w:szCs w:val="22"/>
        </w:rPr>
        <w:t xml:space="preserve"> 1: </w:t>
      </w:r>
    </w:p>
    <w:p w14:paraId="646BF7C3" w14:textId="6C5D490F" w:rsidR="002474EA" w:rsidRPr="007963C6" w:rsidRDefault="002474EA" w:rsidP="00D25FD6">
      <w:pPr>
        <w:pStyle w:val="-"/>
        <w:ind w:leftChars="0" w:left="1177" w:firstLine="0"/>
        <w:rPr>
          <w:rFonts w:ascii="Myriad Pro" w:eastAsia="方正黑体简体" w:hAnsi="Myriad Pro"/>
        </w:rPr>
      </w:pPr>
      <w:r w:rsidRPr="007963C6">
        <w:rPr>
          <w:rStyle w:val="aff4"/>
          <w:rFonts w:ascii="Myriad Pro" w:eastAsia="方正黑体简体" w:hAnsi="Myriad Pro"/>
        </w:rPr>
        <w:t xml:space="preserve">/ # soip2 -S -b </w:t>
      </w:r>
      <w:r w:rsidR="007F4D3A">
        <w:rPr>
          <w:rStyle w:val="aff4"/>
          <w:rFonts w:ascii="Myriad Pro" w:eastAsia="方正黑体简体" w:hAnsi="Myriad Pro"/>
        </w:rPr>
        <w:t>9600</w:t>
      </w:r>
      <w:r w:rsidRPr="007963C6">
        <w:rPr>
          <w:rStyle w:val="aff4"/>
          <w:rFonts w:ascii="Myriad Pro" w:eastAsia="方正黑体简体" w:hAnsi="Myriad Pro"/>
        </w:rPr>
        <w:t>-8n1</w:t>
      </w:r>
    </w:p>
    <w:p w14:paraId="3D1DAF73" w14:textId="52EBA311" w:rsidR="00383277" w:rsidRPr="007963C6" w:rsidRDefault="00563D47">
      <w:pPr>
        <w:pStyle w:val="-"/>
        <w:numPr>
          <w:ilvl w:val="0"/>
          <w:numId w:val="4"/>
        </w:numPr>
        <w:ind w:leftChars="0"/>
        <w:rPr>
          <w:rFonts w:ascii="Myriad Pro" w:eastAsia="方正黑体简体" w:hAnsi="Myriad Pro"/>
          <w:b/>
          <w:bCs/>
          <w:sz w:val="22"/>
          <w:szCs w:val="22"/>
        </w:rPr>
      </w:pPr>
      <w:ins w:id="974" w:author="Chelsea Lee" w:date="2023-09-20T15:24:00Z">
        <w:r>
          <w:rPr>
            <w:rFonts w:ascii="Myriad Pro" w:eastAsia="方正黑体简体" w:hAnsi="Myriad Pro"/>
            <w:b/>
            <w:bCs/>
            <w:sz w:val="22"/>
            <w:szCs w:val="22"/>
          </w:rPr>
          <w:t xml:space="preserve">The </w:t>
        </w:r>
      </w:ins>
      <w:ins w:id="975" w:author="Chelsea Lee" w:date="2023-09-20T15:40:00Z">
        <w:r w:rsidR="008C03A0">
          <w:rPr>
            <w:rFonts w:ascii="Myriad Pro" w:eastAsia="方正黑体简体" w:hAnsi="Myriad Pro"/>
            <w:b/>
            <w:bCs/>
            <w:sz w:val="22"/>
            <w:szCs w:val="22"/>
          </w:rPr>
          <w:t>third-party c</w:t>
        </w:r>
      </w:ins>
      <w:ins w:id="976" w:author="Chelsea Lee" w:date="2023-09-20T15:24:00Z">
        <w:r>
          <w:rPr>
            <w:rFonts w:ascii="Myriad Pro" w:eastAsia="方正黑体简体" w:hAnsi="Myriad Pro"/>
            <w:b/>
            <w:bCs/>
            <w:sz w:val="22"/>
            <w:szCs w:val="22"/>
          </w:rPr>
          <w:t xml:space="preserve">lient </w:t>
        </w:r>
      </w:ins>
      <w:del w:id="977" w:author="Chelsea Lee" w:date="2023-09-20T15:40:00Z">
        <w:r w:rsidR="001C4D28" w:rsidRPr="007963C6" w:rsidDel="008C03A0">
          <w:rPr>
            <w:rFonts w:ascii="Myriad Pro" w:eastAsia="方正黑体简体" w:hAnsi="Myriad Pro"/>
            <w:b/>
            <w:bCs/>
            <w:sz w:val="22"/>
            <w:szCs w:val="22"/>
          </w:rPr>
          <w:delText>S</w:delText>
        </w:r>
      </w:del>
      <w:ins w:id="978" w:author="Chelsea Lee" w:date="2023-09-20T15:40:00Z">
        <w:r w:rsidR="008C03A0">
          <w:rPr>
            <w:rFonts w:ascii="Myriad Pro" w:eastAsia="方正黑体简体" w:hAnsi="Myriad Pro"/>
            <w:b/>
            <w:bCs/>
            <w:sz w:val="22"/>
            <w:szCs w:val="22"/>
          </w:rPr>
          <w:t>s</w:t>
        </w:r>
      </w:ins>
      <w:r w:rsidR="001C4D28" w:rsidRPr="007963C6">
        <w:rPr>
          <w:rFonts w:ascii="Myriad Pro" w:eastAsia="方正黑体简体" w:hAnsi="Myriad Pro"/>
          <w:b/>
          <w:bCs/>
          <w:sz w:val="22"/>
          <w:szCs w:val="22"/>
        </w:rPr>
        <w:t>end</w:t>
      </w:r>
      <w:ins w:id="979" w:author="Chelsea Lee" w:date="2023-09-20T15:26:00Z">
        <w:r w:rsidR="00144F93">
          <w:rPr>
            <w:rFonts w:ascii="Myriad Pro" w:eastAsia="方正黑体简体" w:hAnsi="Myriad Pro"/>
            <w:b/>
            <w:bCs/>
            <w:sz w:val="22"/>
            <w:szCs w:val="22"/>
          </w:rPr>
          <w:t>s</w:t>
        </w:r>
      </w:ins>
      <w:r w:rsidR="001C4D28" w:rsidRPr="007963C6">
        <w:rPr>
          <w:rFonts w:ascii="Myriad Pro" w:eastAsia="方正黑体简体" w:hAnsi="Myriad Pro"/>
          <w:b/>
          <w:bCs/>
          <w:sz w:val="22"/>
          <w:szCs w:val="22"/>
        </w:rPr>
        <w:t xml:space="preserve"> </w:t>
      </w:r>
      <w:del w:id="980" w:author="Chelsea Lee" w:date="2023-09-20T15:40:00Z">
        <w:r w:rsidR="001C4D28" w:rsidRPr="007963C6" w:rsidDel="008C03A0">
          <w:rPr>
            <w:rFonts w:ascii="Myriad Pro" w:eastAsia="方正黑体简体" w:hAnsi="Myriad Pro"/>
            <w:b/>
            <w:bCs/>
            <w:sz w:val="22"/>
            <w:szCs w:val="22"/>
          </w:rPr>
          <w:delText>C</w:delText>
        </w:r>
      </w:del>
      <w:ins w:id="981" w:author="Chelsea Lee" w:date="2023-09-20T15:40:00Z">
        <w:r w:rsidR="008C03A0">
          <w:rPr>
            <w:rFonts w:ascii="Myriad Pro" w:eastAsia="方正黑体简体" w:hAnsi="Myriad Pro"/>
            <w:b/>
            <w:bCs/>
            <w:sz w:val="22"/>
            <w:szCs w:val="22"/>
          </w:rPr>
          <w:t>c</w:t>
        </w:r>
      </w:ins>
      <w:r w:rsidR="001C4D28" w:rsidRPr="007963C6">
        <w:rPr>
          <w:rFonts w:ascii="Myriad Pro" w:eastAsia="方正黑体简体" w:hAnsi="Myriad Pro"/>
          <w:b/>
          <w:bCs/>
          <w:sz w:val="22"/>
          <w:szCs w:val="22"/>
        </w:rPr>
        <w:t>ommands to</w:t>
      </w:r>
      <w:ins w:id="982" w:author="Chelsea Lee" w:date="2023-09-28T10:07:00Z">
        <w:r w:rsidR="00D11A3D">
          <w:rPr>
            <w:rFonts w:ascii="Myriad Pro" w:eastAsia="方正黑体简体" w:hAnsi="Myriad Pro"/>
            <w:b/>
            <w:bCs/>
            <w:sz w:val="22"/>
            <w:szCs w:val="22"/>
          </w:rPr>
          <w:t xml:space="preserve"> the</w:t>
        </w:r>
      </w:ins>
      <w:del w:id="983" w:author="Chelsea Lee" w:date="2023-09-20T15:25:00Z">
        <w:r w:rsidR="001C4D28" w:rsidRPr="007963C6" w:rsidDel="00563D47">
          <w:rPr>
            <w:rFonts w:ascii="Myriad Pro" w:eastAsia="方正黑体简体" w:hAnsi="Myriad Pro"/>
            <w:b/>
            <w:bCs/>
            <w:sz w:val="22"/>
            <w:szCs w:val="22"/>
          </w:rPr>
          <w:delText xml:space="preserve"> </w:delText>
        </w:r>
        <w:r w:rsidR="00805701" w:rsidRPr="007963C6" w:rsidDel="00563D47">
          <w:rPr>
            <w:rFonts w:ascii="Myriad Pro" w:eastAsia="方正黑体简体" w:hAnsi="Myriad Pro"/>
            <w:b/>
            <w:bCs/>
            <w:sz w:val="22"/>
            <w:szCs w:val="22"/>
          </w:rPr>
          <w:delText>a</w:delText>
        </w:r>
      </w:del>
      <w:r w:rsidR="00805701" w:rsidRPr="007963C6">
        <w:rPr>
          <w:rFonts w:ascii="Myriad Pro" w:eastAsia="方正黑体简体" w:hAnsi="Myriad Pro"/>
          <w:b/>
          <w:bCs/>
          <w:sz w:val="22"/>
          <w:szCs w:val="22"/>
        </w:rPr>
        <w:t xml:space="preserve"> </w:t>
      </w:r>
      <w:del w:id="984" w:author="Chelsea Lee" w:date="2023-09-20T15:40:00Z">
        <w:r w:rsidR="00AC1742" w:rsidRPr="007963C6" w:rsidDel="008C03A0">
          <w:rPr>
            <w:rFonts w:ascii="Myriad Pro" w:eastAsia="方正黑体简体" w:hAnsi="Myriad Pro"/>
            <w:b/>
            <w:bCs/>
            <w:sz w:val="22"/>
            <w:szCs w:val="22"/>
          </w:rPr>
          <w:delText>P</w:delText>
        </w:r>
        <w:r w:rsidR="001C4D28" w:rsidRPr="007963C6" w:rsidDel="008C03A0">
          <w:rPr>
            <w:rFonts w:ascii="Myriad Pro" w:eastAsia="方正黑体简体" w:hAnsi="Myriad Pro"/>
            <w:b/>
            <w:bCs/>
            <w:sz w:val="22"/>
            <w:szCs w:val="22"/>
          </w:rPr>
          <w:delText>eripheral</w:delText>
        </w:r>
        <w:r w:rsidR="00900DA0" w:rsidRPr="007963C6" w:rsidDel="008C03A0">
          <w:rPr>
            <w:rFonts w:ascii="Myriad Pro" w:eastAsia="方正黑体简体" w:hAnsi="Myriad Pro"/>
            <w:b/>
            <w:bCs/>
            <w:sz w:val="22"/>
            <w:szCs w:val="22"/>
          </w:rPr>
          <w:delText xml:space="preserve"> </w:delText>
        </w:r>
      </w:del>
      <w:ins w:id="985" w:author="Chelsea Lee" w:date="2023-09-20T15:40:00Z">
        <w:r w:rsidR="008C03A0">
          <w:rPr>
            <w:rFonts w:ascii="Myriad Pro" w:eastAsia="方正黑体简体" w:hAnsi="Myriad Pro"/>
            <w:b/>
            <w:bCs/>
            <w:sz w:val="22"/>
            <w:szCs w:val="22"/>
          </w:rPr>
          <w:t>p</w:t>
        </w:r>
        <w:r w:rsidR="008C03A0" w:rsidRPr="007963C6">
          <w:rPr>
            <w:rFonts w:ascii="Myriad Pro" w:eastAsia="方正黑体简体" w:hAnsi="Myriad Pro"/>
            <w:b/>
            <w:bCs/>
            <w:sz w:val="22"/>
            <w:szCs w:val="22"/>
          </w:rPr>
          <w:t xml:space="preserve">eripheral </w:t>
        </w:r>
      </w:ins>
      <w:del w:id="986" w:author="Chelsea Lee" w:date="2023-09-20T15:40:00Z">
        <w:r w:rsidR="00AC1742" w:rsidRPr="007963C6" w:rsidDel="008C03A0">
          <w:rPr>
            <w:rFonts w:ascii="Myriad Pro" w:eastAsia="方正黑体简体" w:hAnsi="Myriad Pro"/>
            <w:b/>
            <w:bCs/>
            <w:sz w:val="22"/>
            <w:szCs w:val="22"/>
          </w:rPr>
          <w:delText>C</w:delText>
        </w:r>
      </w:del>
      <w:ins w:id="987" w:author="Chelsea Lee" w:date="2023-09-20T15:40:00Z">
        <w:r w:rsidR="008C03A0">
          <w:rPr>
            <w:rFonts w:ascii="Myriad Pro" w:eastAsia="方正黑体简体" w:hAnsi="Myriad Pro"/>
            <w:b/>
            <w:bCs/>
            <w:sz w:val="22"/>
            <w:szCs w:val="22"/>
          </w:rPr>
          <w:t>c</w:t>
        </w:r>
      </w:ins>
      <w:r w:rsidR="00AC1742" w:rsidRPr="007963C6">
        <w:rPr>
          <w:rFonts w:ascii="Myriad Pro" w:eastAsia="方正黑体简体" w:hAnsi="Myriad Pro"/>
          <w:b/>
          <w:bCs/>
          <w:sz w:val="22"/>
          <w:szCs w:val="22"/>
        </w:rPr>
        <w:t xml:space="preserve">onnected to the </w:t>
      </w:r>
      <w:ins w:id="988" w:author="Chelsea Lee" w:date="2023-09-20T15:41:00Z">
        <w:r w:rsidR="008C03A0">
          <w:rPr>
            <w:rFonts w:ascii="Myriad Pro" w:eastAsia="方正黑体简体" w:hAnsi="Myriad Pro"/>
            <w:b/>
            <w:bCs/>
            <w:sz w:val="22"/>
            <w:szCs w:val="22"/>
          </w:rPr>
          <w:t>de</w:t>
        </w:r>
      </w:ins>
      <w:del w:id="989" w:author="Chelsea Lee" w:date="2023-09-20T15:41:00Z">
        <w:r w:rsidR="00AC1742" w:rsidRPr="007963C6" w:rsidDel="008C03A0">
          <w:rPr>
            <w:rFonts w:ascii="Myriad Pro" w:eastAsia="方正黑体简体" w:hAnsi="Myriad Pro"/>
            <w:b/>
            <w:bCs/>
            <w:sz w:val="22"/>
            <w:szCs w:val="22"/>
          </w:rPr>
          <w:delText>De</w:delText>
        </w:r>
      </w:del>
      <w:r w:rsidR="00AC1742" w:rsidRPr="007963C6">
        <w:rPr>
          <w:rFonts w:ascii="Myriad Pro" w:eastAsia="方正黑体简体" w:hAnsi="Myriad Pro"/>
          <w:b/>
          <w:bCs/>
          <w:sz w:val="22"/>
          <w:szCs w:val="22"/>
        </w:rPr>
        <w:t>vice</w:t>
      </w:r>
      <w:ins w:id="990" w:author="Chelsea Lee" w:date="2023-09-20T15:23:00Z">
        <w:r w:rsidR="003058B2">
          <w:rPr>
            <w:rFonts w:ascii="Myriad Pro" w:eastAsia="方正黑体简体" w:hAnsi="Myriad Pro"/>
            <w:b/>
            <w:bCs/>
            <w:sz w:val="22"/>
            <w:szCs w:val="22"/>
          </w:rPr>
          <w:t xml:space="preserve">’s </w:t>
        </w:r>
      </w:ins>
      <w:del w:id="991" w:author="Chelsea Lee" w:date="2023-09-20T15:23:00Z">
        <w:r w:rsidR="00AC1742" w:rsidRPr="007963C6" w:rsidDel="003058B2">
          <w:rPr>
            <w:rFonts w:ascii="Myriad Pro" w:eastAsia="方正黑体简体" w:hAnsi="Myriad Pro"/>
            <w:b/>
            <w:bCs/>
            <w:sz w:val="22"/>
            <w:szCs w:val="22"/>
          </w:rPr>
          <w:delText xml:space="preserve"> through the </w:delText>
        </w:r>
      </w:del>
      <w:r w:rsidR="00AC1742" w:rsidRPr="007963C6">
        <w:rPr>
          <w:rFonts w:ascii="Myriad Pro" w:eastAsia="方正黑体简体" w:hAnsi="Myriad Pro"/>
          <w:b/>
          <w:bCs/>
          <w:sz w:val="22"/>
          <w:szCs w:val="22"/>
        </w:rPr>
        <w:t>Serial Port</w:t>
      </w:r>
    </w:p>
    <w:p w14:paraId="1D99D50D" w14:textId="37CF374A" w:rsidR="00D25FD6" w:rsidRPr="001E7535" w:rsidRDefault="00987FD8" w:rsidP="00D25FD6">
      <w:pPr>
        <w:pStyle w:val="-"/>
        <w:ind w:leftChars="0" w:left="1177" w:firstLine="0"/>
        <w:rPr>
          <w:rFonts w:ascii="Myriad Pro" w:eastAsia="方正黑体简体" w:hAnsi="Myriad Pro"/>
        </w:rPr>
      </w:pPr>
      <w:r w:rsidRPr="007963C6">
        <w:rPr>
          <w:rFonts w:ascii="Myriad Pro" w:eastAsia="方正黑体简体" w:hAnsi="Myriad Pro"/>
          <w:b/>
          <w:bCs/>
          <w:sz w:val="22"/>
          <w:szCs w:val="22"/>
        </w:rPr>
        <w:t xml:space="preserve">Command Structure: </w:t>
      </w:r>
      <w:r w:rsidR="005F4E19">
        <w:rPr>
          <w:rFonts w:ascii="Myriad Pro" w:eastAsia="方正黑体简体" w:hAnsi="Myriad Pro"/>
          <w:b/>
          <w:bCs/>
          <w:sz w:val="22"/>
          <w:szCs w:val="22"/>
        </w:rPr>
        <w:t xml:space="preserve"> </w:t>
      </w:r>
      <w:r w:rsidR="005F4E19" w:rsidRPr="00E31B21">
        <w:rPr>
          <w:rStyle w:val="aff4"/>
          <w:rPrChange w:id="992" w:author="Chelsea Lee" w:date="2023-10-08T10:01:00Z">
            <w:rPr>
              <w:rFonts w:ascii="Myriad Pro" w:eastAsia="方正黑体简体" w:hAnsi="Myriad Pro"/>
              <w:b/>
              <w:bCs/>
              <w:sz w:val="22"/>
              <w:szCs w:val="22"/>
            </w:rPr>
          </w:rPrChange>
        </w:rPr>
        <w:t>soip2 -f /dev/ttyS0 -b sss-dps [-r] [-n] -s “CONTENT” [-H]</w:t>
      </w:r>
      <w:r w:rsidR="005F4E19" w:rsidRPr="00E31B21">
        <w:rPr>
          <w:rFonts w:ascii="Myriad Pro" w:eastAsia="方正黑体简体" w:hAnsi="Myriad Pro"/>
          <w:b/>
          <w:bCs/>
          <w:sz w:val="22"/>
          <w:szCs w:val="22"/>
        </w:rPr>
        <w:t xml:space="preserve"> </w:t>
      </w:r>
      <w:del w:id="993" w:author="Chelsea Lee" w:date="2023-09-20T15:15:00Z">
        <w:r w:rsidR="00383277" w:rsidRPr="001E7535" w:rsidDel="005F4E19">
          <w:rPr>
            <w:rStyle w:val="aff4"/>
            <w:rFonts w:ascii="Myriad Pro" w:eastAsia="方正黑体简体" w:hAnsi="Myriad Pro"/>
            <w:kern w:val="2"/>
          </w:rPr>
          <w:delText>soip2 [-r] [-n] -s “CONTENT” [-H]</w:delText>
        </w:r>
      </w:del>
    </w:p>
    <w:p w14:paraId="682AC4FE" w14:textId="308DE03B" w:rsidR="00E961F4" w:rsidRPr="007963C6" w:rsidRDefault="00540CCF" w:rsidP="00E961F4">
      <w:pPr>
        <w:pStyle w:val="-"/>
        <w:ind w:leftChars="0" w:left="1177" w:firstLine="0"/>
        <w:rPr>
          <w:rFonts w:ascii="Myriad Pro" w:eastAsia="方正黑体简体" w:hAnsi="Myriad Pro"/>
          <w:b/>
          <w:bCs/>
          <w:sz w:val="22"/>
          <w:szCs w:val="22"/>
        </w:rPr>
      </w:pPr>
      <w:r w:rsidRPr="007963C6">
        <w:rPr>
          <w:rFonts w:ascii="Myriad Pro" w:eastAsia="方正黑体简体" w:hAnsi="Myriad Pro"/>
          <w:b/>
          <w:bCs/>
          <w:sz w:val="22"/>
          <w:szCs w:val="22"/>
        </w:rPr>
        <w:t>Description:</w:t>
      </w:r>
    </w:p>
    <w:p w14:paraId="4AECBA0A" w14:textId="05492C8D" w:rsidR="00E961F4" w:rsidRPr="007963C6" w:rsidRDefault="00383277">
      <w:pPr>
        <w:pStyle w:val="af7"/>
        <w:numPr>
          <w:ilvl w:val="0"/>
          <w:numId w:val="17"/>
        </w:numPr>
        <w:spacing w:line="360" w:lineRule="auto"/>
        <w:ind w:left="1621" w:firstLineChars="0" w:hanging="442"/>
        <w:rPr>
          <w:rFonts w:ascii="Myriad Pro" w:eastAsia="方正黑体简体" w:hAnsi="Myriad Pro"/>
        </w:rPr>
        <w:pPrChange w:id="994" w:author="Chelsea Lee" w:date="2023-10-08T10:03:00Z">
          <w:pPr>
            <w:pStyle w:val="af7"/>
            <w:numPr>
              <w:numId w:val="17"/>
            </w:numPr>
            <w:spacing w:line="360" w:lineRule="auto"/>
            <w:ind w:left="1619" w:firstLineChars="0" w:hanging="440"/>
          </w:pPr>
        </w:pPrChange>
      </w:pPr>
      <w:r w:rsidRPr="007963C6">
        <w:rPr>
          <w:rFonts w:ascii="Myriad Pro" w:eastAsia="方正黑体简体" w:hAnsi="Myriad Pro"/>
          <w:i/>
          <w:iCs/>
          <w:sz w:val="22"/>
          <w:szCs w:val="22"/>
        </w:rPr>
        <w:t>CONTENT</w:t>
      </w:r>
      <w:r w:rsidRPr="007963C6">
        <w:rPr>
          <w:rFonts w:ascii="Myriad Pro" w:eastAsia="方正黑体简体" w:hAnsi="Myriad Pro"/>
        </w:rPr>
        <w:t>:</w:t>
      </w:r>
      <w:r w:rsidR="00253C4B" w:rsidRPr="007963C6">
        <w:rPr>
          <w:rFonts w:ascii="Myriad Pro" w:eastAsia="方正黑体简体" w:hAnsi="Myriad Pro"/>
        </w:rPr>
        <w:t xml:space="preserve"> The string to be sent</w:t>
      </w:r>
    </w:p>
    <w:p w14:paraId="0F65D1E2" w14:textId="55102C10" w:rsidR="00253C4B" w:rsidRPr="007963C6" w:rsidRDefault="00253C4B">
      <w:pPr>
        <w:pStyle w:val="af7"/>
        <w:numPr>
          <w:ilvl w:val="0"/>
          <w:numId w:val="17"/>
        </w:numPr>
        <w:spacing w:line="360" w:lineRule="auto"/>
        <w:ind w:left="1621" w:firstLineChars="0" w:hanging="442"/>
        <w:rPr>
          <w:rFonts w:ascii="Myriad Pro" w:eastAsia="方正黑体简体" w:hAnsi="Myriad Pro"/>
          <w:sz w:val="22"/>
          <w:szCs w:val="22"/>
        </w:rPr>
        <w:pPrChange w:id="995" w:author="Chelsea Lee" w:date="2023-10-08T10:03:00Z">
          <w:pPr>
            <w:pStyle w:val="af7"/>
            <w:numPr>
              <w:numId w:val="17"/>
            </w:numPr>
            <w:spacing w:line="360" w:lineRule="auto"/>
            <w:ind w:left="1619" w:firstLineChars="0" w:hanging="440"/>
          </w:pPr>
        </w:pPrChange>
      </w:pPr>
      <w:r w:rsidRPr="007963C6">
        <w:rPr>
          <w:rFonts w:ascii="Myriad Pro" w:eastAsia="方正黑体简体" w:hAnsi="Myriad Pro"/>
          <w:i/>
          <w:iCs/>
          <w:sz w:val="22"/>
          <w:szCs w:val="22"/>
        </w:rPr>
        <w:t>-H</w:t>
      </w:r>
      <w:r w:rsidRPr="007963C6">
        <w:rPr>
          <w:rFonts w:ascii="Myriad Pro" w:eastAsia="方正黑体简体" w:hAnsi="Myriad Pro"/>
          <w:sz w:val="22"/>
          <w:szCs w:val="22"/>
        </w:rPr>
        <w:t>: Optional, denotes the hex string</w:t>
      </w:r>
      <w:del w:id="996" w:author="Chelsea Lee" w:date="2023-09-20T15:30:00Z">
        <w:r w:rsidRPr="007963C6" w:rsidDel="00EB1F89">
          <w:rPr>
            <w:rFonts w:ascii="Myriad Pro" w:eastAsia="方正黑体简体" w:hAnsi="Myriad Pro"/>
            <w:sz w:val="22"/>
            <w:szCs w:val="22"/>
          </w:rPr>
          <w:delText xml:space="preserve"> </w:delText>
        </w:r>
      </w:del>
    </w:p>
    <w:p w14:paraId="05F8AF87" w14:textId="4382743B" w:rsidR="00253C4B" w:rsidRPr="007963C6" w:rsidRDefault="00253C4B">
      <w:pPr>
        <w:pStyle w:val="af7"/>
        <w:numPr>
          <w:ilvl w:val="0"/>
          <w:numId w:val="17"/>
        </w:numPr>
        <w:spacing w:line="360" w:lineRule="auto"/>
        <w:ind w:left="1621" w:firstLineChars="0" w:hanging="442"/>
        <w:rPr>
          <w:rFonts w:ascii="Myriad Pro" w:eastAsia="方正黑体简体" w:hAnsi="Myriad Pro"/>
          <w:sz w:val="22"/>
          <w:szCs w:val="22"/>
        </w:rPr>
        <w:pPrChange w:id="997" w:author="Chelsea Lee" w:date="2023-10-08T10:03:00Z">
          <w:pPr>
            <w:pStyle w:val="af7"/>
            <w:numPr>
              <w:numId w:val="17"/>
            </w:numPr>
            <w:spacing w:line="360" w:lineRule="auto"/>
            <w:ind w:left="1619" w:firstLineChars="0" w:hanging="440"/>
          </w:pPr>
        </w:pPrChange>
      </w:pPr>
      <w:r w:rsidRPr="007963C6">
        <w:rPr>
          <w:rFonts w:ascii="Myriad Pro" w:eastAsia="方正黑体简体" w:hAnsi="Myriad Pro"/>
          <w:i/>
          <w:iCs/>
          <w:sz w:val="22"/>
          <w:szCs w:val="22"/>
        </w:rPr>
        <w:t>-r:</w:t>
      </w:r>
      <w:r w:rsidRPr="007963C6">
        <w:rPr>
          <w:rFonts w:ascii="Myriad Pro" w:eastAsia="方正黑体简体" w:hAnsi="Myriad Pro"/>
          <w:sz w:val="22"/>
          <w:szCs w:val="22"/>
        </w:rPr>
        <w:t xml:space="preserve"> </w:t>
      </w:r>
      <w:ins w:id="998" w:author="Chelsea Lee" w:date="2023-09-20T15:17:00Z">
        <w:r w:rsidR="004176BB">
          <w:rPr>
            <w:rFonts w:ascii="Myriad Pro" w:eastAsia="方正黑体简体" w:hAnsi="Myriad Pro"/>
            <w:sz w:val="22"/>
            <w:szCs w:val="22"/>
          </w:rPr>
          <w:t xml:space="preserve"> A</w:t>
        </w:r>
        <w:r w:rsidR="004176BB">
          <w:rPr>
            <w:rFonts w:ascii="Myriad Pro" w:eastAsia="方正黑体简体" w:hAnsi="Myriad Pro" w:hint="eastAsia"/>
            <w:sz w:val="22"/>
            <w:szCs w:val="22"/>
          </w:rPr>
          <w:t>dd</w:t>
        </w:r>
        <w:r w:rsidR="004176BB">
          <w:rPr>
            <w:rFonts w:ascii="Myriad Pro" w:eastAsia="方正黑体简体" w:hAnsi="Myriad Pro"/>
            <w:sz w:val="22"/>
            <w:szCs w:val="22"/>
          </w:rPr>
          <w:t xml:space="preserve"> </w:t>
        </w:r>
      </w:ins>
      <w:ins w:id="999" w:author="Chelsea Lee" w:date="2023-09-20T15:19:00Z">
        <w:r w:rsidR="001164BA">
          <w:rPr>
            <w:rFonts w:ascii="Myriad Pro" w:eastAsia="方正黑体简体" w:hAnsi="Myriad Pro"/>
            <w:sz w:val="22"/>
            <w:szCs w:val="22"/>
          </w:rPr>
          <w:t>a</w:t>
        </w:r>
      </w:ins>
      <w:ins w:id="1000" w:author="Chelsea Lee" w:date="2023-09-20T15:17:00Z">
        <w:r w:rsidR="004176BB">
          <w:rPr>
            <w:rFonts w:ascii="Myriad Pro" w:eastAsia="方正黑体简体" w:hAnsi="Myriad Pro"/>
            <w:sz w:val="22"/>
            <w:szCs w:val="22"/>
          </w:rPr>
          <w:t xml:space="preserve"> terminator </w:t>
        </w:r>
      </w:ins>
      <w:ins w:id="1001" w:author="Chelsea Lee" w:date="2023-09-20T15:18:00Z">
        <w:r w:rsidR="004176BB">
          <w:rPr>
            <w:rFonts w:ascii="Myriad Pro" w:eastAsia="方正黑体简体" w:hAnsi="Myriad Pro"/>
            <w:sz w:val="22"/>
            <w:szCs w:val="22"/>
          </w:rPr>
          <w:t xml:space="preserve">of </w:t>
        </w:r>
        <w:r w:rsidR="004176BB" w:rsidRPr="007963C6">
          <w:rPr>
            <w:rFonts w:ascii="Myriad Pro" w:eastAsia="方正黑体简体" w:hAnsi="Myriad Pro"/>
            <w:sz w:val="22"/>
            <w:szCs w:val="22"/>
          </w:rPr>
          <w:t>carriage-return &lt;CR&gt;</w:t>
        </w:r>
      </w:ins>
      <w:del w:id="1002" w:author="Chelsea Lee" w:date="2023-09-20T15:18:00Z">
        <w:r w:rsidR="00A32CC3" w:rsidRPr="007963C6" w:rsidDel="004176BB">
          <w:rPr>
            <w:rFonts w:ascii="Myriad Pro" w:eastAsia="方正黑体简体" w:hAnsi="Myriad Pro"/>
            <w:sz w:val="22"/>
            <w:szCs w:val="22"/>
          </w:rPr>
          <w:delText xml:space="preserve">The command shall be </w:delText>
        </w:r>
        <w:r w:rsidRPr="007963C6" w:rsidDel="004176BB">
          <w:rPr>
            <w:rFonts w:ascii="Myriad Pro" w:eastAsia="方正黑体简体" w:hAnsi="Myriad Pro"/>
            <w:sz w:val="22"/>
            <w:szCs w:val="22"/>
          </w:rPr>
          <w:delText>terminate</w:delText>
        </w:r>
        <w:r w:rsidR="00A32CC3" w:rsidRPr="007963C6" w:rsidDel="004176BB">
          <w:rPr>
            <w:rFonts w:ascii="Myriad Pro" w:eastAsia="方正黑体简体" w:hAnsi="Myriad Pro"/>
            <w:sz w:val="22"/>
            <w:szCs w:val="22"/>
          </w:rPr>
          <w:delText>d</w:delText>
        </w:r>
        <w:r w:rsidRPr="007963C6" w:rsidDel="004176BB">
          <w:rPr>
            <w:rFonts w:ascii="Myriad Pro" w:eastAsia="方正黑体简体" w:hAnsi="Myriad Pro"/>
            <w:sz w:val="22"/>
            <w:szCs w:val="22"/>
          </w:rPr>
          <w:delText xml:space="preserve"> with</w:delText>
        </w:r>
      </w:del>
      <w:r w:rsidRPr="007963C6">
        <w:rPr>
          <w:rFonts w:ascii="Myriad Pro" w:eastAsia="方正黑体简体" w:hAnsi="Myriad Pro"/>
          <w:sz w:val="22"/>
          <w:szCs w:val="22"/>
        </w:rPr>
        <w:t xml:space="preserve"> </w:t>
      </w:r>
      <w:ins w:id="1003" w:author="Chelsea Lee" w:date="2023-09-20T15:18:00Z">
        <w:r w:rsidR="00F86F50">
          <w:rPr>
            <w:rFonts w:ascii="Myriad Pro" w:eastAsia="方正黑体简体" w:hAnsi="Myriad Pro"/>
            <w:sz w:val="22"/>
            <w:szCs w:val="22"/>
          </w:rPr>
          <w:t>for the command</w:t>
        </w:r>
      </w:ins>
      <w:del w:id="1004" w:author="Chelsea Lee" w:date="2023-09-20T15:18:00Z">
        <w:r w:rsidR="00DF3C20" w:rsidRPr="007963C6" w:rsidDel="00F86F50">
          <w:rPr>
            <w:rFonts w:ascii="Myriad Pro" w:eastAsia="方正黑体简体" w:hAnsi="Myriad Pro"/>
            <w:sz w:val="22"/>
            <w:szCs w:val="22"/>
          </w:rPr>
          <w:delText>a carriage</w:delText>
        </w:r>
        <w:r w:rsidR="00A32CC3" w:rsidRPr="007963C6" w:rsidDel="00F86F50">
          <w:rPr>
            <w:rFonts w:ascii="Myriad Pro" w:eastAsia="方正黑体简体" w:hAnsi="Myriad Pro"/>
            <w:sz w:val="22"/>
            <w:szCs w:val="22"/>
          </w:rPr>
          <w:delText>-</w:delText>
        </w:r>
        <w:r w:rsidR="00DF3C20" w:rsidRPr="007963C6" w:rsidDel="00F86F50">
          <w:rPr>
            <w:rFonts w:ascii="Myriad Pro" w:eastAsia="方正黑体简体" w:hAnsi="Myriad Pro"/>
            <w:sz w:val="22"/>
            <w:szCs w:val="22"/>
          </w:rPr>
          <w:delText>return &lt;CR&gt;</w:delText>
        </w:r>
      </w:del>
    </w:p>
    <w:p w14:paraId="75038BB4" w14:textId="51DB093F" w:rsidR="00DF3C20" w:rsidRDefault="00DF3C20">
      <w:pPr>
        <w:pStyle w:val="af7"/>
        <w:numPr>
          <w:ilvl w:val="0"/>
          <w:numId w:val="17"/>
        </w:numPr>
        <w:spacing w:line="360" w:lineRule="auto"/>
        <w:ind w:left="1621" w:firstLineChars="0" w:hanging="442"/>
        <w:rPr>
          <w:ins w:id="1005" w:author="Chelsea Lee" w:date="2023-09-20T15:19:00Z"/>
          <w:rFonts w:ascii="Myriad Pro" w:eastAsia="方正黑体简体" w:hAnsi="Myriad Pro"/>
          <w:sz w:val="22"/>
          <w:szCs w:val="22"/>
        </w:rPr>
        <w:pPrChange w:id="1006" w:author="Chelsea Lee" w:date="2023-10-08T10:03:00Z">
          <w:pPr>
            <w:pStyle w:val="af7"/>
            <w:numPr>
              <w:numId w:val="17"/>
            </w:numPr>
            <w:spacing w:line="360" w:lineRule="auto"/>
            <w:ind w:left="1619" w:firstLineChars="0" w:hanging="440"/>
          </w:pPr>
        </w:pPrChange>
      </w:pPr>
      <w:r w:rsidRPr="007963C6">
        <w:rPr>
          <w:rFonts w:ascii="Myriad Pro" w:eastAsia="方正黑体简体" w:hAnsi="Myriad Pro"/>
          <w:i/>
          <w:iCs/>
          <w:sz w:val="22"/>
          <w:szCs w:val="22"/>
        </w:rPr>
        <w:t>-</w:t>
      </w:r>
      <w:r w:rsidRPr="00570165">
        <w:rPr>
          <w:rFonts w:ascii="Myriad Pro" w:eastAsia="方正黑体简体" w:hAnsi="Myriad Pro"/>
          <w:i/>
          <w:iCs/>
          <w:sz w:val="22"/>
          <w:szCs w:val="22"/>
          <w:rPrChange w:id="1007" w:author="Chelsea Lee" w:date="2023-09-28T10:10:00Z">
            <w:rPr>
              <w:rFonts w:ascii="Myriad Pro" w:eastAsia="方正黑体简体" w:hAnsi="Myriad Pro"/>
              <w:sz w:val="22"/>
              <w:szCs w:val="22"/>
            </w:rPr>
          </w:rPrChange>
        </w:rPr>
        <w:t>n</w:t>
      </w:r>
      <w:r w:rsidRPr="007963C6">
        <w:rPr>
          <w:rFonts w:ascii="Myriad Pro" w:eastAsia="方正黑体简体" w:hAnsi="Myriad Pro"/>
          <w:sz w:val="22"/>
          <w:szCs w:val="22"/>
        </w:rPr>
        <w:t>:</w:t>
      </w:r>
      <w:r w:rsidR="00A32CC3" w:rsidRPr="007963C6">
        <w:rPr>
          <w:rFonts w:ascii="Myriad Pro" w:eastAsia="方正黑体简体" w:hAnsi="Myriad Pro"/>
          <w:sz w:val="22"/>
          <w:szCs w:val="22"/>
        </w:rPr>
        <w:t xml:space="preserve"> </w:t>
      </w:r>
      <w:ins w:id="1008" w:author="Chelsea Lee" w:date="2023-09-20T15:19:00Z">
        <w:r w:rsidR="001164BA">
          <w:rPr>
            <w:rFonts w:ascii="Myriad Pro" w:eastAsia="方正黑体简体" w:hAnsi="Myriad Pro"/>
            <w:sz w:val="22"/>
            <w:szCs w:val="22"/>
          </w:rPr>
          <w:t>A</w:t>
        </w:r>
        <w:r w:rsidR="001164BA">
          <w:rPr>
            <w:rFonts w:ascii="Myriad Pro" w:eastAsia="方正黑体简体" w:hAnsi="Myriad Pro" w:hint="eastAsia"/>
            <w:sz w:val="22"/>
            <w:szCs w:val="22"/>
          </w:rPr>
          <w:t>dd</w:t>
        </w:r>
        <w:r w:rsidR="001164BA">
          <w:rPr>
            <w:rFonts w:ascii="Myriad Pro" w:eastAsia="方正黑体简体" w:hAnsi="Myriad Pro"/>
            <w:sz w:val="22"/>
            <w:szCs w:val="22"/>
          </w:rPr>
          <w:t xml:space="preserve"> a terminator of </w:t>
        </w:r>
        <w:r w:rsidR="001164BA" w:rsidRPr="007963C6">
          <w:rPr>
            <w:rFonts w:ascii="Myriad Pro" w:eastAsia="方正黑体简体" w:hAnsi="Myriad Pro"/>
            <w:sz w:val="22"/>
            <w:szCs w:val="22"/>
          </w:rPr>
          <w:t xml:space="preserve">line-feed &lt;LF&gt; </w:t>
        </w:r>
        <w:r w:rsidR="001164BA">
          <w:rPr>
            <w:rFonts w:ascii="Myriad Pro" w:eastAsia="方正黑体简体" w:hAnsi="Myriad Pro"/>
            <w:sz w:val="22"/>
            <w:szCs w:val="22"/>
          </w:rPr>
          <w:t>for the command</w:t>
        </w:r>
      </w:ins>
      <w:del w:id="1009" w:author="Chelsea Lee" w:date="2023-09-20T15:19:00Z">
        <w:r w:rsidR="00A32CC3" w:rsidRPr="007963C6" w:rsidDel="001164BA">
          <w:rPr>
            <w:rFonts w:ascii="Myriad Pro" w:eastAsia="方正黑体简体" w:hAnsi="Myriad Pro"/>
            <w:sz w:val="22"/>
            <w:szCs w:val="22"/>
          </w:rPr>
          <w:delText>The command</w:delText>
        </w:r>
        <w:r w:rsidRPr="007963C6" w:rsidDel="001164BA">
          <w:rPr>
            <w:rFonts w:ascii="Myriad Pro" w:eastAsia="方正黑体简体" w:hAnsi="Myriad Pro"/>
            <w:sz w:val="22"/>
            <w:szCs w:val="22"/>
          </w:rPr>
          <w:delText xml:space="preserve"> </w:delText>
        </w:r>
        <w:r w:rsidR="00A32CC3" w:rsidRPr="007963C6" w:rsidDel="001164BA">
          <w:rPr>
            <w:rFonts w:ascii="Myriad Pro" w:eastAsia="方正黑体简体" w:hAnsi="Myriad Pro"/>
            <w:sz w:val="22"/>
            <w:szCs w:val="22"/>
          </w:rPr>
          <w:delText xml:space="preserve">shall be </w:delText>
        </w:r>
        <w:r w:rsidRPr="007963C6" w:rsidDel="001164BA">
          <w:rPr>
            <w:rFonts w:ascii="Myriad Pro" w:eastAsia="方正黑体简体" w:hAnsi="Myriad Pro"/>
            <w:sz w:val="22"/>
            <w:szCs w:val="22"/>
          </w:rPr>
          <w:delText>terminate</w:delText>
        </w:r>
        <w:r w:rsidR="00A32CC3" w:rsidRPr="007963C6" w:rsidDel="001164BA">
          <w:rPr>
            <w:rFonts w:ascii="Myriad Pro" w:eastAsia="方正黑体简体" w:hAnsi="Myriad Pro"/>
            <w:sz w:val="22"/>
            <w:szCs w:val="22"/>
          </w:rPr>
          <w:delText>d</w:delText>
        </w:r>
        <w:r w:rsidRPr="007963C6" w:rsidDel="001164BA">
          <w:rPr>
            <w:rFonts w:ascii="Myriad Pro" w:eastAsia="方正黑体简体" w:hAnsi="Myriad Pro"/>
            <w:sz w:val="22"/>
            <w:szCs w:val="22"/>
          </w:rPr>
          <w:delText xml:space="preserve"> with a line</w:delText>
        </w:r>
        <w:r w:rsidR="00A32CC3" w:rsidRPr="007963C6" w:rsidDel="001164BA">
          <w:rPr>
            <w:rFonts w:ascii="Myriad Pro" w:eastAsia="方正黑体简体" w:hAnsi="Myriad Pro"/>
            <w:sz w:val="22"/>
            <w:szCs w:val="22"/>
          </w:rPr>
          <w:delText>-</w:delText>
        </w:r>
        <w:r w:rsidRPr="007963C6" w:rsidDel="001164BA">
          <w:rPr>
            <w:rFonts w:ascii="Myriad Pro" w:eastAsia="方正黑体简体" w:hAnsi="Myriad Pro"/>
            <w:sz w:val="22"/>
            <w:szCs w:val="22"/>
          </w:rPr>
          <w:delText>feed &lt;LF&gt;</w:delText>
        </w:r>
      </w:del>
    </w:p>
    <w:p w14:paraId="59C4220D" w14:textId="4C53A97F" w:rsidR="001164BA" w:rsidRDefault="00834B1A">
      <w:pPr>
        <w:pStyle w:val="af7"/>
        <w:numPr>
          <w:ilvl w:val="0"/>
          <w:numId w:val="17"/>
        </w:numPr>
        <w:spacing w:line="360" w:lineRule="auto"/>
        <w:ind w:left="1621" w:firstLineChars="0" w:hanging="442"/>
        <w:rPr>
          <w:ins w:id="1010" w:author="Chelsea Lee" w:date="2023-09-20T15:34:00Z"/>
          <w:rFonts w:ascii="Myriad Pro" w:eastAsia="方正黑体简体" w:hAnsi="Myriad Pro"/>
          <w:sz w:val="22"/>
          <w:szCs w:val="22"/>
        </w:rPr>
        <w:pPrChange w:id="1011" w:author="Chelsea Lee" w:date="2023-10-08T10:03:00Z">
          <w:pPr>
            <w:pStyle w:val="af7"/>
            <w:numPr>
              <w:numId w:val="17"/>
            </w:numPr>
            <w:ind w:left="1619" w:firstLineChars="0" w:hanging="440"/>
          </w:pPr>
        </w:pPrChange>
      </w:pPr>
      <w:ins w:id="1012" w:author="Chelsea Lee" w:date="2023-09-20T15:20:00Z">
        <w:r w:rsidRPr="008E7047">
          <w:rPr>
            <w:rFonts w:ascii="Myriad Pro" w:eastAsia="方正黑体简体" w:hAnsi="Myriad Pro"/>
            <w:sz w:val="22"/>
            <w:szCs w:val="22"/>
          </w:rPr>
          <w:t>-</w:t>
        </w:r>
        <w:r w:rsidRPr="00570165">
          <w:rPr>
            <w:rFonts w:ascii="Myriad Pro" w:eastAsia="方正黑体简体" w:hAnsi="Myriad Pro"/>
            <w:i/>
            <w:iCs/>
            <w:sz w:val="22"/>
            <w:szCs w:val="22"/>
            <w:rPrChange w:id="1013" w:author="Chelsea Lee" w:date="2023-09-28T10:10:00Z">
              <w:rPr>
                <w:rFonts w:ascii="Myriad Pro" w:eastAsia="方正黑体简体" w:hAnsi="Myriad Pro"/>
                <w:sz w:val="22"/>
                <w:szCs w:val="22"/>
              </w:rPr>
            </w:rPrChange>
          </w:rPr>
          <w:t>b sss-dps</w:t>
        </w:r>
        <w:r w:rsidRPr="008E7047">
          <w:rPr>
            <w:rFonts w:ascii="Myriad Pro" w:eastAsia="方正黑体简体" w:hAnsi="Myriad Pro"/>
            <w:sz w:val="22"/>
            <w:szCs w:val="22"/>
          </w:rPr>
          <w:t>:</w:t>
        </w:r>
      </w:ins>
      <w:ins w:id="1014" w:author="Chelsea Lee" w:date="2023-09-20T15:30:00Z">
        <w:r w:rsidR="008E7047" w:rsidRPr="008E7047">
          <w:rPr>
            <w:rFonts w:ascii="Myriad Pro" w:eastAsia="方正黑体简体" w:hAnsi="Myriad Pro"/>
            <w:sz w:val="22"/>
            <w:szCs w:val="22"/>
          </w:rPr>
          <w:t xml:space="preserve"> </w:t>
        </w:r>
      </w:ins>
      <w:ins w:id="1015" w:author="Chelsea Lee" w:date="2023-09-28T10:08:00Z">
        <w:r w:rsidR="00B15C34">
          <w:rPr>
            <w:rFonts w:ascii="Myriad Pro" w:eastAsia="方正黑体简体" w:hAnsi="Myriad Pro"/>
            <w:sz w:val="22"/>
            <w:szCs w:val="22"/>
          </w:rPr>
          <w:t>S</w:t>
        </w:r>
        <w:r w:rsidR="006A5C99">
          <w:rPr>
            <w:rFonts w:ascii="Myriad Pro" w:eastAsia="方正黑体简体" w:hAnsi="Myriad Pro"/>
            <w:sz w:val="22"/>
            <w:szCs w:val="22"/>
          </w:rPr>
          <w:t>ame as th</w:t>
        </w:r>
      </w:ins>
      <w:ins w:id="1016" w:author="Chelsea Lee" w:date="2023-10-08T10:02:00Z">
        <w:r w:rsidR="00E31B21">
          <w:rPr>
            <w:rFonts w:ascii="Myriad Pro" w:eastAsia="方正黑体简体" w:hAnsi="Myriad Pro"/>
            <w:sz w:val="22"/>
            <w:szCs w:val="22"/>
          </w:rPr>
          <w:t>at in</w:t>
        </w:r>
      </w:ins>
      <w:ins w:id="1017" w:author="Chelsea Lee" w:date="2023-09-20T15:33:00Z">
        <w:r w:rsidR="008E7047">
          <w:rPr>
            <w:rFonts w:ascii="Myriad Pro" w:eastAsia="方正黑体简体" w:hAnsi="Myriad Pro"/>
            <w:sz w:val="22"/>
            <w:szCs w:val="22"/>
          </w:rPr>
          <w:t xml:space="preserve"> </w:t>
        </w:r>
        <w:r w:rsidR="008E7047">
          <w:rPr>
            <w:rFonts w:ascii="Myriad Pro" w:eastAsia="方正黑体简体" w:hAnsi="Myriad Pro"/>
            <w:sz w:val="22"/>
            <w:szCs w:val="22"/>
          </w:rPr>
          <w:fldChar w:fldCharType="begin"/>
        </w:r>
        <w:r w:rsidR="008E7047">
          <w:rPr>
            <w:rFonts w:ascii="Myriad Pro" w:eastAsia="方正黑体简体" w:hAnsi="Myriad Pro" w:hint="eastAsia"/>
            <w:sz w:val="22"/>
            <w:szCs w:val="22"/>
          </w:rPr>
          <w:instrText xml:space="preserve">HYPERLINK </w:instrText>
        </w:r>
        <w:r w:rsidR="008E7047">
          <w:rPr>
            <w:rFonts w:ascii="Myriad Pro" w:eastAsia="方正黑体简体" w:hAnsi="Myriad Pro"/>
            <w:sz w:val="22"/>
            <w:szCs w:val="22"/>
          </w:rPr>
          <w:instrText xml:space="preserve"> \l "passthrucmd"</w:instrText>
        </w:r>
        <w:r w:rsidR="008E7047">
          <w:rPr>
            <w:rFonts w:ascii="Myriad Pro" w:eastAsia="方正黑体简体" w:hAnsi="Myriad Pro"/>
            <w:sz w:val="22"/>
            <w:szCs w:val="22"/>
          </w:rPr>
        </w:r>
        <w:r w:rsidR="008E7047">
          <w:rPr>
            <w:rFonts w:ascii="Myriad Pro" w:eastAsia="方正黑体简体" w:hAnsi="Myriad Pro"/>
            <w:sz w:val="22"/>
            <w:szCs w:val="22"/>
          </w:rPr>
          <w:fldChar w:fldCharType="separate"/>
        </w:r>
        <w:r w:rsidR="008E7047" w:rsidRPr="008E7047">
          <w:rPr>
            <w:rStyle w:val="af2"/>
            <w:rFonts w:ascii="Myriad Pro" w:eastAsia="方正黑体简体" w:hAnsi="Myriad Pro" w:hint="eastAsia"/>
            <w:sz w:val="22"/>
            <w:szCs w:val="22"/>
          </w:rPr>
          <w:t>Set serial parameters for passing through serial commands</w:t>
        </w:r>
        <w:r w:rsidR="008E7047">
          <w:rPr>
            <w:rFonts w:ascii="Myriad Pro" w:eastAsia="方正黑体简体" w:hAnsi="Myriad Pro"/>
            <w:sz w:val="22"/>
            <w:szCs w:val="22"/>
          </w:rPr>
          <w:fldChar w:fldCharType="end"/>
        </w:r>
        <w:r w:rsidR="008E7047">
          <w:rPr>
            <w:rFonts w:ascii="Myriad Pro" w:eastAsia="方正黑体简体" w:hAnsi="Myriad Pro"/>
            <w:sz w:val="22"/>
            <w:szCs w:val="22"/>
          </w:rPr>
          <w:t xml:space="preserve"> section.</w:t>
        </w:r>
      </w:ins>
    </w:p>
    <w:p w14:paraId="0D5C3786" w14:textId="4412F94C" w:rsidR="00B72D0E" w:rsidRDefault="00B72D0E" w:rsidP="00B72D0E">
      <w:pPr>
        <w:ind w:left="1179"/>
        <w:rPr>
          <w:ins w:id="1018" w:author="Chelsea Lee" w:date="2023-09-20T15:34:00Z"/>
          <w:rFonts w:ascii="Myriad Pro" w:eastAsia="方正黑体简体" w:hAnsi="Myriad Pro"/>
          <w:sz w:val="22"/>
          <w:szCs w:val="22"/>
        </w:rPr>
      </w:pPr>
      <w:ins w:id="1019" w:author="Chelsea Lee" w:date="2023-09-20T15:34:00Z">
        <w:r>
          <w:rPr>
            <w:rFonts w:ascii="Myriad Pro" w:eastAsia="方正黑体简体" w:hAnsi="Myriad Pro" w:hint="eastAsia"/>
            <w:sz w:val="22"/>
            <w:szCs w:val="22"/>
          </w:rPr>
          <w:t>N</w:t>
        </w:r>
        <w:r>
          <w:rPr>
            <w:rFonts w:ascii="Myriad Pro" w:eastAsia="方正黑体简体" w:hAnsi="Myriad Pro"/>
            <w:sz w:val="22"/>
            <w:szCs w:val="22"/>
          </w:rPr>
          <w:t>ote</w:t>
        </w:r>
        <w:r>
          <w:rPr>
            <w:rFonts w:ascii="Myriad Pro" w:eastAsia="方正黑体简体" w:hAnsi="Myriad Pro" w:hint="eastAsia"/>
            <w:sz w:val="22"/>
            <w:szCs w:val="22"/>
          </w:rPr>
          <w:t>:</w:t>
        </w:r>
      </w:ins>
    </w:p>
    <w:p w14:paraId="3E55B657" w14:textId="63DA079A" w:rsidR="00B72D0E" w:rsidRDefault="009223D1">
      <w:pPr>
        <w:pStyle w:val="af7"/>
        <w:numPr>
          <w:ilvl w:val="0"/>
          <w:numId w:val="30"/>
        </w:numPr>
        <w:spacing w:line="360" w:lineRule="auto"/>
        <w:ind w:left="1621" w:firstLineChars="0" w:hanging="442"/>
        <w:rPr>
          <w:ins w:id="1020" w:author="Chelsea Lee" w:date="2023-09-20T15:46:00Z"/>
          <w:rFonts w:ascii="Myriad Pro" w:eastAsia="方正黑体简体" w:hAnsi="Myriad Pro"/>
          <w:sz w:val="22"/>
          <w:szCs w:val="22"/>
        </w:rPr>
        <w:pPrChange w:id="1021" w:author="Chelsea Lee" w:date="2023-10-08T10:03:00Z">
          <w:pPr>
            <w:pStyle w:val="af7"/>
            <w:numPr>
              <w:numId w:val="30"/>
            </w:numPr>
            <w:ind w:left="1619" w:firstLineChars="0" w:hanging="440"/>
          </w:pPr>
        </w:pPrChange>
      </w:pPr>
      <w:ins w:id="1022" w:author="Chelsea Lee" w:date="2023-09-20T15:42:00Z">
        <w:r w:rsidRPr="008828F0">
          <w:rPr>
            <w:rFonts w:ascii="Myriad Pro" w:eastAsia="方正黑体简体" w:hAnsi="Myriad Pro"/>
            <w:sz w:val="22"/>
            <w:szCs w:val="22"/>
          </w:rPr>
          <w:t>“</w:t>
        </w:r>
        <w:r w:rsidRPr="008611E2">
          <w:rPr>
            <w:rFonts w:ascii="Myriad Pro" w:eastAsia="方正黑体简体" w:hAnsi="Myriad Pro"/>
            <w:i/>
            <w:iCs/>
            <w:rPrChange w:id="1023" w:author="Chelsea Lee" w:date="2023-09-19T11:54:00Z">
              <w:rPr>
                <w:rFonts w:ascii="Myriad Pro" w:eastAsia="方正黑体简体" w:hAnsi="Myriad Pro"/>
              </w:rPr>
            </w:rPrChange>
          </w:rPr>
          <w:t>-f /dev/ttyS0</w:t>
        </w:r>
        <w:r>
          <w:rPr>
            <w:rFonts w:ascii="Myriad Pro" w:eastAsia="方正黑体简体" w:hAnsi="Myriad Pro"/>
            <w:sz w:val="22"/>
            <w:szCs w:val="22"/>
          </w:rPr>
          <w:t xml:space="preserve">” </w:t>
        </w:r>
      </w:ins>
      <w:ins w:id="1024" w:author="Chelsea Lee" w:date="2023-09-20T15:46:00Z">
        <w:r>
          <w:rPr>
            <w:rFonts w:ascii="Myriad Pro" w:eastAsia="方正黑体简体" w:hAnsi="Myriad Pro"/>
            <w:sz w:val="22"/>
            <w:szCs w:val="22"/>
          </w:rPr>
          <w:t>is a fixed item.</w:t>
        </w:r>
      </w:ins>
    </w:p>
    <w:p w14:paraId="107A2349" w14:textId="281DF4CA" w:rsidR="009223D1" w:rsidRPr="00B72D0E" w:rsidRDefault="009223D1">
      <w:pPr>
        <w:pStyle w:val="af7"/>
        <w:numPr>
          <w:ilvl w:val="0"/>
          <w:numId w:val="30"/>
        </w:numPr>
        <w:spacing w:line="360" w:lineRule="auto"/>
        <w:ind w:left="1621" w:firstLineChars="0" w:hanging="442"/>
        <w:rPr>
          <w:rFonts w:ascii="Myriad Pro" w:eastAsia="方正黑体简体" w:hAnsi="Myriad Pro"/>
          <w:sz w:val="22"/>
          <w:szCs w:val="22"/>
          <w:rPrChange w:id="1025" w:author="Chelsea Lee" w:date="2023-09-20T15:34:00Z">
            <w:rPr/>
          </w:rPrChange>
        </w:rPr>
        <w:pPrChange w:id="1026" w:author="Chelsea Lee" w:date="2023-10-08T10:03:00Z">
          <w:pPr>
            <w:pStyle w:val="af7"/>
            <w:numPr>
              <w:numId w:val="17"/>
            </w:numPr>
            <w:spacing w:line="360" w:lineRule="auto"/>
            <w:ind w:left="1619" w:firstLineChars="0" w:hanging="440"/>
          </w:pPr>
        </w:pPrChange>
      </w:pPr>
      <w:ins w:id="1027" w:author="Chelsea Lee" w:date="2023-09-20T15:47:00Z">
        <w:r>
          <w:rPr>
            <w:rFonts w:ascii="Myriad Pro" w:eastAsia="方正黑体简体" w:hAnsi="Myriad Pro"/>
            <w:sz w:val="22"/>
            <w:szCs w:val="22"/>
          </w:rPr>
          <w:t>Each command must include “</w:t>
        </w:r>
      </w:ins>
      <w:ins w:id="1028" w:author="Chelsea Lee" w:date="2023-09-20T15:48:00Z">
        <w:r w:rsidRPr="009223D1">
          <w:rPr>
            <w:rFonts w:ascii="Myriad Pro" w:eastAsia="方正黑体简体" w:hAnsi="Myriad Pro"/>
            <w:sz w:val="22"/>
            <w:szCs w:val="22"/>
          </w:rPr>
          <w:t>-b sss-dps</w:t>
        </w:r>
      </w:ins>
      <w:ins w:id="1029" w:author="Chelsea Lee" w:date="2023-09-20T15:47:00Z">
        <w:r>
          <w:rPr>
            <w:rFonts w:ascii="Myriad Pro" w:eastAsia="方正黑体简体" w:hAnsi="Myriad Pro"/>
            <w:sz w:val="22"/>
            <w:szCs w:val="22"/>
          </w:rPr>
          <w:t>”</w:t>
        </w:r>
      </w:ins>
      <w:ins w:id="1030" w:author="Chelsea Lee" w:date="2023-09-20T15:48:00Z">
        <w:r>
          <w:rPr>
            <w:rFonts w:ascii="Myriad Pro" w:eastAsia="方正黑体简体" w:hAnsi="Myriad Pro"/>
            <w:sz w:val="22"/>
            <w:szCs w:val="22"/>
          </w:rPr>
          <w:t>.</w:t>
        </w:r>
      </w:ins>
    </w:p>
    <w:p w14:paraId="211065EB" w14:textId="77777777" w:rsidR="00272705" w:rsidRPr="007963C6" w:rsidRDefault="00272705" w:rsidP="00272705">
      <w:pPr>
        <w:spacing w:line="360" w:lineRule="auto"/>
        <w:ind w:left="1179"/>
        <w:rPr>
          <w:rFonts w:ascii="Myriad Pro" w:eastAsia="方正黑体简体" w:hAnsi="Myriad Pro"/>
          <w:b/>
          <w:bCs/>
          <w:sz w:val="22"/>
          <w:szCs w:val="22"/>
        </w:rPr>
      </w:pPr>
      <w:r w:rsidRPr="007963C6">
        <w:rPr>
          <w:rFonts w:ascii="Myriad Pro" w:eastAsia="方正黑体简体" w:hAnsi="Myriad Pro"/>
          <w:b/>
          <w:bCs/>
          <w:sz w:val="22"/>
          <w:szCs w:val="22"/>
        </w:rPr>
        <w:t>Command Example:</w:t>
      </w:r>
    </w:p>
    <w:p w14:paraId="5C17FED2" w14:textId="6EFF1423" w:rsidR="00383277" w:rsidRPr="007963C6" w:rsidRDefault="000D6CB3">
      <w:pPr>
        <w:pStyle w:val="af7"/>
        <w:numPr>
          <w:ilvl w:val="0"/>
          <w:numId w:val="5"/>
        </w:numPr>
        <w:spacing w:line="360" w:lineRule="auto"/>
        <w:ind w:left="1621" w:firstLineChars="0" w:hanging="442"/>
        <w:rPr>
          <w:rFonts w:ascii="Myriad Pro" w:eastAsia="方正黑体简体" w:hAnsi="Myriad Pro"/>
          <w:sz w:val="22"/>
          <w:szCs w:val="22"/>
        </w:rPr>
        <w:pPrChange w:id="1031" w:author="Chelsea Lee" w:date="2023-10-08T10:03:00Z">
          <w:pPr>
            <w:pStyle w:val="af7"/>
            <w:numPr>
              <w:numId w:val="5"/>
            </w:numPr>
            <w:ind w:left="1617" w:firstLineChars="0" w:hanging="440"/>
          </w:pPr>
        </w:pPrChange>
      </w:pPr>
      <w:r w:rsidRPr="007963C6">
        <w:rPr>
          <w:rFonts w:ascii="Myriad Pro" w:eastAsia="方正黑体简体" w:hAnsi="Myriad Pro"/>
          <w:sz w:val="22"/>
          <w:szCs w:val="22"/>
        </w:rPr>
        <w:t>Send a s</w:t>
      </w:r>
      <w:r w:rsidR="001C41D9" w:rsidRPr="007963C6">
        <w:rPr>
          <w:rFonts w:ascii="Myriad Pro" w:eastAsia="方正黑体简体" w:hAnsi="Myriad Pro"/>
          <w:sz w:val="22"/>
          <w:szCs w:val="22"/>
        </w:rPr>
        <w:t>equence</w:t>
      </w:r>
      <w:r w:rsidRPr="007963C6">
        <w:rPr>
          <w:rFonts w:ascii="Myriad Pro" w:eastAsia="方正黑体简体" w:hAnsi="Myriad Pro"/>
          <w:sz w:val="22"/>
          <w:szCs w:val="22"/>
        </w:rPr>
        <w:t xml:space="preserve"> of ASCII</w:t>
      </w:r>
      <w:ins w:id="1032" w:author="Chelsea Lee" w:date="2023-09-20T15:51:00Z">
        <w:r w:rsidR="0005264D">
          <w:rPr>
            <w:rFonts w:ascii="Myriad Pro" w:eastAsia="方正黑体简体" w:hAnsi="Myriad Pro"/>
            <w:sz w:val="22"/>
            <w:szCs w:val="22"/>
          </w:rPr>
          <w:t>-</w:t>
        </w:r>
      </w:ins>
      <w:ins w:id="1033" w:author="Chelsea Lee" w:date="2023-09-28T10:10:00Z">
        <w:r w:rsidR="00570165">
          <w:rPr>
            <w:rFonts w:ascii="Myriad Pro" w:eastAsia="方正黑体简体" w:hAnsi="Myriad Pro"/>
            <w:sz w:val="22"/>
            <w:szCs w:val="22"/>
          </w:rPr>
          <w:t>formatted</w:t>
        </w:r>
      </w:ins>
      <w:r w:rsidRPr="007963C6">
        <w:rPr>
          <w:rFonts w:ascii="Myriad Pro" w:eastAsia="方正黑体简体" w:hAnsi="Myriad Pro"/>
          <w:sz w:val="22"/>
          <w:szCs w:val="22"/>
        </w:rPr>
        <w:t xml:space="preserve"> strings terminated with </w:t>
      </w:r>
      <w:r w:rsidR="00900DA0" w:rsidRPr="007963C6">
        <w:rPr>
          <w:rFonts w:ascii="Myriad Pro" w:eastAsia="方正黑体简体" w:hAnsi="Myriad Pro"/>
          <w:sz w:val="22"/>
          <w:szCs w:val="22"/>
        </w:rPr>
        <w:t>a carriage-return to a peripheral:</w:t>
      </w:r>
    </w:p>
    <w:p w14:paraId="2AB9C0F5" w14:textId="6CC6C0CE" w:rsidR="0005264D" w:rsidRPr="0005264D" w:rsidRDefault="00383277" w:rsidP="0005264D">
      <w:pPr>
        <w:ind w:leftChars="771" w:left="1619"/>
        <w:rPr>
          <w:rStyle w:val="aff4"/>
          <w:rFonts w:ascii="Myriad Pro" w:eastAsia="方正黑体简体" w:hAnsi="Myriad Pro"/>
          <w:szCs w:val="21"/>
        </w:rPr>
      </w:pPr>
      <w:del w:id="1034" w:author="Chelsea Lee" w:date="2023-09-20T15:52:00Z">
        <w:r w:rsidRPr="007963C6" w:rsidDel="0005264D">
          <w:rPr>
            <w:rStyle w:val="aff4"/>
            <w:rFonts w:ascii="Myriad Pro" w:eastAsia="方正黑体简体" w:hAnsi="Myriad Pro"/>
            <w:szCs w:val="21"/>
          </w:rPr>
          <w:delText>soip2 -r -s “12345”</w:delText>
        </w:r>
      </w:del>
      <w:ins w:id="1035" w:author="Chelsea Lee" w:date="2023-09-20T15:52:00Z">
        <w:del w:id="1036" w:author="Chelsea Lee" w:date="2023-09-19T11:56:00Z">
          <w:r w:rsidR="0005264D" w:rsidRPr="00B34205" w:rsidDel="009B125A">
            <w:rPr>
              <w:rStyle w:val="aff4"/>
              <w:rFonts w:ascii="Myriad Pro" w:eastAsia="方正黑体简体" w:hAnsi="Myriad Pro"/>
              <w:szCs w:val="21"/>
            </w:rPr>
            <w:delText>soip2 -r -s “12345”</w:delText>
          </w:r>
        </w:del>
        <w:r w:rsidR="0005264D" w:rsidRPr="009B125A">
          <w:rPr>
            <w:rStyle w:val="aff4"/>
            <w:rFonts w:ascii="Myriad Pro" w:eastAsia="方正黑体简体" w:hAnsi="Myriad Pro"/>
            <w:szCs w:val="21"/>
            <w:rPrChange w:id="1037" w:author="Chelsea Lee" w:date="2023-09-19T11:56:00Z">
              <w:rPr>
                <w:rStyle w:val="16"/>
              </w:rPr>
            </w:rPrChange>
          </w:rPr>
          <w:t>/# soip2 -f /dev/ttyS0 -b 115200-8n1 -r -s “12345”</w:t>
        </w:r>
      </w:ins>
    </w:p>
    <w:p w14:paraId="19A7CE24" w14:textId="43F1B54D" w:rsidR="00383277" w:rsidRPr="007963C6" w:rsidRDefault="001C41D9">
      <w:pPr>
        <w:pStyle w:val="af7"/>
        <w:numPr>
          <w:ilvl w:val="0"/>
          <w:numId w:val="5"/>
        </w:numPr>
        <w:spacing w:line="360" w:lineRule="auto"/>
        <w:ind w:left="1621" w:firstLineChars="0" w:hanging="442"/>
        <w:rPr>
          <w:rFonts w:ascii="Myriad Pro" w:eastAsia="方正黑体简体" w:hAnsi="Myriad Pro"/>
          <w:sz w:val="22"/>
          <w:szCs w:val="22"/>
        </w:rPr>
        <w:pPrChange w:id="1038" w:author="Chelsea Lee" w:date="2023-10-08T10:03:00Z">
          <w:pPr>
            <w:pStyle w:val="af7"/>
            <w:numPr>
              <w:numId w:val="5"/>
            </w:numPr>
            <w:ind w:left="1617" w:firstLineChars="0" w:hanging="440"/>
          </w:pPr>
        </w:pPrChange>
      </w:pPr>
      <w:r w:rsidRPr="007963C6">
        <w:rPr>
          <w:rFonts w:ascii="Myriad Pro" w:eastAsia="方正黑体简体" w:hAnsi="Myriad Pro"/>
          <w:sz w:val="22"/>
          <w:szCs w:val="22"/>
        </w:rPr>
        <w:t xml:space="preserve">Send a sequence of hex strings </w:t>
      </w:r>
      <w:r w:rsidR="00D509A1" w:rsidRPr="007963C6">
        <w:rPr>
          <w:rFonts w:ascii="Myriad Pro" w:eastAsia="方正黑体简体" w:hAnsi="Myriad Pro"/>
          <w:sz w:val="22"/>
          <w:szCs w:val="22"/>
        </w:rPr>
        <w:t>terminated with a line-feed to a peripheral:</w:t>
      </w:r>
    </w:p>
    <w:p w14:paraId="2D59C1A2" w14:textId="77777777" w:rsidR="0005264D" w:rsidRPr="0005264D" w:rsidRDefault="0005264D">
      <w:pPr>
        <w:pStyle w:val="af7"/>
        <w:ind w:left="1617" w:firstLineChars="0" w:firstLine="0"/>
        <w:rPr>
          <w:ins w:id="1039" w:author="Chelsea Lee" w:date="2023-09-20T15:53:00Z"/>
          <w:rStyle w:val="aff4"/>
          <w:rFonts w:ascii="Myriad Pro" w:eastAsia="方正黑体简体" w:hAnsi="Myriad Pro"/>
          <w:szCs w:val="21"/>
        </w:rPr>
        <w:pPrChange w:id="1040" w:author="Chelsea Lee" w:date="2023-09-20T15:53:00Z">
          <w:pPr>
            <w:pStyle w:val="af7"/>
            <w:numPr>
              <w:numId w:val="5"/>
            </w:numPr>
            <w:ind w:left="1617" w:firstLineChars="0" w:hanging="440"/>
          </w:pPr>
        </w:pPrChange>
      </w:pPr>
      <w:ins w:id="1041" w:author="Chelsea Lee" w:date="2023-09-20T15:53:00Z">
        <w:del w:id="1042" w:author="Chelsea Lee" w:date="2023-09-19T11:57:00Z">
          <w:r w:rsidRPr="0005264D" w:rsidDel="009B125A">
            <w:rPr>
              <w:rStyle w:val="aff4"/>
              <w:rFonts w:ascii="Myriad Pro" w:eastAsia="方正黑体简体" w:hAnsi="Myriad Pro"/>
              <w:szCs w:val="21"/>
            </w:rPr>
            <w:delText>soip2 -n -s “4c 6f 72 65 6d 20 69 70 73 75 6d 20 64 6f 6c 6f 72 20 73 69 74 20 61 6d 65 74 2c 20 63 6f 6e 73 65 63 74 65 74 75 72 20 61 64 69 70 69 73 63 69 6e 67 20 65 6c 69 74 2c 20 73 65 64 20 64 6f 20 65 69 75 73 6d 6f 64 20 74 65 6d 70 6f 72 20 69 6e 63 69 64 69 64 75 6e 74 20 75 74 20 6c 61 62 6f 72 65 20 65 74 20 64 6f 6c” -H</w:delText>
          </w:r>
        </w:del>
        <w:r w:rsidRPr="0005264D">
          <w:rPr>
            <w:rStyle w:val="aff4"/>
            <w:rFonts w:ascii="Myriad Pro" w:eastAsia="方正黑体简体" w:hAnsi="Myriad Pro"/>
            <w:szCs w:val="21"/>
            <w:rPrChange w:id="1043" w:author="Chelsea Lee" w:date="2023-09-19T11:57:00Z">
              <w:rPr>
                <w:rStyle w:val="16"/>
              </w:rPr>
            </w:rPrChange>
          </w:rPr>
          <w:t>/# soip2 -f /dev/ttyS0 -b 115200-8n1 -n -s “4c 6f 72 65 6d 20 69 70 73 75 6d 20 64 6f 6c 6f 72 20 73 69 74 20 61 6d 65 74 2c 20 63 6f 6e 73 65 63 74 65 74 75 72 20 61 64 69 70 69 73 63 69 6e 67 20 65 6c 69 74 2c 20 73 65 64 20 64 6f 20 65 69 75 73 6d 6f 64 20 74 65 6d 70 6f 72 20 69 6e 63 69 64 69 64 75 6e 74 20 75 74 20 6c 61 62 6f 72 65 20 65 74 20 64 6f 6c” -H</w:t>
        </w:r>
      </w:ins>
    </w:p>
    <w:p w14:paraId="5B1E439E" w14:textId="09AE4BFA" w:rsidR="00383277" w:rsidRPr="007963C6" w:rsidDel="0005264D" w:rsidRDefault="00383277" w:rsidP="00E87308">
      <w:pPr>
        <w:ind w:leftChars="771" w:left="1619"/>
        <w:rPr>
          <w:del w:id="1044" w:author="Chelsea Lee" w:date="2023-09-20T15:53:00Z"/>
          <w:rStyle w:val="aff4"/>
          <w:rFonts w:ascii="Myriad Pro" w:eastAsia="方正黑体简体" w:hAnsi="Myriad Pro"/>
          <w:szCs w:val="21"/>
        </w:rPr>
      </w:pPr>
      <w:del w:id="1045" w:author="Chelsea Lee" w:date="2023-09-20T15:53:00Z">
        <w:r w:rsidRPr="007963C6" w:rsidDel="0005264D">
          <w:rPr>
            <w:rStyle w:val="aff4"/>
            <w:rFonts w:ascii="Myriad Pro" w:eastAsia="方正黑体简体" w:hAnsi="Myriad Pro"/>
            <w:szCs w:val="21"/>
          </w:rPr>
          <w:delText>soip2 -n -s “</w:delText>
        </w:r>
        <w:r w:rsidR="00E87308" w:rsidRPr="007963C6" w:rsidDel="0005264D">
          <w:rPr>
            <w:rStyle w:val="aff4"/>
            <w:rFonts w:ascii="Myriad Pro" w:eastAsia="方正黑体简体" w:hAnsi="Myriad Pro"/>
            <w:szCs w:val="21"/>
          </w:rPr>
          <w:delText>4c 6f 72 65 6d 20 69 70 73 75 6d 20 64 6f 6c 6f 72 20 73 69 74 20 61 6d 65 74 2c 20 63 6f 6e 73 65 63 74 65 74 75 72 20 61 64 69 70 69 73 63 69 6e 67 20 65 6c 69 74 2c 20 73 65 64 20 64 6f 20 65 69 75 73 6d 6f 64 20 74 65 6d 70 6f 72 20 69 6e 63 69 64 69 64 75 6e 74 20 75 74 20 6c 61 62 6f 72 65 20 65 74 20 64 6f 6c</w:delText>
        </w:r>
        <w:r w:rsidRPr="007963C6" w:rsidDel="0005264D">
          <w:rPr>
            <w:rStyle w:val="aff4"/>
            <w:rFonts w:ascii="Myriad Pro" w:eastAsia="方正黑体简体" w:hAnsi="Myriad Pro"/>
            <w:szCs w:val="21"/>
          </w:rPr>
          <w:delText>” -H</w:delText>
        </w:r>
      </w:del>
    </w:p>
    <w:p w14:paraId="4AEA1153" w14:textId="54D5A195" w:rsidR="005E5D37" w:rsidRPr="007963C6" w:rsidDel="00B72D0E" w:rsidRDefault="005E5D37">
      <w:pPr>
        <w:ind w:leftChars="771" w:left="1619"/>
        <w:rPr>
          <w:del w:id="1046" w:author="Chelsea Lee" w:date="2023-09-20T15:34:00Z"/>
          <w:rFonts w:ascii="Myriad Pro" w:eastAsia="方正黑体简体" w:hAnsi="Myriad Pro"/>
          <w:b/>
          <w:bCs/>
          <w:sz w:val="22"/>
          <w:szCs w:val="22"/>
        </w:rPr>
        <w:pPrChange w:id="1047" w:author="Chelsea Lee" w:date="2023-09-20T15:53:00Z">
          <w:pPr>
            <w:spacing w:line="360" w:lineRule="auto"/>
            <w:ind w:left="1179"/>
          </w:pPr>
        </w:pPrChange>
      </w:pPr>
    </w:p>
    <w:p w14:paraId="13C1CDBE" w14:textId="35ACA807" w:rsidR="006D28CA" w:rsidRPr="007963C6" w:rsidRDefault="006D28CA" w:rsidP="006D28CA">
      <w:pPr>
        <w:spacing w:line="360" w:lineRule="auto"/>
        <w:ind w:left="1179"/>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devices</w:t>
      </w:r>
      <w:ins w:id="1048" w:author="Chelsea Lee" w:date="2023-09-28T10:12:00Z">
        <w:r w:rsidR="006F7B2D">
          <w:rPr>
            <w:rFonts w:ascii="Myriad Pro" w:eastAsia="方正黑体简体" w:hAnsi="Myriad Pro"/>
            <w:sz w:val="22"/>
            <w:szCs w:val="22"/>
          </w:rPr>
          <w:t xml:space="preserve"> </w:t>
        </w:r>
        <w:del w:id="1049" w:author="Bright Liu" w:date="2025-11-25T17:04:00Z" w16du:dateUtc="2025-11-25T09:04:00Z">
          <w:r w:rsidR="006F7B2D" w:rsidDel="00144735">
            <w:rPr>
              <w:rFonts w:ascii="Myriad Pro" w:eastAsia="方正黑体简体" w:hAnsi="Myriad Pro"/>
              <w:sz w:val="22"/>
              <w:szCs w:val="22"/>
            </w:rPr>
            <w:delText>(</w:delText>
          </w:r>
        </w:del>
      </w:ins>
      <w:ins w:id="1050" w:author="Chelsea Lee" w:date="2023-09-28T10:13:00Z">
        <w:del w:id="1051" w:author="Bright Liu" w:date="2025-11-25T17:04:00Z" w16du:dateUtc="2025-11-25T09:04:00Z">
          <w:r w:rsidR="006F7B2D" w:rsidDel="00144735">
            <w:rPr>
              <w:rFonts w:ascii="Myriad Pro" w:eastAsia="方正黑体简体" w:hAnsi="Myriad Pro"/>
              <w:sz w:val="22"/>
              <w:szCs w:val="22"/>
            </w:rPr>
            <w:delText xml:space="preserve">Note: </w:delText>
          </w:r>
        </w:del>
      </w:ins>
      <w:ins w:id="1052" w:author="Chelsea Lee" w:date="2023-09-28T10:12:00Z">
        <w:del w:id="1053" w:author="Bright Liu" w:date="2025-11-25T11:20:00Z" w16du:dateUtc="2025-11-25T03:20:00Z">
          <w:r w:rsidR="006F7B2D" w:rsidDel="00CA168E">
            <w:rPr>
              <w:rFonts w:ascii="Myriad Pro" w:eastAsia="方正黑体简体" w:hAnsi="Myriad Pro"/>
              <w:sz w:val="22"/>
              <w:szCs w:val="22"/>
            </w:rPr>
            <w:delText>4KIP200M</w:delText>
          </w:r>
        </w:del>
      </w:ins>
      <w:ins w:id="1054" w:author="Chelsea Lee" w:date="2023-09-28T10:13:00Z">
        <w:del w:id="1055" w:author="Bright Liu" w:date="2025-11-25T17:04:00Z" w16du:dateUtc="2025-11-25T09:04:00Z">
          <w:r w:rsidR="006F7B2D" w:rsidDel="00144735">
            <w:rPr>
              <w:rFonts w:ascii="Myriad Pro" w:eastAsia="方正黑体简体" w:hAnsi="Myriad Pro"/>
              <w:sz w:val="22"/>
              <w:szCs w:val="22"/>
            </w:rPr>
            <w:delText xml:space="preserve"> doesn’t support </w:delText>
          </w:r>
        </w:del>
      </w:ins>
      <w:ins w:id="1056" w:author="Chelsea Lee" w:date="2023-09-28T10:14:00Z">
        <w:del w:id="1057" w:author="Bright Liu" w:date="2025-11-25T17:04:00Z" w16du:dateUtc="2025-11-25T09:04:00Z">
          <w:r w:rsidR="006F7B2D" w:rsidDel="00144735">
            <w:rPr>
              <w:rFonts w:ascii="Myriad Pro" w:eastAsia="方正黑体简体" w:hAnsi="Myriad Pro"/>
              <w:sz w:val="22"/>
              <w:szCs w:val="22"/>
            </w:rPr>
            <w:delText>the application of passing through serial commands.)</w:delText>
          </w:r>
        </w:del>
      </w:ins>
    </w:p>
    <w:p w14:paraId="432B31D5" w14:textId="5B0D9EA0" w:rsidR="00640C12" w:rsidRPr="007963C6" w:rsidDel="006F7B2D" w:rsidRDefault="00640C12" w:rsidP="00640C12">
      <w:pPr>
        <w:spacing w:line="360" w:lineRule="auto"/>
        <w:rPr>
          <w:del w:id="1058" w:author="Chelsea Lee" w:date="2023-09-28T10:11:00Z"/>
          <w:rFonts w:ascii="Myriad Pro" w:eastAsia="方正黑体简体" w:hAnsi="Myriad Pro"/>
          <w:sz w:val="22"/>
          <w:szCs w:val="22"/>
        </w:rPr>
      </w:pPr>
      <w:bookmarkStart w:id="1059" w:name="_Toc146808284"/>
      <w:bookmarkStart w:id="1060" w:name="_Toc146808374"/>
      <w:bookmarkStart w:id="1061" w:name="_Toc147650832"/>
      <w:bookmarkStart w:id="1062" w:name="_Toc214962388"/>
      <w:bookmarkEnd w:id="1059"/>
      <w:bookmarkEnd w:id="1060"/>
      <w:bookmarkEnd w:id="1061"/>
      <w:bookmarkEnd w:id="1062"/>
    </w:p>
    <w:p w14:paraId="7EE8E9D5" w14:textId="4E719B47" w:rsidR="00383277" w:rsidRPr="007963C6" w:rsidRDefault="003D2D2C" w:rsidP="009707B4">
      <w:pPr>
        <w:pStyle w:val="3"/>
        <w:rPr>
          <w:szCs w:val="21"/>
        </w:rPr>
      </w:pPr>
      <w:bookmarkStart w:id="1063" w:name="_Toc214962389"/>
      <w:r w:rsidRPr="007963C6">
        <w:rPr>
          <w:szCs w:val="21"/>
        </w:rPr>
        <w:t>Rebooting Device</w:t>
      </w:r>
      <w:bookmarkEnd w:id="1063"/>
    </w:p>
    <w:p w14:paraId="1278769D" w14:textId="4E3E3D2D" w:rsidR="00036FA4" w:rsidRPr="007963C6" w:rsidRDefault="0068606C" w:rsidP="00036FA4">
      <w:pPr>
        <w:pStyle w:val="-"/>
        <w:ind w:leftChars="0" w:left="1177" w:firstLine="0"/>
        <w:rPr>
          <w:rStyle w:val="aff4"/>
          <w:rFonts w:ascii="Myriad Pro" w:eastAsia="方正黑体简体" w:hAnsi="Myriad Pro"/>
          <w:i w:val="0"/>
          <w:iCs w:val="0"/>
          <w:kern w:val="2"/>
        </w:rPr>
      </w:pPr>
      <w:r w:rsidRPr="007963C6">
        <w:rPr>
          <w:rFonts w:ascii="Myriad Pro" w:eastAsia="方正黑体简体" w:hAnsi="Myriad Pro"/>
          <w:b/>
          <w:bCs/>
          <w:sz w:val="22"/>
          <w:szCs w:val="22"/>
        </w:rPr>
        <w:t>Command Structure:</w:t>
      </w:r>
      <w:r w:rsidRPr="007963C6">
        <w:rPr>
          <w:rFonts w:ascii="Myriad Pro" w:eastAsia="方正黑体简体" w:hAnsi="Myriad Pro"/>
          <w:b/>
          <w:bCs/>
        </w:rPr>
        <w:t xml:space="preserve"> </w:t>
      </w:r>
      <w:r w:rsidR="00383277" w:rsidRPr="007963C6">
        <w:rPr>
          <w:rStyle w:val="aff4"/>
          <w:rFonts w:ascii="Myriad Pro" w:eastAsia="方正黑体简体" w:hAnsi="Myriad Pro"/>
          <w:i w:val="0"/>
          <w:iCs w:val="0"/>
          <w:kern w:val="2"/>
        </w:rPr>
        <w:t>reboot</w:t>
      </w:r>
    </w:p>
    <w:p w14:paraId="12E09558" w14:textId="5E294AF6" w:rsidR="00036FA4" w:rsidRPr="007963C6" w:rsidRDefault="00B8613D" w:rsidP="00036FA4">
      <w:pPr>
        <w:pStyle w:val="-"/>
        <w:ind w:leftChars="0" w:left="1177" w:firstLine="0"/>
        <w:rPr>
          <w:rStyle w:val="aff4"/>
          <w:rFonts w:ascii="Myriad Pro" w:eastAsia="方正黑体简体" w:hAnsi="Myriad Pro"/>
          <w:i w:val="0"/>
          <w:iCs w:val="0"/>
          <w:kern w:val="2"/>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devices</w:t>
      </w:r>
    </w:p>
    <w:p w14:paraId="7C24A352" w14:textId="3027AA79" w:rsidR="00D0560E" w:rsidRPr="007963C6" w:rsidRDefault="00D0560E" w:rsidP="00036FA4">
      <w:pPr>
        <w:pStyle w:val="-"/>
        <w:ind w:leftChars="0" w:left="1177" w:firstLine="0"/>
        <w:rPr>
          <w:rFonts w:ascii="Myriad Pro" w:eastAsia="方正黑体简体" w:hAnsi="Myriad Pro" w:cs="宋体"/>
          <w:b/>
          <w:bCs/>
          <w:sz w:val="22"/>
          <w:szCs w:val="22"/>
        </w:rPr>
      </w:pPr>
      <w:r w:rsidRPr="007963C6">
        <w:rPr>
          <w:rFonts w:ascii="Myriad Pro" w:eastAsia="方正黑体简体" w:hAnsi="Myriad Pro" w:cs="宋体"/>
          <w:b/>
          <w:bCs/>
          <w:sz w:val="22"/>
          <w:szCs w:val="22"/>
        </w:rPr>
        <w:t>Command Example:</w:t>
      </w:r>
    </w:p>
    <w:p w14:paraId="157C2BDC" w14:textId="77777777" w:rsidR="00036FA4" w:rsidRPr="007963C6" w:rsidRDefault="00383277" w:rsidP="00036FA4">
      <w:pPr>
        <w:pStyle w:val="-"/>
        <w:ind w:leftChars="0" w:left="1177" w:firstLine="0"/>
        <w:rPr>
          <w:rStyle w:val="aff4"/>
          <w:rFonts w:ascii="Myriad Pro" w:eastAsia="方正黑体简体" w:hAnsi="Myriad Pro"/>
        </w:rPr>
      </w:pPr>
      <w:r w:rsidRPr="007963C6">
        <w:rPr>
          <w:rStyle w:val="aff4"/>
          <w:rFonts w:ascii="Myriad Pro" w:eastAsia="方正黑体简体" w:hAnsi="Myriad Pro"/>
        </w:rPr>
        <w:t>/ # reboot</w:t>
      </w:r>
    </w:p>
    <w:p w14:paraId="086A658A" w14:textId="22118731" w:rsidR="00383277" w:rsidRPr="007963C6" w:rsidRDefault="00383277" w:rsidP="00036FA4">
      <w:pPr>
        <w:pStyle w:val="-"/>
        <w:ind w:leftChars="0" w:left="1177" w:firstLine="0"/>
        <w:rPr>
          <w:rStyle w:val="aff4"/>
          <w:rFonts w:ascii="Myriad Pro" w:eastAsia="方正黑体简体" w:hAnsi="Myriad Pro"/>
          <w:b/>
          <w:bCs/>
          <w:i w:val="0"/>
          <w:iCs w:val="0"/>
          <w:color w:val="auto"/>
        </w:rPr>
      </w:pPr>
      <w:r w:rsidRPr="007963C6">
        <w:rPr>
          <w:rStyle w:val="aff4"/>
          <w:rFonts w:ascii="Myriad Pro" w:eastAsia="方正黑体简体" w:hAnsi="Myriad Pro"/>
        </w:rPr>
        <w:t>/ #</w:t>
      </w:r>
    </w:p>
    <w:p w14:paraId="6B6637A1" w14:textId="5FFEC8E1" w:rsidR="00383277" w:rsidRPr="007963C6" w:rsidRDefault="00227C64" w:rsidP="009707B4">
      <w:pPr>
        <w:pStyle w:val="3"/>
        <w:rPr>
          <w:szCs w:val="21"/>
        </w:rPr>
      </w:pPr>
      <w:del w:id="1064" w:author="Chelsea Lee" w:date="2023-09-20T15:25:00Z">
        <w:r w:rsidRPr="007963C6" w:rsidDel="00563D47">
          <w:rPr>
            <w:szCs w:val="21"/>
          </w:rPr>
          <w:delText xml:space="preserve"> </w:delText>
        </w:r>
      </w:del>
      <w:bookmarkStart w:id="1065" w:name="_Toc214962390"/>
      <w:r w:rsidRPr="007963C6">
        <w:rPr>
          <w:szCs w:val="21"/>
        </w:rPr>
        <w:t>Getting Firmware Version</w:t>
      </w:r>
      <w:bookmarkEnd w:id="1065"/>
    </w:p>
    <w:p w14:paraId="4B710E81" w14:textId="401247E1" w:rsidR="00383277" w:rsidRPr="007963C6" w:rsidRDefault="00D0367A" w:rsidP="00177A55">
      <w:pPr>
        <w:spacing w:line="360" w:lineRule="auto"/>
        <w:ind w:leftChars="571" w:left="1199"/>
        <w:rPr>
          <w:rStyle w:val="aff4"/>
          <w:rFonts w:ascii="Myriad Pro" w:eastAsia="方正黑体简体" w:hAnsi="Myriad Pro"/>
          <w:szCs w:val="21"/>
        </w:rPr>
      </w:pPr>
      <w:r w:rsidRPr="007963C6">
        <w:rPr>
          <w:rFonts w:ascii="Myriad Pro" w:eastAsia="方正黑体简体" w:hAnsi="Myriad Pro"/>
          <w:b/>
          <w:bCs/>
          <w:sz w:val="22"/>
          <w:szCs w:val="22"/>
        </w:rPr>
        <w:t>Command Structure</w:t>
      </w:r>
      <w:r w:rsidRPr="007963C6">
        <w:rPr>
          <w:rFonts w:ascii="Myriad Pro" w:eastAsia="方正黑体简体" w:hAnsi="Myriad Pro"/>
          <w:b/>
          <w:bCs/>
          <w:szCs w:val="21"/>
        </w:rPr>
        <w:t xml:space="preserve">: </w:t>
      </w:r>
      <w:r w:rsidR="00383277" w:rsidRPr="007963C6">
        <w:rPr>
          <w:rStyle w:val="aff4"/>
          <w:rFonts w:ascii="Myriad Pro" w:eastAsia="方正黑体简体" w:hAnsi="Myriad Pro"/>
          <w:szCs w:val="21"/>
        </w:rPr>
        <w:t>cat /etc/version</w:t>
      </w:r>
    </w:p>
    <w:p w14:paraId="7F190F3F" w14:textId="77777777" w:rsidR="00D0367A" w:rsidRPr="007963C6" w:rsidRDefault="00D0367A" w:rsidP="0088703A">
      <w:pPr>
        <w:pStyle w:val="-"/>
        <w:ind w:leftChars="0" w:left="1179" w:firstLine="0"/>
        <w:rPr>
          <w:rStyle w:val="aff4"/>
          <w:rFonts w:ascii="Myriad Pro" w:eastAsia="方正黑体简体" w:hAnsi="Myriad Pro"/>
          <w:i w:val="0"/>
          <w:iCs w:val="0"/>
          <w:kern w:val="2"/>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devices</w:t>
      </w:r>
    </w:p>
    <w:p w14:paraId="44FBFE3D" w14:textId="77777777" w:rsidR="00D0367A" w:rsidRPr="007963C6" w:rsidRDefault="00D0367A" w:rsidP="00D0367A">
      <w:pPr>
        <w:pStyle w:val="-"/>
        <w:ind w:leftChars="0" w:left="1177" w:firstLine="0"/>
        <w:rPr>
          <w:rFonts w:ascii="Myriad Pro" w:eastAsia="方正黑体简体" w:hAnsi="Myriad Pro" w:cs="宋体"/>
          <w:b/>
          <w:bCs/>
          <w:sz w:val="22"/>
          <w:szCs w:val="22"/>
        </w:rPr>
      </w:pPr>
      <w:r w:rsidRPr="007963C6">
        <w:rPr>
          <w:rFonts w:ascii="Myriad Pro" w:eastAsia="方正黑体简体" w:hAnsi="Myriad Pro" w:cs="宋体"/>
          <w:b/>
          <w:bCs/>
          <w:sz w:val="22"/>
          <w:szCs w:val="22"/>
        </w:rPr>
        <w:t>Command Example:</w:t>
      </w:r>
    </w:p>
    <w:p w14:paraId="60BE0AF5" w14:textId="77777777" w:rsidR="00383277" w:rsidRPr="007963C6" w:rsidRDefault="00383277" w:rsidP="00036FA4">
      <w:pPr>
        <w:pStyle w:val="af7"/>
        <w:snapToGrid w:val="0"/>
        <w:spacing w:line="240" w:lineRule="exact"/>
        <w:ind w:leftChars="400" w:left="840" w:firstLineChars="0" w:firstLine="360"/>
        <w:rPr>
          <w:rStyle w:val="aff4"/>
          <w:rFonts w:ascii="Myriad Pro" w:eastAsia="方正黑体简体" w:hAnsi="Myriad Pro"/>
          <w:szCs w:val="21"/>
        </w:rPr>
      </w:pPr>
      <w:r w:rsidRPr="007963C6">
        <w:rPr>
          <w:rStyle w:val="aff4"/>
          <w:rFonts w:ascii="Myriad Pro" w:eastAsia="方正黑体简体" w:hAnsi="Myriad Pro"/>
          <w:szCs w:val="21"/>
        </w:rPr>
        <w:t>/ # cat /etc/version</w:t>
      </w:r>
    </w:p>
    <w:p w14:paraId="75B75442" w14:textId="77777777" w:rsidR="00383277" w:rsidRPr="007963C6" w:rsidRDefault="00383277" w:rsidP="00036FA4">
      <w:pPr>
        <w:pStyle w:val="af7"/>
        <w:snapToGrid w:val="0"/>
        <w:spacing w:line="240" w:lineRule="exact"/>
        <w:ind w:leftChars="400" w:left="840" w:firstLineChars="0" w:firstLine="360"/>
        <w:rPr>
          <w:rStyle w:val="aff4"/>
          <w:rFonts w:ascii="Myriad Pro" w:eastAsia="方正黑体简体" w:hAnsi="Myriad Pro"/>
          <w:szCs w:val="21"/>
        </w:rPr>
      </w:pPr>
      <w:r w:rsidRPr="007963C6">
        <w:rPr>
          <w:rStyle w:val="aff4"/>
          <w:rFonts w:ascii="Myriad Pro" w:eastAsia="方正黑体简体" w:hAnsi="Myriad Pro"/>
          <w:szCs w:val="21"/>
        </w:rPr>
        <w:t>IPE935</w:t>
      </w:r>
    </w:p>
    <w:p w14:paraId="15286077" w14:textId="77777777" w:rsidR="00383277" w:rsidRPr="007963C6" w:rsidRDefault="00383277" w:rsidP="00036FA4">
      <w:pPr>
        <w:pStyle w:val="af7"/>
        <w:snapToGrid w:val="0"/>
        <w:spacing w:line="240" w:lineRule="exact"/>
        <w:ind w:leftChars="400" w:left="840" w:firstLineChars="0" w:firstLine="360"/>
        <w:rPr>
          <w:rStyle w:val="aff4"/>
          <w:rFonts w:ascii="Myriad Pro" w:eastAsia="方正黑体简体" w:hAnsi="Myriad Pro"/>
          <w:szCs w:val="21"/>
        </w:rPr>
      </w:pPr>
      <w:r w:rsidRPr="007963C6">
        <w:rPr>
          <w:rStyle w:val="aff4"/>
          <w:rFonts w:ascii="Myriad Pro" w:eastAsia="方正黑体简体" w:hAnsi="Myriad Pro"/>
          <w:szCs w:val="21"/>
        </w:rPr>
        <w:t>V1.0.23t1</w:t>
      </w:r>
    </w:p>
    <w:p w14:paraId="49096BB4" w14:textId="77777777" w:rsidR="00383277" w:rsidRPr="007963C6" w:rsidRDefault="00383277" w:rsidP="00036FA4">
      <w:pPr>
        <w:pStyle w:val="af7"/>
        <w:snapToGrid w:val="0"/>
        <w:spacing w:line="240" w:lineRule="exact"/>
        <w:ind w:leftChars="400" w:left="840" w:firstLineChars="0" w:firstLine="360"/>
        <w:rPr>
          <w:rStyle w:val="aff4"/>
          <w:rFonts w:ascii="Myriad Pro" w:eastAsia="方正黑体简体" w:hAnsi="Myriad Pro"/>
          <w:szCs w:val="21"/>
        </w:rPr>
      </w:pPr>
      <w:r w:rsidRPr="007963C6">
        <w:rPr>
          <w:rStyle w:val="aff4"/>
          <w:rFonts w:ascii="Myriad Pro" w:eastAsia="方正黑体简体" w:hAnsi="Myriad Pro"/>
          <w:szCs w:val="21"/>
        </w:rPr>
        <w:t>Wed, 17 May 2023 07:39:21 +0000</w:t>
      </w:r>
    </w:p>
    <w:p w14:paraId="0975B442" w14:textId="77777777" w:rsidR="00383277" w:rsidRPr="007963C6" w:rsidRDefault="00383277" w:rsidP="00036FA4">
      <w:pPr>
        <w:pStyle w:val="af7"/>
        <w:snapToGrid w:val="0"/>
        <w:spacing w:line="240" w:lineRule="exact"/>
        <w:ind w:leftChars="400" w:left="840" w:firstLineChars="0" w:firstLine="360"/>
        <w:rPr>
          <w:rStyle w:val="aff4"/>
          <w:rFonts w:ascii="Myriad Pro" w:eastAsia="方正黑体简体" w:hAnsi="Myriad Pro"/>
          <w:szCs w:val="21"/>
        </w:rPr>
      </w:pPr>
      <w:r w:rsidRPr="007963C6">
        <w:rPr>
          <w:rStyle w:val="aff4"/>
          <w:rFonts w:ascii="Myriad Pro" w:eastAsia="方正黑体简体" w:hAnsi="Myriad Pro"/>
          <w:szCs w:val="21"/>
        </w:rPr>
        <w:t>/ #</w:t>
      </w:r>
    </w:p>
    <w:p w14:paraId="6A45373E" w14:textId="3D8F4836" w:rsidR="00383277" w:rsidRPr="007963C6" w:rsidRDefault="0088703A" w:rsidP="00F62FE5">
      <w:pPr>
        <w:pStyle w:val="3"/>
      </w:pPr>
      <w:bookmarkStart w:id="1066" w:name="_Toc214962391"/>
      <w:bookmarkStart w:id="1067" w:name="OLE_LINK2"/>
      <w:r w:rsidRPr="007963C6">
        <w:t xml:space="preserve">Restoring </w:t>
      </w:r>
      <w:r w:rsidR="00286918" w:rsidRPr="007963C6">
        <w:t xml:space="preserve">Device </w:t>
      </w:r>
      <w:r w:rsidRPr="007963C6">
        <w:t>to Factory Defaults</w:t>
      </w:r>
      <w:bookmarkEnd w:id="1066"/>
    </w:p>
    <w:bookmarkEnd w:id="1067"/>
    <w:p w14:paraId="6E4E21A7" w14:textId="54F1F96A" w:rsidR="00E65C64" w:rsidRPr="007963C6" w:rsidRDefault="00286918" w:rsidP="00D83BC7">
      <w:pPr>
        <w:pStyle w:val="af7"/>
        <w:snapToGrid w:val="0"/>
        <w:spacing w:line="360" w:lineRule="auto"/>
        <w:ind w:leftChars="400" w:left="840" w:firstLineChars="0" w:firstLine="357"/>
        <w:rPr>
          <w:rStyle w:val="aff4"/>
          <w:rFonts w:ascii="Myriad Pro" w:eastAsia="方正黑体简体" w:hAnsi="Myriad Pro"/>
          <w:szCs w:val="21"/>
        </w:rPr>
      </w:pPr>
      <w:r w:rsidRPr="007963C6">
        <w:rPr>
          <w:rFonts w:ascii="Myriad Pro" w:eastAsia="方正黑体简体" w:hAnsi="Myriad Pro"/>
          <w:b/>
          <w:bCs/>
          <w:sz w:val="22"/>
          <w:szCs w:val="22"/>
        </w:rPr>
        <w:t xml:space="preserve">Command Structure: </w:t>
      </w:r>
      <w:r w:rsidR="00383277" w:rsidRPr="007963C6">
        <w:rPr>
          <w:rStyle w:val="aff4"/>
          <w:rFonts w:ascii="Myriad Pro" w:eastAsia="方正黑体简体" w:hAnsi="Myriad Pro"/>
          <w:szCs w:val="21"/>
        </w:rPr>
        <w:t>reset_to_default.sh;reboot</w:t>
      </w:r>
    </w:p>
    <w:p w14:paraId="0C270319" w14:textId="77777777" w:rsidR="00286918" w:rsidRPr="007963C6" w:rsidRDefault="00286918" w:rsidP="00177A55">
      <w:pPr>
        <w:pStyle w:val="-"/>
        <w:ind w:leftChars="0" w:left="1179" w:firstLine="0"/>
        <w:rPr>
          <w:rStyle w:val="aff4"/>
          <w:rFonts w:ascii="Myriad Pro" w:eastAsia="方正黑体简体" w:hAnsi="Myriad Pro"/>
          <w:i w:val="0"/>
          <w:iCs w:val="0"/>
          <w:kern w:val="2"/>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devices</w:t>
      </w:r>
    </w:p>
    <w:p w14:paraId="1D95691D" w14:textId="77777777" w:rsidR="00286918" w:rsidRPr="007963C6" w:rsidRDefault="00286918" w:rsidP="00177A55">
      <w:pPr>
        <w:pStyle w:val="-"/>
        <w:ind w:leftChars="0" w:left="1177" w:firstLine="0"/>
        <w:rPr>
          <w:rFonts w:ascii="Myriad Pro" w:eastAsia="方正黑体简体" w:hAnsi="Myriad Pro" w:cs="宋体"/>
          <w:b/>
          <w:bCs/>
          <w:sz w:val="22"/>
          <w:szCs w:val="22"/>
        </w:rPr>
      </w:pPr>
      <w:bookmarkStart w:id="1068" w:name="OLE_LINK6"/>
      <w:r w:rsidRPr="007963C6">
        <w:rPr>
          <w:rFonts w:ascii="Myriad Pro" w:eastAsia="方正黑体简体" w:hAnsi="Myriad Pro" w:cs="宋体"/>
          <w:b/>
          <w:bCs/>
          <w:sz w:val="22"/>
          <w:szCs w:val="22"/>
        </w:rPr>
        <w:t>Command Example:</w:t>
      </w:r>
    </w:p>
    <w:bookmarkEnd w:id="1068"/>
    <w:p w14:paraId="50185840" w14:textId="77777777" w:rsidR="00383277" w:rsidRPr="007963C6" w:rsidRDefault="00383277" w:rsidP="00E65C64">
      <w:pPr>
        <w:ind w:leftChars="571" w:left="1199"/>
        <w:rPr>
          <w:rStyle w:val="aff4"/>
          <w:rFonts w:ascii="Myriad Pro" w:eastAsia="方正黑体简体" w:hAnsi="Myriad Pro"/>
          <w:szCs w:val="21"/>
        </w:rPr>
      </w:pPr>
      <w:r w:rsidRPr="007963C6">
        <w:rPr>
          <w:rStyle w:val="aff4"/>
          <w:rFonts w:ascii="Myriad Pro" w:eastAsia="方正黑体简体" w:hAnsi="Myriad Pro"/>
          <w:szCs w:val="21"/>
        </w:rPr>
        <w:t>/ # reset_to_default.sh;reboot</w:t>
      </w:r>
    </w:p>
    <w:p w14:paraId="50FE63EB" w14:textId="77777777" w:rsidR="00383277" w:rsidRPr="007963C6" w:rsidRDefault="00383277" w:rsidP="00E65C64">
      <w:pPr>
        <w:ind w:leftChars="571" w:left="1199"/>
        <w:rPr>
          <w:rStyle w:val="aff4"/>
          <w:rFonts w:ascii="Myriad Pro" w:eastAsia="方正黑体简体" w:hAnsi="Myriad Pro"/>
          <w:szCs w:val="21"/>
        </w:rPr>
      </w:pPr>
      <w:r w:rsidRPr="007963C6">
        <w:rPr>
          <w:rStyle w:val="aff4"/>
          <w:rFonts w:ascii="Myriad Pro" w:eastAsia="方正黑体简体" w:hAnsi="Myriad Pro"/>
          <w:szCs w:val="21"/>
        </w:rPr>
        <w:t>sh: can't kill pid 3045: No such process</w:t>
      </w:r>
    </w:p>
    <w:p w14:paraId="4A4C11F3" w14:textId="77777777" w:rsidR="00383277" w:rsidRPr="007963C6" w:rsidRDefault="00383277" w:rsidP="00E65C64">
      <w:pPr>
        <w:ind w:leftChars="571" w:left="1199"/>
        <w:rPr>
          <w:rStyle w:val="aff4"/>
          <w:rFonts w:ascii="Myriad Pro" w:eastAsia="方正黑体简体" w:hAnsi="Myriad Pro"/>
          <w:szCs w:val="21"/>
        </w:rPr>
      </w:pPr>
      <w:r w:rsidRPr="007963C6">
        <w:rPr>
          <w:rStyle w:val="aff4"/>
          <w:rFonts w:ascii="Myriad Pro" w:eastAsia="方正黑体简体" w:hAnsi="Myriad Pro"/>
          <w:szCs w:val="21"/>
        </w:rPr>
        <w:t>/ #</w:t>
      </w:r>
    </w:p>
    <w:p w14:paraId="7BA2A30E" w14:textId="2DF94907" w:rsidR="00383277" w:rsidRPr="007963C6" w:rsidRDefault="00E81812" w:rsidP="00FC0B07">
      <w:pPr>
        <w:pStyle w:val="2"/>
      </w:pPr>
      <w:bookmarkStart w:id="1069" w:name="_Toc214962392"/>
      <w:r w:rsidRPr="007963C6">
        <w:t>Functions for TX Only</w:t>
      </w:r>
      <w:bookmarkEnd w:id="1069"/>
    </w:p>
    <w:p w14:paraId="29564F04" w14:textId="3686E1FB" w:rsidR="00383277" w:rsidRPr="007963C6" w:rsidRDefault="00370369" w:rsidP="009707B4">
      <w:pPr>
        <w:pStyle w:val="3"/>
        <w:rPr>
          <w:szCs w:val="21"/>
        </w:rPr>
      </w:pPr>
      <w:r w:rsidRPr="007963C6">
        <w:rPr>
          <w:szCs w:val="21"/>
        </w:rPr>
        <w:t xml:space="preserve"> </w:t>
      </w:r>
      <w:bookmarkStart w:id="1070" w:name="_Toc214962393"/>
      <w:r w:rsidRPr="007963C6">
        <w:rPr>
          <w:szCs w:val="21"/>
        </w:rPr>
        <w:t>Setting HDCP</w:t>
      </w:r>
      <w:bookmarkEnd w:id="1070"/>
      <w:r w:rsidRPr="007963C6">
        <w:rPr>
          <w:szCs w:val="21"/>
        </w:rPr>
        <w:t xml:space="preserve"> </w:t>
      </w:r>
    </w:p>
    <w:p w14:paraId="77304179" w14:textId="77777777" w:rsidR="00177A55" w:rsidRPr="007963C6" w:rsidRDefault="00D83BC7" w:rsidP="00D83BC7">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sz w:val="22"/>
          <w:szCs w:val="22"/>
        </w:rPr>
        <w:t>By default, HDCP is enabled on all TX devices, and can be disabled if required for specific scenarios.</w:t>
      </w:r>
      <w:r w:rsidRPr="007963C6">
        <w:rPr>
          <w:rFonts w:ascii="Myriad Pro" w:eastAsia="方正黑体简体" w:hAnsi="Myriad Pro"/>
          <w:b/>
          <w:bCs/>
          <w:sz w:val="22"/>
          <w:szCs w:val="22"/>
        </w:rPr>
        <w:t xml:space="preserve"> </w:t>
      </w:r>
    </w:p>
    <w:p w14:paraId="61B38FC8" w14:textId="7B2C8D28" w:rsidR="00365504" w:rsidRPr="007963C6" w:rsidRDefault="00D83BC7" w:rsidP="00D83BC7">
      <w:pPr>
        <w:spacing w:line="360" w:lineRule="auto"/>
        <w:ind w:leftChars="500" w:left="1050"/>
        <w:rPr>
          <w:rFonts w:ascii="Myriad Pro" w:eastAsia="方正黑体简体" w:hAnsi="Myriad Pro"/>
          <w:szCs w:val="21"/>
        </w:rPr>
      </w:pPr>
      <w:r w:rsidRPr="007963C6">
        <w:rPr>
          <w:rFonts w:ascii="Myriad Pro" w:eastAsia="方正黑体简体" w:hAnsi="Myriad Pro"/>
          <w:b/>
          <w:bCs/>
          <w:sz w:val="22"/>
          <w:szCs w:val="22"/>
        </w:rPr>
        <w:t>Command Structure</w:t>
      </w:r>
      <w:r w:rsidRPr="007963C6">
        <w:rPr>
          <w:rFonts w:ascii="Myriad Pro" w:eastAsia="方正黑体简体" w:hAnsi="Myriad Pro"/>
          <w:b/>
          <w:bCs/>
          <w:szCs w:val="21"/>
        </w:rPr>
        <w:t xml:space="preserve">: </w:t>
      </w:r>
      <w:r w:rsidR="00383277" w:rsidRPr="007963C6">
        <w:rPr>
          <w:rStyle w:val="aff4"/>
          <w:rFonts w:ascii="Myriad Pro" w:eastAsia="方正黑体简体" w:hAnsi="Myriad Pro"/>
          <w:szCs w:val="21"/>
        </w:rPr>
        <w:t>gbconfig --hdcp-enable VALUE</w:t>
      </w:r>
    </w:p>
    <w:p w14:paraId="6D01964C" w14:textId="77777777" w:rsidR="001F06DA" w:rsidRPr="007963C6" w:rsidRDefault="00D83BC7" w:rsidP="001F06DA">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Description: </w:t>
      </w:r>
      <w:r w:rsidR="00383277" w:rsidRPr="007963C6">
        <w:rPr>
          <w:rFonts w:ascii="Myriad Pro" w:eastAsia="方正黑体简体" w:hAnsi="Myriad Pro"/>
          <w:i/>
          <w:iCs/>
          <w:sz w:val="22"/>
          <w:szCs w:val="22"/>
        </w:rPr>
        <w:t>VALUE</w:t>
      </w:r>
      <w:r w:rsidR="007C22E1" w:rsidRPr="007963C6">
        <w:rPr>
          <w:rFonts w:ascii="Myriad Pro" w:eastAsia="方正黑体简体" w:hAnsi="Myriad Pro"/>
          <w:sz w:val="22"/>
          <w:szCs w:val="22"/>
        </w:rPr>
        <w:t xml:space="preserve"> – </w:t>
      </w:r>
      <w:r w:rsidR="00383277" w:rsidRPr="007963C6">
        <w:rPr>
          <w:rFonts w:ascii="Myriad Pro" w:eastAsia="方正黑体简体" w:hAnsi="Myriad Pro"/>
          <w:sz w:val="22"/>
          <w:szCs w:val="22"/>
        </w:rPr>
        <w:t>y</w:t>
      </w:r>
      <w:r w:rsidR="007C22E1" w:rsidRPr="007963C6">
        <w:rPr>
          <w:rFonts w:ascii="Myriad Pro" w:eastAsia="方正黑体简体" w:hAnsi="Myriad Pro"/>
          <w:sz w:val="22"/>
          <w:szCs w:val="22"/>
        </w:rPr>
        <w:t xml:space="preserve"> | </w:t>
      </w:r>
      <w:r w:rsidR="00383277" w:rsidRPr="007963C6">
        <w:rPr>
          <w:rFonts w:ascii="Myriad Pro" w:eastAsia="方正黑体简体" w:hAnsi="Myriad Pro"/>
          <w:sz w:val="22"/>
          <w:szCs w:val="22"/>
        </w:rPr>
        <w:t>n</w:t>
      </w:r>
      <w:r w:rsidRPr="007963C6">
        <w:rPr>
          <w:rFonts w:ascii="Myriad Pro" w:eastAsia="方正黑体简体" w:hAnsi="Myriad Pro"/>
          <w:sz w:val="22"/>
          <w:szCs w:val="22"/>
        </w:rPr>
        <w:t xml:space="preserve"> </w:t>
      </w:r>
    </w:p>
    <w:p w14:paraId="27DFFB64" w14:textId="77777777" w:rsidR="00A07CF9" w:rsidRPr="007963C6" w:rsidRDefault="001F06DA" w:rsidP="00A07CF9">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TX devices</w:t>
      </w:r>
    </w:p>
    <w:p w14:paraId="4DBD6B09" w14:textId="4249E4EC" w:rsidR="00A07CF9" w:rsidRPr="007963C6" w:rsidRDefault="00A07CF9" w:rsidP="00A07CF9">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lastRenderedPageBreak/>
        <w:t>Command Example:</w:t>
      </w:r>
    </w:p>
    <w:p w14:paraId="7C8AB29E" w14:textId="77777777" w:rsidR="00383277" w:rsidRPr="007963C6" w:rsidRDefault="00383277" w:rsidP="00A120FE">
      <w:pPr>
        <w:ind w:leftChars="300" w:left="630" w:firstLineChars="200" w:firstLine="420"/>
        <w:rPr>
          <w:rStyle w:val="aff4"/>
          <w:rFonts w:ascii="Myriad Pro" w:eastAsia="方正黑体简体" w:hAnsi="Myriad Pro"/>
          <w:szCs w:val="21"/>
        </w:rPr>
      </w:pPr>
      <w:r w:rsidRPr="007963C6">
        <w:rPr>
          <w:rStyle w:val="aff4"/>
          <w:rFonts w:ascii="Myriad Pro" w:eastAsia="方正黑体简体" w:hAnsi="Myriad Pro"/>
          <w:szCs w:val="21"/>
        </w:rPr>
        <w:t>/ # gbconfig --hdcp-enable y</w:t>
      </w:r>
    </w:p>
    <w:p w14:paraId="6FF36310" w14:textId="77777777" w:rsidR="00383277" w:rsidRPr="007963C6" w:rsidRDefault="00383277" w:rsidP="00A120FE">
      <w:pPr>
        <w:ind w:leftChars="300" w:left="630" w:firstLineChars="200" w:firstLine="420"/>
        <w:rPr>
          <w:rStyle w:val="aff4"/>
          <w:rFonts w:ascii="Myriad Pro" w:eastAsia="方正黑体简体" w:hAnsi="Myriad Pro"/>
          <w:szCs w:val="21"/>
        </w:rPr>
      </w:pPr>
      <w:r w:rsidRPr="007963C6">
        <w:rPr>
          <w:rStyle w:val="aff4"/>
          <w:rFonts w:ascii="Myriad Pro" w:eastAsia="方正黑体简体" w:hAnsi="Myriad Pro"/>
          <w:szCs w:val="21"/>
        </w:rPr>
        <w:t>/ # gbconfig --show --hdcp-enable</w:t>
      </w:r>
    </w:p>
    <w:p w14:paraId="672C4CD4" w14:textId="77777777" w:rsidR="00383277" w:rsidRPr="007963C6" w:rsidRDefault="00383277" w:rsidP="00A120FE">
      <w:pPr>
        <w:ind w:leftChars="300" w:left="630" w:firstLineChars="200" w:firstLine="420"/>
        <w:rPr>
          <w:rStyle w:val="aff4"/>
          <w:rFonts w:ascii="Myriad Pro" w:eastAsia="方正黑体简体" w:hAnsi="Myriad Pro"/>
          <w:szCs w:val="21"/>
        </w:rPr>
      </w:pPr>
      <w:r w:rsidRPr="007963C6">
        <w:rPr>
          <w:rStyle w:val="aff4"/>
          <w:rFonts w:ascii="Myriad Pro" w:eastAsia="方正黑体简体" w:hAnsi="Myriad Pro"/>
          <w:szCs w:val="21"/>
        </w:rPr>
        <w:t>y</w:t>
      </w:r>
    </w:p>
    <w:p w14:paraId="298C5023" w14:textId="77777777" w:rsidR="00383277" w:rsidRPr="007963C6" w:rsidRDefault="00383277" w:rsidP="00A120FE">
      <w:pPr>
        <w:ind w:leftChars="300" w:left="630" w:firstLineChars="200" w:firstLine="420"/>
        <w:rPr>
          <w:rStyle w:val="aff4"/>
          <w:rFonts w:ascii="Myriad Pro" w:eastAsia="方正黑体简体" w:hAnsi="Myriad Pro"/>
          <w:szCs w:val="21"/>
        </w:rPr>
      </w:pPr>
      <w:r w:rsidRPr="007963C6">
        <w:rPr>
          <w:rStyle w:val="aff4"/>
          <w:rFonts w:ascii="Myriad Pro" w:eastAsia="方正黑体简体" w:hAnsi="Myriad Pro"/>
          <w:szCs w:val="21"/>
        </w:rPr>
        <w:t>/ #</w:t>
      </w:r>
    </w:p>
    <w:p w14:paraId="02E4EAC7" w14:textId="7FABE1AF" w:rsidR="00383277" w:rsidRPr="007963C6" w:rsidRDefault="00102505" w:rsidP="00FC0B07">
      <w:pPr>
        <w:pStyle w:val="2"/>
      </w:pPr>
      <w:bookmarkStart w:id="1071" w:name="_Toc214962394"/>
      <w:r w:rsidRPr="007963C6">
        <w:t>Functions for RX Only</w:t>
      </w:r>
      <w:bookmarkEnd w:id="1071"/>
    </w:p>
    <w:p w14:paraId="230F7377" w14:textId="66E500CC" w:rsidR="00383277" w:rsidRPr="007963C6" w:rsidRDefault="006514F3" w:rsidP="009707B4">
      <w:pPr>
        <w:pStyle w:val="3"/>
        <w:rPr>
          <w:szCs w:val="21"/>
        </w:rPr>
      </w:pPr>
      <w:bookmarkStart w:id="1072" w:name="_Setting_Communication_Modes"/>
      <w:bookmarkStart w:id="1073" w:name="_Toc214962395"/>
      <w:bookmarkEnd w:id="1072"/>
      <w:r w:rsidRPr="007963C6">
        <w:rPr>
          <w:szCs w:val="21"/>
        </w:rPr>
        <w:t xml:space="preserve">Setting </w:t>
      </w:r>
      <w:r w:rsidR="00AD710D" w:rsidRPr="007963C6">
        <w:rPr>
          <w:szCs w:val="21"/>
        </w:rPr>
        <w:t>Communication Modes for Controlling Display On/Off</w:t>
      </w:r>
      <w:r w:rsidR="00227FC6" w:rsidRPr="007963C6">
        <w:rPr>
          <w:szCs w:val="21"/>
        </w:rPr>
        <w:t xml:space="preserve"> via RX</w:t>
      </w:r>
      <w:bookmarkEnd w:id="1073"/>
    </w:p>
    <w:p w14:paraId="3CB3962F" w14:textId="598913C1" w:rsidR="00383277" w:rsidRPr="007963C6" w:rsidRDefault="00EA57FA" w:rsidP="00177A55">
      <w:pPr>
        <w:spacing w:line="360" w:lineRule="auto"/>
        <w:ind w:leftChars="500" w:left="1050"/>
        <w:rPr>
          <w:rStyle w:val="aff4"/>
          <w:rFonts w:ascii="Myriad Pro" w:eastAsia="方正黑体简体" w:hAnsi="Myriad Pro"/>
          <w:szCs w:val="21"/>
        </w:rPr>
      </w:pPr>
      <w:r w:rsidRPr="007963C6">
        <w:rPr>
          <w:rFonts w:ascii="Myriad Pro" w:eastAsia="方正黑体简体" w:hAnsi="Myriad Pro"/>
          <w:b/>
          <w:bCs/>
          <w:sz w:val="22"/>
          <w:szCs w:val="22"/>
        </w:rPr>
        <w:t xml:space="preserve">Command Structure: </w:t>
      </w:r>
      <w:r w:rsidR="00383277" w:rsidRPr="007963C6">
        <w:rPr>
          <w:rStyle w:val="aff4"/>
          <w:rFonts w:ascii="Myriad Pro" w:eastAsia="方正黑体简体" w:hAnsi="Myriad Pro"/>
          <w:szCs w:val="21"/>
        </w:rPr>
        <w:t xml:space="preserve">gbconfig --sinkpower-mode </w:t>
      </w:r>
      <w:r w:rsidR="00365504" w:rsidRPr="007963C6">
        <w:rPr>
          <w:rStyle w:val="aff4"/>
          <w:rFonts w:ascii="Myriad Pro" w:eastAsia="方正黑体简体" w:hAnsi="Myriad Pro"/>
          <w:szCs w:val="21"/>
        </w:rPr>
        <w:t>VALUE</w:t>
      </w:r>
    </w:p>
    <w:p w14:paraId="0CEF68F8" w14:textId="68B5E795" w:rsidR="00383277" w:rsidRPr="007963C6" w:rsidRDefault="00757A38" w:rsidP="00177A55">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Description: </w:t>
      </w:r>
      <w:r w:rsidR="00365504" w:rsidRPr="007963C6">
        <w:rPr>
          <w:rFonts w:ascii="Myriad Pro" w:eastAsia="方正黑体简体" w:hAnsi="Myriad Pro"/>
          <w:i/>
          <w:iCs/>
          <w:sz w:val="22"/>
          <w:szCs w:val="22"/>
        </w:rPr>
        <w:t>VALUE</w:t>
      </w:r>
      <w:r w:rsidRPr="007963C6">
        <w:rPr>
          <w:rFonts w:ascii="Myriad Pro" w:eastAsia="方正黑体简体" w:hAnsi="Myriad Pro"/>
          <w:sz w:val="22"/>
          <w:szCs w:val="22"/>
        </w:rPr>
        <w:t xml:space="preserve"> </w:t>
      </w:r>
      <w:r w:rsidR="000C4FE8" w:rsidRPr="007963C6">
        <w:rPr>
          <w:rFonts w:ascii="Myriad Pro" w:eastAsia="方正黑体简体" w:hAnsi="Myriad Pro"/>
          <w:sz w:val="22"/>
          <w:szCs w:val="22"/>
        </w:rPr>
        <w:t>–</w:t>
      </w:r>
      <w:r w:rsidRPr="007963C6">
        <w:rPr>
          <w:rFonts w:ascii="Myriad Pro" w:eastAsia="方正黑体简体" w:hAnsi="Myriad Pro"/>
          <w:sz w:val="22"/>
          <w:szCs w:val="22"/>
        </w:rPr>
        <w:t xml:space="preserve"> </w:t>
      </w:r>
      <w:r w:rsidR="00383277" w:rsidRPr="007963C6">
        <w:rPr>
          <w:rFonts w:ascii="Myriad Pro" w:eastAsia="方正黑体简体" w:hAnsi="Myriad Pro"/>
          <w:sz w:val="22"/>
          <w:szCs w:val="22"/>
        </w:rPr>
        <w:t>cec</w:t>
      </w:r>
      <w:r w:rsidR="000C4FE8" w:rsidRPr="007963C6">
        <w:rPr>
          <w:rFonts w:ascii="Myriad Pro" w:eastAsia="方正黑体简体" w:hAnsi="Myriad Pro"/>
          <w:sz w:val="22"/>
          <w:szCs w:val="22"/>
        </w:rPr>
        <w:t xml:space="preserve"> |</w:t>
      </w:r>
      <w:r w:rsidR="001D0581" w:rsidRPr="007963C6">
        <w:rPr>
          <w:rFonts w:ascii="Myriad Pro" w:eastAsia="方正黑体简体" w:hAnsi="Myriad Pro"/>
          <w:sz w:val="22"/>
          <w:szCs w:val="22"/>
        </w:rPr>
        <w:t xml:space="preserve"> </w:t>
      </w:r>
      <w:r w:rsidR="00383277" w:rsidRPr="007963C6">
        <w:rPr>
          <w:rFonts w:ascii="Myriad Pro" w:eastAsia="方正黑体简体" w:hAnsi="Myriad Pro"/>
          <w:sz w:val="22"/>
          <w:szCs w:val="22"/>
        </w:rPr>
        <w:t>rs232</w:t>
      </w:r>
      <w:r w:rsidR="000C4FE8" w:rsidRPr="007963C6">
        <w:rPr>
          <w:rFonts w:ascii="Myriad Pro" w:eastAsia="方正黑体简体" w:hAnsi="Myriad Pro"/>
          <w:sz w:val="22"/>
          <w:szCs w:val="22"/>
        </w:rPr>
        <w:t xml:space="preserve"> | </w:t>
      </w:r>
      <w:r w:rsidR="00383277" w:rsidRPr="007963C6">
        <w:rPr>
          <w:rFonts w:ascii="Myriad Pro" w:eastAsia="方正黑体简体" w:hAnsi="Myriad Pro"/>
          <w:sz w:val="22"/>
          <w:szCs w:val="22"/>
        </w:rPr>
        <w:t>both</w:t>
      </w:r>
      <w:r w:rsidR="000C4FE8" w:rsidRPr="007963C6">
        <w:rPr>
          <w:rFonts w:ascii="Myriad Pro" w:eastAsia="方正黑体简体" w:hAnsi="Myriad Pro"/>
          <w:sz w:val="22"/>
          <w:szCs w:val="22"/>
        </w:rPr>
        <w:t>, default setting is cec.</w:t>
      </w:r>
    </w:p>
    <w:p w14:paraId="2635287F" w14:textId="05F11817" w:rsidR="004E2C14" w:rsidRPr="007963C6" w:rsidRDefault="004E2C14" w:rsidP="00177A55">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RX devices</w:t>
      </w:r>
    </w:p>
    <w:p w14:paraId="605F5239" w14:textId="77777777" w:rsidR="004E2C14" w:rsidRPr="007963C6" w:rsidRDefault="004E2C14" w:rsidP="00177A55">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Command Example:</w:t>
      </w:r>
    </w:p>
    <w:p w14:paraId="51A649AE" w14:textId="2E2C1193" w:rsidR="00383277" w:rsidRPr="007963C6" w:rsidRDefault="00383277" w:rsidP="00432C26">
      <w:pPr>
        <w:ind w:leftChars="571" w:left="1199"/>
        <w:rPr>
          <w:rFonts w:ascii="Myriad Pro" w:eastAsia="方正黑体简体" w:hAnsi="Myriad Pro"/>
          <w:szCs w:val="21"/>
        </w:rPr>
      </w:pPr>
      <w:r w:rsidRPr="007963C6">
        <w:rPr>
          <w:rStyle w:val="aff4"/>
          <w:rFonts w:ascii="Myriad Pro" w:eastAsia="方正黑体简体" w:hAnsi="Myriad Pro"/>
          <w:szCs w:val="21"/>
        </w:rPr>
        <w:t>/ # gbconfig --sinkpower-mode rs232</w:t>
      </w:r>
    </w:p>
    <w:p w14:paraId="73658B86" w14:textId="10E9E22D" w:rsidR="00383277" w:rsidRPr="007963C6" w:rsidRDefault="00AE1834" w:rsidP="009707B4">
      <w:pPr>
        <w:pStyle w:val="3"/>
        <w:rPr>
          <w:szCs w:val="21"/>
        </w:rPr>
      </w:pPr>
      <w:bookmarkStart w:id="1074" w:name="_Setting_CEC_Commands"/>
      <w:bookmarkStart w:id="1075" w:name="_Toc135678029"/>
      <w:bookmarkStart w:id="1076" w:name="_Toc214962396"/>
      <w:bookmarkEnd w:id="1074"/>
      <w:r w:rsidRPr="007963C6">
        <w:rPr>
          <w:szCs w:val="21"/>
        </w:rPr>
        <w:t>Setting CEC Commands for Controlling Display On/Off</w:t>
      </w:r>
      <w:bookmarkEnd w:id="1075"/>
      <w:bookmarkEnd w:id="1076"/>
    </w:p>
    <w:p w14:paraId="3F4D1B94" w14:textId="445CDB62" w:rsidR="00AE1834" w:rsidRPr="007963C6" w:rsidRDefault="003F7216" w:rsidP="00177A55">
      <w:pPr>
        <w:spacing w:line="360" w:lineRule="auto"/>
        <w:ind w:leftChars="500" w:left="1050"/>
        <w:rPr>
          <w:rFonts w:ascii="Myriad Pro" w:eastAsia="方正黑体简体" w:hAnsi="Myriad Pro"/>
          <w:szCs w:val="21"/>
        </w:rPr>
      </w:pPr>
      <w:bookmarkStart w:id="1077" w:name="OLE_LINK7"/>
      <w:r w:rsidRPr="007963C6">
        <w:rPr>
          <w:rFonts w:ascii="Myriad Pro" w:eastAsia="方正黑体简体" w:hAnsi="Myriad Pro"/>
          <w:szCs w:val="21"/>
        </w:rPr>
        <w:t>The device will memorize these two CEC commands</w:t>
      </w:r>
      <w:r w:rsidR="00143562" w:rsidRPr="007963C6">
        <w:rPr>
          <w:rFonts w:ascii="Myriad Pro" w:eastAsia="方正黑体简体" w:hAnsi="Myriad Pro"/>
          <w:szCs w:val="21"/>
        </w:rPr>
        <w:t>,</w:t>
      </w:r>
      <w:r w:rsidRPr="007963C6">
        <w:rPr>
          <w:rFonts w:ascii="Myriad Pro" w:eastAsia="方正黑体简体" w:hAnsi="Myriad Pro"/>
          <w:szCs w:val="21"/>
        </w:rPr>
        <w:t xml:space="preserve"> and send</w:t>
      </w:r>
      <w:r w:rsidR="006A63F6" w:rsidRPr="007963C6">
        <w:rPr>
          <w:rFonts w:ascii="Myriad Pro" w:eastAsia="方正黑体简体" w:hAnsi="Myriad Pro"/>
          <w:szCs w:val="21"/>
        </w:rPr>
        <w:t xml:space="preserve"> them</w:t>
      </w:r>
      <w:r w:rsidRPr="007963C6">
        <w:rPr>
          <w:rFonts w:ascii="Myriad Pro" w:eastAsia="方正黑体简体" w:hAnsi="Myriad Pro"/>
          <w:szCs w:val="21"/>
        </w:rPr>
        <w:t xml:space="preserve"> </w:t>
      </w:r>
      <w:r w:rsidR="00515D01" w:rsidRPr="007963C6">
        <w:rPr>
          <w:rFonts w:ascii="Myriad Pro" w:eastAsia="方正黑体简体" w:hAnsi="Myriad Pro"/>
          <w:szCs w:val="21"/>
        </w:rPr>
        <w:t xml:space="preserve">to the connected </w:t>
      </w:r>
      <w:r w:rsidR="008768E0" w:rsidRPr="007963C6">
        <w:rPr>
          <w:rFonts w:ascii="Myriad Pro" w:eastAsia="方正黑体简体" w:hAnsi="Myriad Pro"/>
          <w:szCs w:val="21"/>
        </w:rPr>
        <w:t>display</w:t>
      </w:r>
      <w:r w:rsidR="00515D01" w:rsidRPr="007963C6">
        <w:rPr>
          <w:rFonts w:ascii="Myriad Pro" w:eastAsia="方正黑体简体" w:hAnsi="Myriad Pro"/>
          <w:szCs w:val="21"/>
        </w:rPr>
        <w:t xml:space="preserve"> </w:t>
      </w:r>
      <w:r w:rsidR="006A63F6" w:rsidRPr="007963C6">
        <w:rPr>
          <w:rFonts w:ascii="Myriad Pro" w:eastAsia="方正黑体简体" w:hAnsi="Myriad Pro"/>
          <w:szCs w:val="21"/>
        </w:rPr>
        <w:t xml:space="preserve">correspondingly after receiving </w:t>
      </w:r>
      <w:r w:rsidR="00143562" w:rsidRPr="007963C6">
        <w:rPr>
          <w:rFonts w:ascii="Myriad Pro" w:eastAsia="方正黑体简体" w:hAnsi="Myriad Pro"/>
          <w:szCs w:val="21"/>
        </w:rPr>
        <w:t xml:space="preserve">a certain command for controlling display on/off from the client </w:t>
      </w:r>
      <w:ins w:id="1078" w:author="Chelsea Lee" w:date="2023-09-28T14:03:00Z">
        <w:r w:rsidR="00973D47">
          <w:rPr>
            <w:rFonts w:ascii="Myriad Pro" w:eastAsia="方正黑体简体" w:hAnsi="Myriad Pro"/>
            <w:szCs w:val="21"/>
          </w:rPr>
          <w:t>software</w:t>
        </w:r>
      </w:ins>
      <w:del w:id="1079" w:author="Chelsea Lee" w:date="2023-09-28T14:03:00Z">
        <w:r w:rsidR="00143562" w:rsidRPr="007963C6" w:rsidDel="00973D47">
          <w:rPr>
            <w:rFonts w:ascii="Myriad Pro" w:eastAsia="方正黑体简体" w:hAnsi="Myriad Pro"/>
            <w:szCs w:val="21"/>
          </w:rPr>
          <w:delText>app</w:delText>
        </w:r>
      </w:del>
      <w:r w:rsidR="00143562" w:rsidRPr="007963C6">
        <w:rPr>
          <w:rFonts w:ascii="Myriad Pro" w:eastAsia="方正黑体简体" w:hAnsi="Myriad Pro"/>
          <w:szCs w:val="21"/>
        </w:rPr>
        <w:t>.</w:t>
      </w:r>
    </w:p>
    <w:bookmarkEnd w:id="1077"/>
    <w:p w14:paraId="0C9CC736" w14:textId="77777777" w:rsidR="00143562" w:rsidRPr="007963C6" w:rsidRDefault="00143562" w:rsidP="00CD6365">
      <w:pPr>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214A64D6" w14:textId="4FF53270" w:rsidR="00CD6365" w:rsidRPr="007963C6" w:rsidRDefault="00383277">
      <w:pPr>
        <w:spacing w:line="360" w:lineRule="auto"/>
        <w:ind w:leftChars="500" w:left="1050"/>
        <w:rPr>
          <w:rStyle w:val="aff4"/>
          <w:rFonts w:ascii="Myriad Pro" w:eastAsia="方正黑体简体" w:hAnsi="Myriad Pro"/>
          <w:b/>
          <w:bCs/>
          <w:i w:val="0"/>
          <w:iCs w:val="0"/>
          <w:color w:val="auto"/>
          <w:szCs w:val="21"/>
        </w:rPr>
        <w:pPrChange w:id="1080" w:author="Chelsea Lee" w:date="2023-10-08T10:04:00Z">
          <w:pPr>
            <w:ind w:leftChars="500" w:left="1050"/>
          </w:pPr>
        </w:pPrChange>
      </w:pPr>
      <w:r w:rsidRPr="007963C6">
        <w:rPr>
          <w:rStyle w:val="aff4"/>
          <w:rFonts w:ascii="Myriad Pro" w:eastAsia="方正黑体简体" w:hAnsi="Myriad Pro"/>
          <w:szCs w:val="21"/>
        </w:rPr>
        <w:t>gbparam s cec_poweron_cmd "XXXX"</w:t>
      </w:r>
    </w:p>
    <w:p w14:paraId="5154838D" w14:textId="68F88670" w:rsidR="00383277" w:rsidRPr="007963C6" w:rsidRDefault="00383277">
      <w:pPr>
        <w:spacing w:line="360" w:lineRule="auto"/>
        <w:ind w:leftChars="500" w:left="1050"/>
        <w:rPr>
          <w:rStyle w:val="aff4"/>
          <w:rFonts w:ascii="Myriad Pro" w:eastAsia="方正黑体简体" w:hAnsi="Myriad Pro"/>
          <w:b/>
          <w:bCs/>
          <w:i w:val="0"/>
          <w:iCs w:val="0"/>
          <w:color w:val="auto"/>
          <w:szCs w:val="21"/>
        </w:rPr>
        <w:pPrChange w:id="1081" w:author="Chelsea Lee" w:date="2023-10-08T10:04:00Z">
          <w:pPr>
            <w:ind w:leftChars="500" w:left="1050"/>
          </w:pPr>
        </w:pPrChange>
      </w:pPr>
      <w:r w:rsidRPr="007963C6">
        <w:rPr>
          <w:rStyle w:val="aff4"/>
          <w:rFonts w:ascii="Myriad Pro" w:eastAsia="方正黑体简体" w:hAnsi="Myriad Pro"/>
          <w:szCs w:val="21"/>
        </w:rPr>
        <w:t>gbparam s cec_standby_cmd "YYYY"</w:t>
      </w:r>
    </w:p>
    <w:p w14:paraId="43AAB769" w14:textId="77777777" w:rsidR="00143562" w:rsidRPr="007963C6" w:rsidRDefault="00143562" w:rsidP="00365504">
      <w:pPr>
        <w:ind w:leftChars="500" w:left="1050"/>
        <w:rPr>
          <w:rFonts w:ascii="Myriad Pro" w:eastAsia="方正黑体简体" w:hAnsi="Myriad Pro"/>
          <w:b/>
          <w:bCs/>
          <w:szCs w:val="21"/>
        </w:rPr>
      </w:pPr>
      <w:r w:rsidRPr="007963C6">
        <w:rPr>
          <w:rFonts w:ascii="Myriad Pro" w:eastAsia="方正黑体简体" w:hAnsi="Myriad Pro"/>
          <w:b/>
          <w:bCs/>
          <w:szCs w:val="21"/>
        </w:rPr>
        <w:t>Description:</w:t>
      </w:r>
    </w:p>
    <w:p w14:paraId="7EF79EC4" w14:textId="54C4C8C3" w:rsidR="00383277" w:rsidRPr="007963C6" w:rsidRDefault="00383277">
      <w:pPr>
        <w:pStyle w:val="af7"/>
        <w:numPr>
          <w:ilvl w:val="0"/>
          <w:numId w:val="20"/>
        </w:numPr>
        <w:spacing w:line="360" w:lineRule="auto"/>
        <w:ind w:firstLineChars="0"/>
        <w:rPr>
          <w:rFonts w:ascii="Myriad Pro" w:eastAsia="方正黑体简体" w:hAnsi="Myriad Pro"/>
          <w:szCs w:val="21"/>
        </w:rPr>
        <w:pPrChange w:id="1082" w:author="Chelsea Lee" w:date="2023-10-08T10:03:00Z">
          <w:pPr>
            <w:pStyle w:val="af7"/>
            <w:numPr>
              <w:numId w:val="20"/>
            </w:numPr>
            <w:ind w:left="1490" w:firstLineChars="0" w:hanging="440"/>
          </w:pPr>
        </w:pPrChange>
      </w:pPr>
      <w:r w:rsidRPr="007963C6">
        <w:rPr>
          <w:rFonts w:ascii="Myriad Pro" w:eastAsia="方正黑体简体" w:hAnsi="Myriad Pro"/>
          <w:i/>
          <w:iCs/>
          <w:szCs w:val="21"/>
        </w:rPr>
        <w:t>XXXX</w:t>
      </w:r>
      <w:r w:rsidRPr="007963C6">
        <w:rPr>
          <w:rFonts w:ascii="Myriad Pro" w:eastAsia="方正黑体简体" w:hAnsi="Myriad Pro"/>
          <w:szCs w:val="21"/>
        </w:rPr>
        <w:t>: CEC</w:t>
      </w:r>
      <w:r w:rsidR="004F008D" w:rsidRPr="007963C6">
        <w:rPr>
          <w:rFonts w:ascii="Myriad Pro" w:eastAsia="方正黑体简体" w:hAnsi="Myriad Pro"/>
          <w:szCs w:val="21"/>
        </w:rPr>
        <w:t xml:space="preserve"> </w:t>
      </w:r>
      <w:r w:rsidR="00003216" w:rsidRPr="007963C6">
        <w:rPr>
          <w:rFonts w:ascii="Myriad Pro" w:eastAsia="方正黑体简体" w:hAnsi="Myriad Pro"/>
          <w:szCs w:val="21"/>
        </w:rPr>
        <w:t>c</w:t>
      </w:r>
      <w:r w:rsidR="004F008D" w:rsidRPr="007963C6">
        <w:rPr>
          <w:rFonts w:ascii="Myriad Pro" w:eastAsia="方正黑体简体" w:hAnsi="Myriad Pro"/>
          <w:szCs w:val="21"/>
        </w:rPr>
        <w:t>ommand for controlling display on</w:t>
      </w:r>
      <w:r w:rsidR="00DF0992" w:rsidRPr="007963C6">
        <w:rPr>
          <w:rFonts w:ascii="Myriad Pro" w:eastAsia="方正黑体简体" w:hAnsi="Myriad Pro"/>
          <w:szCs w:val="21"/>
        </w:rPr>
        <w:t xml:space="preserve">; default setting is </w:t>
      </w:r>
      <w:r w:rsidR="00227334" w:rsidRPr="007963C6">
        <w:rPr>
          <w:rStyle w:val="aff4"/>
          <w:rFonts w:ascii="Myriad Pro" w:eastAsia="方正黑体简体" w:hAnsi="Myriad Pro"/>
          <w:szCs w:val="21"/>
        </w:rPr>
        <w:t>40 04</w:t>
      </w:r>
    </w:p>
    <w:p w14:paraId="7C92BB23" w14:textId="4541C286" w:rsidR="00383277" w:rsidRPr="007963C6" w:rsidRDefault="00383277">
      <w:pPr>
        <w:pStyle w:val="af7"/>
        <w:numPr>
          <w:ilvl w:val="0"/>
          <w:numId w:val="20"/>
        </w:numPr>
        <w:spacing w:line="360" w:lineRule="auto"/>
        <w:ind w:firstLineChars="0"/>
        <w:rPr>
          <w:rFonts w:ascii="Myriad Pro" w:eastAsia="方正黑体简体" w:hAnsi="Myriad Pro"/>
          <w:szCs w:val="21"/>
        </w:rPr>
        <w:pPrChange w:id="1083" w:author="Chelsea Lee" w:date="2023-10-08T10:03:00Z">
          <w:pPr>
            <w:pStyle w:val="af7"/>
            <w:numPr>
              <w:numId w:val="20"/>
            </w:numPr>
            <w:ind w:left="1490" w:firstLineChars="0" w:hanging="440"/>
          </w:pPr>
        </w:pPrChange>
      </w:pPr>
      <w:r w:rsidRPr="007963C6">
        <w:rPr>
          <w:rFonts w:ascii="Myriad Pro" w:eastAsia="方正黑体简体" w:hAnsi="Myriad Pro"/>
          <w:i/>
          <w:iCs/>
          <w:szCs w:val="21"/>
        </w:rPr>
        <w:t>YYYY</w:t>
      </w:r>
      <w:r w:rsidRPr="007963C6">
        <w:rPr>
          <w:rFonts w:ascii="Myriad Pro" w:eastAsia="方正黑体简体" w:hAnsi="Myriad Pro"/>
          <w:szCs w:val="21"/>
        </w:rPr>
        <w:t>: CEC</w:t>
      </w:r>
      <w:r w:rsidR="004A29B5" w:rsidRPr="007963C6">
        <w:rPr>
          <w:rFonts w:ascii="Myriad Pro" w:eastAsia="方正黑体简体" w:hAnsi="Myriad Pro"/>
          <w:szCs w:val="21"/>
        </w:rPr>
        <w:t xml:space="preserve"> </w:t>
      </w:r>
      <w:r w:rsidR="00003216" w:rsidRPr="007963C6">
        <w:rPr>
          <w:rFonts w:ascii="Myriad Pro" w:eastAsia="方正黑体简体" w:hAnsi="Myriad Pro"/>
          <w:szCs w:val="21"/>
        </w:rPr>
        <w:t>c</w:t>
      </w:r>
      <w:r w:rsidR="004A29B5" w:rsidRPr="007963C6">
        <w:rPr>
          <w:rFonts w:ascii="Myriad Pro" w:eastAsia="方正黑体简体" w:hAnsi="Myriad Pro"/>
          <w:szCs w:val="21"/>
        </w:rPr>
        <w:t>ommand for controlling display off</w:t>
      </w:r>
      <w:r w:rsidR="00E241E0" w:rsidRPr="007963C6">
        <w:rPr>
          <w:rFonts w:ascii="Myriad Pro" w:eastAsia="方正黑体简体" w:hAnsi="Myriad Pro"/>
          <w:szCs w:val="21"/>
        </w:rPr>
        <w:t>;</w:t>
      </w:r>
      <w:r w:rsidR="004A29B5" w:rsidRPr="007963C6">
        <w:rPr>
          <w:rFonts w:ascii="Myriad Pro" w:eastAsia="方正黑体简体" w:hAnsi="Myriad Pro"/>
          <w:szCs w:val="21"/>
        </w:rPr>
        <w:t xml:space="preserve"> </w:t>
      </w:r>
      <w:r w:rsidR="00DF0992" w:rsidRPr="007963C6">
        <w:rPr>
          <w:rFonts w:ascii="Myriad Pro" w:eastAsia="方正黑体简体" w:hAnsi="Myriad Pro"/>
          <w:szCs w:val="21"/>
        </w:rPr>
        <w:t xml:space="preserve">default setting is </w:t>
      </w:r>
      <w:r w:rsidR="00BF7FEA" w:rsidRPr="007963C6">
        <w:rPr>
          <w:rStyle w:val="aff4"/>
          <w:rFonts w:ascii="Myriad Pro" w:eastAsia="方正黑体简体" w:hAnsi="Myriad Pro"/>
          <w:szCs w:val="21"/>
        </w:rPr>
        <w:t>ff 36</w:t>
      </w:r>
    </w:p>
    <w:p w14:paraId="4661C667" w14:textId="4F2BC111" w:rsidR="003004C4" w:rsidRPr="007963C6" w:rsidRDefault="003004C4">
      <w:pPr>
        <w:spacing w:line="360" w:lineRule="auto"/>
        <w:ind w:leftChars="500" w:left="1050"/>
        <w:rPr>
          <w:rFonts w:ascii="Myriad Pro" w:eastAsia="方正黑体简体" w:hAnsi="Myriad Pro"/>
          <w:szCs w:val="21"/>
        </w:rPr>
        <w:pPrChange w:id="1084" w:author="Chelsea Lee" w:date="2023-10-08T10:03:00Z">
          <w:pPr>
            <w:ind w:leftChars="500" w:left="1050"/>
          </w:pPr>
        </w:pPrChange>
      </w:pPr>
      <w:r w:rsidRPr="007963C6">
        <w:rPr>
          <w:rFonts w:ascii="Myriad Pro" w:eastAsia="方正黑体简体" w:hAnsi="Myriad Pro"/>
          <w:szCs w:val="21"/>
        </w:rPr>
        <w:t xml:space="preserve">CEC commands for controlling display on and off may vary </w:t>
      </w:r>
      <w:r w:rsidR="004C51E2" w:rsidRPr="007963C6">
        <w:rPr>
          <w:rFonts w:ascii="Myriad Pro" w:eastAsia="方正黑体简体" w:hAnsi="Myriad Pro"/>
          <w:szCs w:val="21"/>
        </w:rPr>
        <w:t>on</w:t>
      </w:r>
      <w:r w:rsidRPr="007963C6">
        <w:rPr>
          <w:rFonts w:ascii="Myriad Pro" w:eastAsia="方正黑体简体" w:hAnsi="Myriad Pro"/>
          <w:szCs w:val="21"/>
        </w:rPr>
        <w:t xml:space="preserve"> different display devices, </w:t>
      </w:r>
      <w:r w:rsidR="005734EA" w:rsidRPr="007963C6">
        <w:rPr>
          <w:rFonts w:ascii="Myriad Pro" w:eastAsia="方正黑体简体" w:hAnsi="Myriad Pro"/>
          <w:szCs w:val="21"/>
        </w:rPr>
        <w:t>for more information</w:t>
      </w:r>
      <w:r w:rsidR="005773A2" w:rsidRPr="007963C6">
        <w:rPr>
          <w:rFonts w:ascii="Myriad Pro" w:eastAsia="方正黑体简体" w:hAnsi="Myriad Pro"/>
          <w:szCs w:val="21"/>
        </w:rPr>
        <w:t>,</w:t>
      </w:r>
      <w:r w:rsidR="005734EA" w:rsidRPr="007963C6">
        <w:rPr>
          <w:rFonts w:ascii="Myriad Pro" w:eastAsia="方正黑体简体" w:hAnsi="Myriad Pro"/>
          <w:szCs w:val="21"/>
        </w:rPr>
        <w:t xml:space="preserve"> </w:t>
      </w:r>
      <w:r w:rsidR="00C55F88" w:rsidRPr="007963C6">
        <w:rPr>
          <w:rFonts w:ascii="Myriad Pro" w:eastAsia="方正黑体简体" w:hAnsi="Myriad Pro"/>
          <w:szCs w:val="21"/>
        </w:rPr>
        <w:t xml:space="preserve">see </w:t>
      </w:r>
      <w:r w:rsidR="005773A2" w:rsidRPr="007963C6">
        <w:rPr>
          <w:rFonts w:ascii="Myriad Pro" w:eastAsia="方正黑体简体" w:hAnsi="Myriad Pro"/>
          <w:szCs w:val="21"/>
        </w:rPr>
        <w:t>the display’s user guide.</w:t>
      </w:r>
    </w:p>
    <w:p w14:paraId="50BBAE79" w14:textId="77777777" w:rsidR="004D1BE5" w:rsidRPr="007963C6" w:rsidRDefault="004D1BE5" w:rsidP="0050323B">
      <w:pPr>
        <w:spacing w:line="360" w:lineRule="auto"/>
        <w:ind w:leftChars="500" w:left="1050"/>
        <w:rPr>
          <w:rFonts w:ascii="Myriad Pro" w:eastAsia="方正黑体简体" w:hAnsi="Myriad Pro"/>
          <w:sz w:val="22"/>
          <w:szCs w:val="22"/>
        </w:rPr>
      </w:pPr>
      <w:bookmarkStart w:id="1085" w:name="OLE_LINK11"/>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RX devices</w:t>
      </w:r>
    </w:p>
    <w:p w14:paraId="4B213983" w14:textId="77777777" w:rsidR="004D1BE5" w:rsidRPr="007963C6" w:rsidRDefault="004D1BE5" w:rsidP="004D1BE5">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Command Example:</w:t>
      </w:r>
    </w:p>
    <w:bookmarkEnd w:id="1085"/>
    <w:p w14:paraId="1CB51E82" w14:textId="77777777" w:rsidR="00383277"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gbparam s cec_poweron_cmd "40 04"</w:t>
      </w:r>
    </w:p>
    <w:p w14:paraId="6B601958" w14:textId="77777777" w:rsidR="00383277"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gbparam s cec_standby_cmd "ff 36"</w:t>
      </w:r>
    </w:p>
    <w:p w14:paraId="60B9470B" w14:textId="77777777" w:rsidR="00383277"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w:t>
      </w:r>
    </w:p>
    <w:p w14:paraId="4C11AFB0" w14:textId="2598345B" w:rsidR="00383277" w:rsidRPr="008602AD" w:rsidRDefault="00F94D1F" w:rsidP="00932F93">
      <w:pPr>
        <w:pStyle w:val="3"/>
        <w:rPr>
          <w:szCs w:val="21"/>
        </w:rPr>
      </w:pPr>
      <w:bookmarkStart w:id="1086" w:name="_Setting_RS232_Commands"/>
      <w:bookmarkStart w:id="1087" w:name="_Toc214962397"/>
      <w:bookmarkEnd w:id="1086"/>
      <w:r w:rsidRPr="008602AD">
        <w:rPr>
          <w:szCs w:val="21"/>
        </w:rPr>
        <w:lastRenderedPageBreak/>
        <w:t xml:space="preserve">Setting </w:t>
      </w:r>
      <w:r w:rsidR="00CC79C7" w:rsidRPr="008602AD">
        <w:rPr>
          <w:szCs w:val="21"/>
        </w:rPr>
        <w:t>RS232</w:t>
      </w:r>
      <w:r w:rsidRPr="008602AD">
        <w:rPr>
          <w:szCs w:val="21"/>
        </w:rPr>
        <w:t xml:space="preserve"> Commands for Controlling Display On/Off</w:t>
      </w:r>
      <w:bookmarkEnd w:id="1087"/>
    </w:p>
    <w:p w14:paraId="44B5E8C1" w14:textId="336ECFB3" w:rsidR="00FD0259" w:rsidRPr="007963C6" w:rsidRDefault="00FD0259" w:rsidP="00177A55">
      <w:pPr>
        <w:spacing w:line="360" w:lineRule="auto"/>
        <w:ind w:leftChars="500" w:left="1050"/>
        <w:rPr>
          <w:rFonts w:ascii="Myriad Pro" w:eastAsia="方正黑体简体" w:hAnsi="Myriad Pro"/>
          <w:sz w:val="22"/>
          <w:szCs w:val="22"/>
        </w:rPr>
      </w:pPr>
      <w:r w:rsidRPr="007963C6">
        <w:rPr>
          <w:rFonts w:ascii="Myriad Pro" w:eastAsia="方正黑体简体" w:hAnsi="Myriad Pro"/>
          <w:sz w:val="22"/>
          <w:szCs w:val="22"/>
        </w:rPr>
        <w:t xml:space="preserve">The device will memorize these two </w:t>
      </w:r>
      <w:r w:rsidR="00CC79C7" w:rsidRPr="007963C6">
        <w:rPr>
          <w:rFonts w:ascii="Myriad Pro" w:eastAsia="方正黑体简体" w:hAnsi="Myriad Pro"/>
          <w:sz w:val="22"/>
          <w:szCs w:val="22"/>
        </w:rPr>
        <w:t>RS232</w:t>
      </w:r>
      <w:r w:rsidRPr="007963C6">
        <w:rPr>
          <w:rFonts w:ascii="Myriad Pro" w:eastAsia="方正黑体简体" w:hAnsi="Myriad Pro"/>
          <w:sz w:val="22"/>
          <w:szCs w:val="22"/>
        </w:rPr>
        <w:t xml:space="preserve"> commands, and send them to the connected display correspondingly after receiving a certain command for controlling display on/off from the client app.</w:t>
      </w:r>
      <w:r w:rsidR="00B871AB" w:rsidRPr="007963C6">
        <w:rPr>
          <w:rFonts w:ascii="Myriad Pro" w:eastAsia="方正黑体简体" w:hAnsi="Myriad Pro"/>
          <w:sz w:val="22"/>
          <w:szCs w:val="22"/>
        </w:rPr>
        <w:t xml:space="preserve"> </w:t>
      </w:r>
      <w:bookmarkStart w:id="1088" w:name="OLE_LINK10"/>
      <w:r w:rsidR="00310A20" w:rsidRPr="007963C6">
        <w:rPr>
          <w:rFonts w:ascii="Myriad Pro" w:eastAsia="方正黑体简体" w:hAnsi="Myriad Pro"/>
          <w:sz w:val="22"/>
          <w:szCs w:val="22"/>
        </w:rPr>
        <w:t>T</w:t>
      </w:r>
      <w:r w:rsidR="00F428BB" w:rsidRPr="007963C6">
        <w:rPr>
          <w:rFonts w:ascii="Myriad Pro" w:eastAsia="方正黑体简体" w:hAnsi="Myriad Pro"/>
          <w:sz w:val="22"/>
          <w:szCs w:val="22"/>
        </w:rPr>
        <w:t xml:space="preserve">he </w:t>
      </w:r>
      <w:r w:rsidR="00CC79C7" w:rsidRPr="007963C6">
        <w:rPr>
          <w:rFonts w:ascii="Myriad Pro" w:eastAsia="方正黑体简体" w:hAnsi="Myriad Pro"/>
          <w:sz w:val="22"/>
          <w:szCs w:val="22"/>
        </w:rPr>
        <w:t>RS232</w:t>
      </w:r>
      <w:r w:rsidR="00F428BB" w:rsidRPr="007963C6">
        <w:rPr>
          <w:rFonts w:ascii="Myriad Pro" w:eastAsia="方正黑体简体" w:hAnsi="Myriad Pro"/>
          <w:sz w:val="22"/>
          <w:szCs w:val="22"/>
        </w:rPr>
        <w:t xml:space="preserve"> command to be sent </w:t>
      </w:r>
      <w:r w:rsidR="00502524" w:rsidRPr="007963C6">
        <w:rPr>
          <w:rFonts w:ascii="Myriad Pro" w:eastAsia="方正黑体简体" w:hAnsi="Myriad Pro"/>
          <w:sz w:val="22"/>
          <w:szCs w:val="22"/>
        </w:rPr>
        <w:t>shall be indicated whether it is a hex string.</w:t>
      </w:r>
    </w:p>
    <w:bookmarkEnd w:id="1088"/>
    <w:p w14:paraId="095A107F" w14:textId="77777777" w:rsidR="00502524" w:rsidRPr="007963C6" w:rsidRDefault="00502524" w:rsidP="00BC5B59">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6E7418F0" w14:textId="53694A73" w:rsidR="00CD6365"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gbconfig --rs232-hex-cmd-enable [y|n]</w:t>
      </w:r>
    </w:p>
    <w:p w14:paraId="0BB1D27E" w14:textId="77777777" w:rsidR="00CD6365"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gbparam s rs232_poweron_cmd "XXXX"</w:t>
      </w:r>
    </w:p>
    <w:p w14:paraId="6C035117" w14:textId="0A4ECA41" w:rsidR="00383277"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gbparam s rs232_standby_cmd "YYYY"</w:t>
      </w:r>
    </w:p>
    <w:p w14:paraId="610CA594" w14:textId="77777777" w:rsidR="000E24E8" w:rsidRPr="007963C6" w:rsidRDefault="000E24E8" w:rsidP="00177A55">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Description:</w:t>
      </w:r>
    </w:p>
    <w:p w14:paraId="3F6D1F0A" w14:textId="60E88FAB" w:rsidR="00383277" w:rsidRPr="007963C6" w:rsidRDefault="00383277">
      <w:pPr>
        <w:pStyle w:val="af7"/>
        <w:numPr>
          <w:ilvl w:val="0"/>
          <w:numId w:val="20"/>
        </w:numPr>
        <w:spacing w:line="360" w:lineRule="auto"/>
        <w:ind w:firstLineChars="0"/>
        <w:rPr>
          <w:rFonts w:ascii="Myriad Pro" w:eastAsia="方正黑体简体" w:hAnsi="Myriad Pro"/>
          <w:i/>
          <w:iCs/>
          <w:sz w:val="22"/>
          <w:szCs w:val="22"/>
        </w:rPr>
      </w:pPr>
      <w:r w:rsidRPr="007963C6">
        <w:rPr>
          <w:rFonts w:ascii="Myriad Pro" w:eastAsia="方正黑体简体" w:hAnsi="Myriad Pro"/>
          <w:sz w:val="22"/>
          <w:szCs w:val="22"/>
        </w:rPr>
        <w:t>XX</w:t>
      </w:r>
      <w:r w:rsidRPr="007963C6">
        <w:rPr>
          <w:rFonts w:ascii="Myriad Pro" w:eastAsia="方正黑体简体" w:hAnsi="Myriad Pro"/>
          <w:i/>
          <w:iCs/>
          <w:sz w:val="22"/>
          <w:szCs w:val="22"/>
        </w:rPr>
        <w:t xml:space="preserve">XX: </w:t>
      </w:r>
      <w:r w:rsidR="00CC79C7" w:rsidRPr="007963C6">
        <w:rPr>
          <w:rFonts w:ascii="Myriad Pro" w:eastAsia="方正黑体简体" w:hAnsi="Myriad Pro"/>
          <w:sz w:val="22"/>
          <w:szCs w:val="22"/>
        </w:rPr>
        <w:t>RS232 command for controlling display on</w:t>
      </w:r>
      <w:r w:rsidR="00177A55" w:rsidRPr="007963C6">
        <w:rPr>
          <w:rFonts w:ascii="Myriad Pro" w:eastAsia="方正黑体简体" w:hAnsi="Myriad Pro"/>
          <w:sz w:val="22"/>
          <w:szCs w:val="22"/>
        </w:rPr>
        <w:t>.</w:t>
      </w:r>
    </w:p>
    <w:p w14:paraId="584C87A4" w14:textId="54DC7C8B" w:rsidR="00383277" w:rsidRPr="007963C6" w:rsidRDefault="00383277">
      <w:pPr>
        <w:pStyle w:val="af7"/>
        <w:numPr>
          <w:ilvl w:val="0"/>
          <w:numId w:val="20"/>
        </w:numPr>
        <w:spacing w:line="360" w:lineRule="auto"/>
        <w:ind w:firstLineChars="0"/>
        <w:rPr>
          <w:rFonts w:ascii="Myriad Pro" w:eastAsia="方正黑体简体" w:hAnsi="Myriad Pro"/>
          <w:sz w:val="22"/>
          <w:szCs w:val="22"/>
        </w:rPr>
      </w:pPr>
      <w:r w:rsidRPr="007963C6">
        <w:rPr>
          <w:rFonts w:ascii="Myriad Pro" w:eastAsia="方正黑体简体" w:hAnsi="Myriad Pro"/>
          <w:i/>
          <w:iCs/>
          <w:sz w:val="22"/>
          <w:szCs w:val="22"/>
        </w:rPr>
        <w:t>Y</w:t>
      </w:r>
      <w:r w:rsidRPr="007963C6">
        <w:rPr>
          <w:rFonts w:ascii="Myriad Pro" w:eastAsia="方正黑体简体" w:hAnsi="Myriad Pro"/>
          <w:sz w:val="22"/>
          <w:szCs w:val="22"/>
        </w:rPr>
        <w:t xml:space="preserve">YYY: </w:t>
      </w:r>
      <w:r w:rsidR="00CC79C7" w:rsidRPr="007963C6">
        <w:rPr>
          <w:rFonts w:ascii="Myriad Pro" w:eastAsia="方正黑体简体" w:hAnsi="Myriad Pro"/>
          <w:sz w:val="22"/>
          <w:szCs w:val="22"/>
        </w:rPr>
        <w:t>RS232 command for controlling display off</w:t>
      </w:r>
      <w:r w:rsidR="00177A55" w:rsidRPr="007963C6">
        <w:rPr>
          <w:rFonts w:ascii="Myriad Pro" w:eastAsia="方正黑体简体" w:hAnsi="Myriad Pro"/>
          <w:sz w:val="22"/>
          <w:szCs w:val="22"/>
        </w:rPr>
        <w:t>.</w:t>
      </w:r>
    </w:p>
    <w:p w14:paraId="3417122B" w14:textId="5F814C3F" w:rsidR="001A6282" w:rsidRPr="007963C6" w:rsidRDefault="001A6282" w:rsidP="00177A55">
      <w:pPr>
        <w:spacing w:line="360" w:lineRule="auto"/>
        <w:ind w:left="1049"/>
        <w:rPr>
          <w:rFonts w:ascii="Myriad Pro" w:eastAsia="方正黑体简体" w:hAnsi="Myriad Pro"/>
          <w:sz w:val="22"/>
          <w:szCs w:val="22"/>
        </w:rPr>
      </w:pPr>
      <w:r w:rsidRPr="007963C6">
        <w:rPr>
          <w:rFonts w:ascii="Myriad Pro" w:eastAsia="方正黑体简体" w:hAnsi="Myriad Pro"/>
          <w:sz w:val="22"/>
          <w:szCs w:val="22"/>
        </w:rPr>
        <w:t>RS232 commands for controlling display on and off may vary on different display devices, for more information, see the display’s user guide.</w:t>
      </w:r>
    </w:p>
    <w:p w14:paraId="60E2B0AF" w14:textId="77777777" w:rsidR="002C6FCF" w:rsidRPr="007963C6" w:rsidRDefault="002C6FCF" w:rsidP="002C6FCF">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RX devices</w:t>
      </w:r>
    </w:p>
    <w:p w14:paraId="73A11C49" w14:textId="3AE95707" w:rsidR="002C6FCF" w:rsidRPr="007963C6" w:rsidRDefault="002C6FCF" w:rsidP="002C6FCF">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Command Example:</w:t>
      </w:r>
      <w:r w:rsidR="00321E5B" w:rsidRPr="007963C6">
        <w:rPr>
          <w:rFonts w:ascii="Myriad Pro" w:eastAsia="方正黑体简体" w:hAnsi="Myriad Pro" w:cs="宋体"/>
          <w:b/>
          <w:bCs/>
          <w:sz w:val="22"/>
          <w:szCs w:val="22"/>
        </w:rPr>
        <w:t xml:space="preserve"> </w:t>
      </w:r>
    </w:p>
    <w:p w14:paraId="68B47C13" w14:textId="77777777" w:rsidR="00CD6365" w:rsidRPr="007963C6" w:rsidRDefault="00383277" w:rsidP="00CD6365">
      <w:pPr>
        <w:ind w:leftChars="500" w:left="1050"/>
        <w:rPr>
          <w:rStyle w:val="aff4"/>
          <w:rFonts w:ascii="Myriad Pro" w:eastAsia="方正黑体简体" w:hAnsi="Myriad Pro"/>
          <w:b/>
          <w:bCs/>
          <w:i w:val="0"/>
          <w:iCs w:val="0"/>
          <w:color w:val="auto"/>
          <w:szCs w:val="21"/>
        </w:rPr>
      </w:pPr>
      <w:r w:rsidRPr="007963C6">
        <w:rPr>
          <w:rStyle w:val="aff4"/>
          <w:rFonts w:ascii="Myriad Pro" w:eastAsia="方正黑体简体" w:hAnsi="Myriad Pro"/>
          <w:szCs w:val="21"/>
        </w:rPr>
        <w:t>/ # gbconfig --rs232-hex-cmd-enable n</w:t>
      </w:r>
    </w:p>
    <w:p w14:paraId="6E54C6E6" w14:textId="77777777" w:rsidR="00CD6365" w:rsidRPr="007963C6" w:rsidRDefault="00383277" w:rsidP="00CD6365">
      <w:pPr>
        <w:ind w:leftChars="500" w:left="1050"/>
        <w:rPr>
          <w:rStyle w:val="aff4"/>
          <w:rFonts w:ascii="Myriad Pro" w:eastAsia="方正黑体简体" w:hAnsi="Myriad Pro"/>
          <w:b/>
          <w:bCs/>
          <w:i w:val="0"/>
          <w:iCs w:val="0"/>
          <w:color w:val="auto"/>
          <w:szCs w:val="21"/>
        </w:rPr>
      </w:pPr>
      <w:r w:rsidRPr="007963C6">
        <w:rPr>
          <w:rStyle w:val="aff4"/>
          <w:rFonts w:ascii="Myriad Pro" w:eastAsia="方正黑体简体" w:hAnsi="Myriad Pro"/>
          <w:szCs w:val="21"/>
        </w:rPr>
        <w:t>/ # gbparam s rs232_poweron_cmd "XXXX"</w:t>
      </w:r>
    </w:p>
    <w:p w14:paraId="50707B1A" w14:textId="77777777" w:rsidR="00CD6365" w:rsidRPr="007963C6" w:rsidRDefault="00383277" w:rsidP="00CD6365">
      <w:pPr>
        <w:ind w:leftChars="500" w:left="1050"/>
        <w:rPr>
          <w:rStyle w:val="aff4"/>
          <w:rFonts w:ascii="Myriad Pro" w:eastAsia="方正黑体简体" w:hAnsi="Myriad Pro"/>
          <w:b/>
          <w:bCs/>
          <w:i w:val="0"/>
          <w:iCs w:val="0"/>
          <w:color w:val="auto"/>
          <w:szCs w:val="21"/>
        </w:rPr>
      </w:pPr>
      <w:r w:rsidRPr="007963C6">
        <w:rPr>
          <w:rStyle w:val="aff4"/>
          <w:rFonts w:ascii="Myriad Pro" w:eastAsia="方正黑体简体" w:hAnsi="Myriad Pro"/>
          <w:szCs w:val="21"/>
        </w:rPr>
        <w:t>/ # gbparam s rs232_standby_cmd "YYYY"</w:t>
      </w:r>
    </w:p>
    <w:p w14:paraId="4545DB78" w14:textId="760C4999" w:rsidR="00383277" w:rsidRPr="007963C6" w:rsidRDefault="00383277" w:rsidP="00CD6365">
      <w:pPr>
        <w:ind w:leftChars="500" w:left="1050"/>
        <w:rPr>
          <w:rStyle w:val="aff4"/>
          <w:rFonts w:ascii="Myriad Pro" w:eastAsia="方正黑体简体" w:hAnsi="Myriad Pro"/>
          <w:b/>
          <w:bCs/>
          <w:i w:val="0"/>
          <w:iCs w:val="0"/>
          <w:color w:val="auto"/>
          <w:szCs w:val="21"/>
        </w:rPr>
      </w:pPr>
      <w:r w:rsidRPr="007963C6">
        <w:rPr>
          <w:rStyle w:val="aff4"/>
          <w:rFonts w:ascii="Myriad Pro" w:eastAsia="方正黑体简体" w:hAnsi="Myriad Pro"/>
          <w:szCs w:val="21"/>
        </w:rPr>
        <w:t>/ #</w:t>
      </w:r>
    </w:p>
    <w:p w14:paraId="669EAF2A" w14:textId="54C56696" w:rsidR="00383277" w:rsidRPr="007963C6" w:rsidRDefault="00745263" w:rsidP="00F62FE5">
      <w:pPr>
        <w:pStyle w:val="3"/>
      </w:pPr>
      <w:bookmarkStart w:id="1089" w:name="_Toc214962398"/>
      <w:r>
        <w:t>Instructing</w:t>
      </w:r>
      <w:r w:rsidR="00425F13" w:rsidRPr="007963C6">
        <w:t xml:space="preserve"> Device to Control Display On/Off</w:t>
      </w:r>
      <w:bookmarkEnd w:id="1089"/>
    </w:p>
    <w:p w14:paraId="031CCEE3" w14:textId="77777777" w:rsidR="00BC5B59" w:rsidRPr="007963C6" w:rsidRDefault="00BC5B59" w:rsidP="00BC5B59">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156410B4" w14:textId="61F9097B" w:rsidR="00383277" w:rsidRPr="007963C6" w:rsidRDefault="006D0FB0" w:rsidP="000D46DA">
      <w:pPr>
        <w:spacing w:line="360" w:lineRule="auto"/>
        <w:ind w:leftChars="500" w:left="1050"/>
        <w:rPr>
          <w:rFonts w:ascii="Myriad Pro" w:eastAsia="方正黑体简体" w:hAnsi="Myriad Pro"/>
          <w:szCs w:val="21"/>
        </w:rPr>
      </w:pPr>
      <w:r w:rsidRPr="007963C6">
        <w:rPr>
          <w:rFonts w:ascii="Myriad Pro" w:eastAsia="方正黑体简体" w:hAnsi="Myriad Pro"/>
          <w:sz w:val="22"/>
          <w:szCs w:val="22"/>
        </w:rPr>
        <w:t xml:space="preserve">Command of </w:t>
      </w:r>
      <w:r w:rsidR="000D46DA" w:rsidRPr="007963C6">
        <w:rPr>
          <w:rFonts w:ascii="Myriad Pro" w:eastAsia="方正黑体简体" w:hAnsi="Myriad Pro"/>
          <w:sz w:val="22"/>
          <w:szCs w:val="22"/>
        </w:rPr>
        <w:t>controlling display on:</w:t>
      </w:r>
      <w:r w:rsidR="000D46DA" w:rsidRPr="007963C6">
        <w:rPr>
          <w:rFonts w:ascii="Myriad Pro" w:eastAsia="方正黑体简体" w:hAnsi="Myriad Pro"/>
          <w:szCs w:val="21"/>
        </w:rPr>
        <w:t xml:space="preserve"> </w:t>
      </w:r>
      <w:r w:rsidR="001439BA" w:rsidRPr="007963C6">
        <w:rPr>
          <w:rStyle w:val="aff4"/>
          <w:rFonts w:ascii="Myriad Pro" w:eastAsia="方正黑体简体" w:hAnsi="Myriad Pro"/>
          <w:szCs w:val="21"/>
        </w:rPr>
        <w:t>sinkpower on</w:t>
      </w:r>
    </w:p>
    <w:p w14:paraId="3AE17D2B" w14:textId="7FEA9B73" w:rsidR="00383277" w:rsidRPr="007963C6" w:rsidRDefault="000D46DA" w:rsidP="000D46DA">
      <w:pPr>
        <w:spacing w:line="360" w:lineRule="auto"/>
        <w:ind w:leftChars="500" w:left="1050"/>
        <w:rPr>
          <w:rFonts w:ascii="Myriad Pro" w:eastAsia="方正黑体简体" w:hAnsi="Myriad Pro"/>
          <w:szCs w:val="21"/>
        </w:rPr>
      </w:pPr>
      <w:r w:rsidRPr="007963C6">
        <w:rPr>
          <w:rFonts w:ascii="Myriad Pro" w:eastAsia="方正黑体简体" w:hAnsi="Myriad Pro"/>
          <w:sz w:val="22"/>
          <w:szCs w:val="22"/>
        </w:rPr>
        <w:t>Command of controlling display on:</w:t>
      </w:r>
      <w:r w:rsidRPr="007963C6">
        <w:rPr>
          <w:rFonts w:ascii="Myriad Pro" w:eastAsia="方正黑体简体" w:hAnsi="Myriad Pro"/>
          <w:szCs w:val="21"/>
        </w:rPr>
        <w:t xml:space="preserve"> </w:t>
      </w:r>
      <w:r w:rsidR="001439BA" w:rsidRPr="007963C6">
        <w:rPr>
          <w:rStyle w:val="aff4"/>
          <w:rFonts w:ascii="Myriad Pro" w:eastAsia="方正黑体简体" w:hAnsi="Myriad Pro"/>
          <w:szCs w:val="21"/>
        </w:rPr>
        <w:t>sinkpower off</w:t>
      </w:r>
    </w:p>
    <w:p w14:paraId="3D13BC9E" w14:textId="77777777" w:rsidR="00701E06" w:rsidRPr="007963C6" w:rsidRDefault="00701E06" w:rsidP="00701E06">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Description:</w:t>
      </w:r>
    </w:p>
    <w:p w14:paraId="0C6EF922" w14:textId="1DB23C38" w:rsidR="007A6762" w:rsidRPr="0050323B" w:rsidRDefault="007A6762" w:rsidP="007A6762">
      <w:pPr>
        <w:spacing w:line="360" w:lineRule="auto"/>
        <w:ind w:leftChars="500" w:left="1050"/>
        <w:rPr>
          <w:rFonts w:ascii="Myriad Pro" w:eastAsia="方正黑体简体" w:hAnsi="Myriad Pro"/>
          <w:sz w:val="22"/>
          <w:szCs w:val="22"/>
          <w:rPrChange w:id="1090" w:author="Chelsea Lee" w:date="2023-10-08T10:04:00Z">
            <w:rPr>
              <w:rFonts w:ascii="Myriad Pro" w:eastAsia="方正黑体简体" w:hAnsi="Myriad Pro"/>
              <w:szCs w:val="21"/>
            </w:rPr>
          </w:rPrChange>
        </w:rPr>
      </w:pPr>
      <w:r w:rsidRPr="0050323B">
        <w:rPr>
          <w:rFonts w:ascii="Myriad Pro" w:eastAsia="方正黑体简体" w:hAnsi="Myriad Pro"/>
          <w:sz w:val="22"/>
          <w:szCs w:val="22"/>
          <w:rPrChange w:id="1091" w:author="Chelsea Lee" w:date="2023-10-08T10:04:00Z">
            <w:rPr>
              <w:rFonts w:ascii="Myriad Pro" w:eastAsia="方正黑体简体" w:hAnsi="Myriad Pro"/>
              <w:szCs w:val="21"/>
            </w:rPr>
          </w:rPrChange>
        </w:rPr>
        <w:t xml:space="preserve">Once </w:t>
      </w:r>
      <w:r w:rsidR="009B493C" w:rsidRPr="0050323B">
        <w:rPr>
          <w:rFonts w:ascii="Myriad Pro" w:eastAsia="方正黑体简体" w:hAnsi="Myriad Pro"/>
          <w:sz w:val="22"/>
          <w:szCs w:val="22"/>
          <w:rPrChange w:id="1092" w:author="Chelsea Lee" w:date="2023-10-08T10:04:00Z">
            <w:rPr>
              <w:rFonts w:ascii="Myriad Pro" w:eastAsia="方正黑体简体" w:hAnsi="Myriad Pro"/>
              <w:szCs w:val="21"/>
            </w:rPr>
          </w:rPrChange>
        </w:rPr>
        <w:t xml:space="preserve">any of </w:t>
      </w:r>
      <w:r w:rsidRPr="0050323B">
        <w:rPr>
          <w:rFonts w:ascii="Myriad Pro" w:eastAsia="方正黑体简体" w:hAnsi="Myriad Pro"/>
          <w:sz w:val="22"/>
          <w:szCs w:val="22"/>
          <w:rPrChange w:id="1093" w:author="Chelsea Lee" w:date="2023-10-08T10:04:00Z">
            <w:rPr>
              <w:rFonts w:ascii="Myriad Pro" w:eastAsia="方正黑体简体" w:hAnsi="Myriad Pro"/>
              <w:szCs w:val="21"/>
            </w:rPr>
          </w:rPrChange>
        </w:rPr>
        <w:t xml:space="preserve">these two commands </w:t>
      </w:r>
      <w:r w:rsidR="00133A8F" w:rsidRPr="0050323B">
        <w:rPr>
          <w:rFonts w:ascii="Myriad Pro" w:eastAsia="方正黑体简体" w:hAnsi="Myriad Pro"/>
          <w:sz w:val="22"/>
          <w:szCs w:val="22"/>
          <w:rPrChange w:id="1094" w:author="Chelsea Lee" w:date="2023-10-08T10:04:00Z">
            <w:rPr>
              <w:rFonts w:ascii="Myriad Pro" w:eastAsia="方正黑体简体" w:hAnsi="Myriad Pro"/>
              <w:szCs w:val="21"/>
            </w:rPr>
          </w:rPrChange>
        </w:rPr>
        <w:t>is</w:t>
      </w:r>
      <w:r w:rsidRPr="0050323B">
        <w:rPr>
          <w:rFonts w:ascii="Myriad Pro" w:eastAsia="方正黑体简体" w:hAnsi="Myriad Pro"/>
          <w:sz w:val="22"/>
          <w:szCs w:val="22"/>
          <w:rPrChange w:id="1095" w:author="Chelsea Lee" w:date="2023-10-08T10:04:00Z">
            <w:rPr>
              <w:rFonts w:ascii="Myriad Pro" w:eastAsia="方正黑体简体" w:hAnsi="Myriad Pro"/>
              <w:szCs w:val="21"/>
            </w:rPr>
          </w:rPrChange>
        </w:rPr>
        <w:t xml:space="preserve"> sent to the device, </w:t>
      </w:r>
      <w:r w:rsidR="00133A8F" w:rsidRPr="0050323B">
        <w:rPr>
          <w:rFonts w:ascii="Myriad Pro" w:eastAsia="方正黑体简体" w:hAnsi="Myriad Pro"/>
          <w:sz w:val="22"/>
          <w:szCs w:val="22"/>
          <w:rPrChange w:id="1096" w:author="Chelsea Lee" w:date="2023-10-08T10:04:00Z">
            <w:rPr>
              <w:rFonts w:ascii="Myriad Pro" w:eastAsia="方正黑体简体" w:hAnsi="Myriad Pro"/>
              <w:szCs w:val="21"/>
            </w:rPr>
          </w:rPrChange>
        </w:rPr>
        <w:t>the device</w:t>
      </w:r>
      <w:r w:rsidRPr="0050323B">
        <w:rPr>
          <w:rFonts w:ascii="Myriad Pro" w:eastAsia="方正黑体简体" w:hAnsi="Myriad Pro"/>
          <w:sz w:val="22"/>
          <w:szCs w:val="22"/>
          <w:rPrChange w:id="1097" w:author="Chelsea Lee" w:date="2023-10-08T10:04:00Z">
            <w:rPr>
              <w:rFonts w:ascii="Myriad Pro" w:eastAsia="方正黑体简体" w:hAnsi="Myriad Pro"/>
              <w:szCs w:val="21"/>
            </w:rPr>
          </w:rPrChange>
        </w:rPr>
        <w:t xml:space="preserve"> will automatically co</w:t>
      </w:r>
      <w:r w:rsidR="007629AA" w:rsidRPr="0050323B">
        <w:rPr>
          <w:rFonts w:ascii="Myriad Pro" w:eastAsia="方正黑体简体" w:hAnsi="Myriad Pro"/>
          <w:sz w:val="22"/>
          <w:szCs w:val="22"/>
          <w:rPrChange w:id="1098" w:author="Chelsea Lee" w:date="2023-10-08T10:04:00Z">
            <w:rPr>
              <w:rFonts w:ascii="Myriad Pro" w:eastAsia="方正黑体简体" w:hAnsi="Myriad Pro"/>
              <w:szCs w:val="21"/>
            </w:rPr>
          </w:rPrChange>
        </w:rPr>
        <w:t>n</w:t>
      </w:r>
      <w:r w:rsidRPr="0050323B">
        <w:rPr>
          <w:rFonts w:ascii="Myriad Pro" w:eastAsia="方正黑体简体" w:hAnsi="Myriad Pro"/>
          <w:sz w:val="22"/>
          <w:szCs w:val="22"/>
          <w:rPrChange w:id="1099" w:author="Chelsea Lee" w:date="2023-10-08T10:04:00Z">
            <w:rPr>
              <w:rFonts w:ascii="Myriad Pro" w:eastAsia="方正黑体简体" w:hAnsi="Myriad Pro"/>
              <w:szCs w:val="21"/>
            </w:rPr>
          </w:rPrChange>
        </w:rPr>
        <w:t xml:space="preserve">vert </w:t>
      </w:r>
      <w:r w:rsidR="00133A8F" w:rsidRPr="0050323B">
        <w:rPr>
          <w:rFonts w:ascii="Myriad Pro" w:eastAsia="方正黑体简体" w:hAnsi="Myriad Pro"/>
          <w:sz w:val="22"/>
          <w:szCs w:val="22"/>
          <w:rPrChange w:id="1100" w:author="Chelsea Lee" w:date="2023-10-08T10:04:00Z">
            <w:rPr>
              <w:rFonts w:ascii="Myriad Pro" w:eastAsia="方正黑体简体" w:hAnsi="Myriad Pro"/>
              <w:szCs w:val="21"/>
            </w:rPr>
          </w:rPrChange>
        </w:rPr>
        <w:t>it</w:t>
      </w:r>
      <w:r w:rsidRPr="0050323B">
        <w:rPr>
          <w:rFonts w:ascii="Myriad Pro" w:eastAsia="方正黑体简体" w:hAnsi="Myriad Pro"/>
          <w:sz w:val="22"/>
          <w:szCs w:val="22"/>
          <w:rPrChange w:id="1101" w:author="Chelsea Lee" w:date="2023-10-08T10:04:00Z">
            <w:rPr>
              <w:rFonts w:ascii="Myriad Pro" w:eastAsia="方正黑体简体" w:hAnsi="Myriad Pro"/>
              <w:szCs w:val="21"/>
            </w:rPr>
          </w:rPrChange>
        </w:rPr>
        <w:t xml:space="preserve"> into the corresponding CEC or RS232 command </w:t>
      </w:r>
      <w:r w:rsidR="00133A8F" w:rsidRPr="0050323B">
        <w:rPr>
          <w:rFonts w:ascii="Myriad Pro" w:eastAsia="方正黑体简体" w:hAnsi="Myriad Pro"/>
          <w:sz w:val="22"/>
          <w:szCs w:val="22"/>
          <w:rPrChange w:id="1102" w:author="Chelsea Lee" w:date="2023-10-08T10:04:00Z">
            <w:rPr>
              <w:rFonts w:ascii="Myriad Pro" w:eastAsia="方正黑体简体" w:hAnsi="Myriad Pro"/>
              <w:szCs w:val="21"/>
            </w:rPr>
          </w:rPrChange>
        </w:rPr>
        <w:t>based on</w:t>
      </w:r>
      <w:r w:rsidR="00E51694" w:rsidRPr="0050323B">
        <w:rPr>
          <w:rFonts w:ascii="Myriad Pro" w:eastAsia="方正黑体简体" w:hAnsi="Myriad Pro"/>
          <w:sz w:val="22"/>
          <w:szCs w:val="22"/>
          <w:rPrChange w:id="1103" w:author="Chelsea Lee" w:date="2023-10-08T10:04:00Z">
            <w:rPr>
              <w:rFonts w:ascii="Myriad Pro" w:eastAsia="方正黑体简体" w:hAnsi="Myriad Pro"/>
              <w:szCs w:val="21"/>
            </w:rPr>
          </w:rPrChange>
        </w:rPr>
        <w:t xml:space="preserve"> the settings in chapter </w:t>
      </w:r>
      <w:r w:rsidRPr="0050323B">
        <w:rPr>
          <w:sz w:val="22"/>
          <w:szCs w:val="21"/>
          <w:rPrChange w:id="1104" w:author="Chelsea Lee" w:date="2023-10-08T10:04:00Z">
            <w:rPr/>
          </w:rPrChange>
        </w:rPr>
        <w:fldChar w:fldCharType="begin"/>
      </w:r>
      <w:r w:rsidRPr="0050323B">
        <w:rPr>
          <w:sz w:val="22"/>
          <w:szCs w:val="21"/>
          <w:rPrChange w:id="1105" w:author="Chelsea Lee" w:date="2023-10-08T10:04:00Z">
            <w:rPr/>
          </w:rPrChange>
        </w:rPr>
        <w:instrText>HYPERLINK \l "_Setting_Communication_Modes"</w:instrText>
      </w:r>
      <w:r w:rsidRPr="00276A83">
        <w:rPr>
          <w:sz w:val="22"/>
          <w:szCs w:val="21"/>
        </w:rPr>
      </w:r>
      <w:r w:rsidRPr="0050323B">
        <w:rPr>
          <w:sz w:val="22"/>
          <w:rPrChange w:id="1106" w:author="Chelsea Lee" w:date="2023-10-08T10:04:00Z">
            <w:rPr>
              <w:rStyle w:val="af2"/>
              <w:rFonts w:ascii="Myriad Pro" w:eastAsia="方正黑体简体" w:hAnsi="Myriad Pro"/>
              <w:szCs w:val="21"/>
            </w:rPr>
          </w:rPrChange>
        </w:rPr>
        <w:fldChar w:fldCharType="separate"/>
      </w:r>
      <w:r w:rsidR="00E51694" w:rsidRPr="0050323B">
        <w:rPr>
          <w:rStyle w:val="af2"/>
          <w:rFonts w:ascii="Myriad Pro" w:eastAsia="方正黑体简体" w:hAnsi="Myriad Pro"/>
          <w:sz w:val="22"/>
          <w:szCs w:val="22"/>
          <w:rPrChange w:id="1107" w:author="Chelsea Lee" w:date="2023-10-08T10:04:00Z">
            <w:rPr>
              <w:rStyle w:val="af2"/>
              <w:rFonts w:ascii="Myriad Pro" w:eastAsia="方正黑体简体" w:hAnsi="Myriad Pro"/>
              <w:szCs w:val="21"/>
            </w:rPr>
          </w:rPrChange>
        </w:rPr>
        <w:t>7.3.1</w:t>
      </w:r>
      <w:r w:rsidRPr="0050323B">
        <w:rPr>
          <w:rStyle w:val="af2"/>
          <w:rFonts w:ascii="Myriad Pro" w:eastAsia="方正黑体简体" w:hAnsi="Myriad Pro"/>
          <w:sz w:val="22"/>
          <w:szCs w:val="22"/>
          <w:rPrChange w:id="1108" w:author="Chelsea Lee" w:date="2023-10-08T10:04:00Z">
            <w:rPr>
              <w:rStyle w:val="af2"/>
              <w:rFonts w:ascii="Myriad Pro" w:eastAsia="方正黑体简体" w:hAnsi="Myriad Pro"/>
              <w:szCs w:val="21"/>
            </w:rPr>
          </w:rPrChange>
        </w:rPr>
        <w:fldChar w:fldCharType="end"/>
      </w:r>
      <w:r w:rsidR="00E51694" w:rsidRPr="0050323B">
        <w:rPr>
          <w:rFonts w:ascii="Myriad Pro" w:eastAsia="方正黑体简体" w:hAnsi="Myriad Pro"/>
          <w:sz w:val="22"/>
          <w:szCs w:val="22"/>
          <w:rPrChange w:id="1109" w:author="Chelsea Lee" w:date="2023-10-08T10:04:00Z">
            <w:rPr>
              <w:rFonts w:ascii="Myriad Pro" w:eastAsia="方正黑体简体" w:hAnsi="Myriad Pro"/>
              <w:szCs w:val="21"/>
            </w:rPr>
          </w:rPrChange>
        </w:rPr>
        <w:t xml:space="preserve">, </w:t>
      </w:r>
      <w:r w:rsidRPr="0050323B">
        <w:rPr>
          <w:sz w:val="22"/>
          <w:szCs w:val="21"/>
          <w:rPrChange w:id="1110" w:author="Chelsea Lee" w:date="2023-10-08T10:04:00Z">
            <w:rPr/>
          </w:rPrChange>
        </w:rPr>
        <w:fldChar w:fldCharType="begin"/>
      </w:r>
      <w:r w:rsidRPr="0050323B">
        <w:rPr>
          <w:sz w:val="22"/>
          <w:szCs w:val="21"/>
          <w:rPrChange w:id="1111" w:author="Chelsea Lee" w:date="2023-10-08T10:04:00Z">
            <w:rPr/>
          </w:rPrChange>
        </w:rPr>
        <w:instrText>HYPERLINK \l "_Setting_CEC_Commands"</w:instrText>
      </w:r>
      <w:r w:rsidRPr="00276A83">
        <w:rPr>
          <w:sz w:val="22"/>
          <w:szCs w:val="21"/>
        </w:rPr>
      </w:r>
      <w:r w:rsidRPr="0050323B">
        <w:rPr>
          <w:sz w:val="22"/>
          <w:rPrChange w:id="1112" w:author="Chelsea Lee" w:date="2023-10-08T10:04:00Z">
            <w:rPr>
              <w:rStyle w:val="af2"/>
              <w:rFonts w:ascii="Myriad Pro" w:eastAsia="方正黑体简体" w:hAnsi="Myriad Pro"/>
              <w:szCs w:val="21"/>
            </w:rPr>
          </w:rPrChange>
        </w:rPr>
        <w:fldChar w:fldCharType="separate"/>
      </w:r>
      <w:r w:rsidR="00E51694" w:rsidRPr="0050323B">
        <w:rPr>
          <w:rStyle w:val="af2"/>
          <w:rFonts w:ascii="Myriad Pro" w:eastAsia="方正黑体简体" w:hAnsi="Myriad Pro"/>
          <w:sz w:val="22"/>
          <w:szCs w:val="22"/>
          <w:rPrChange w:id="1113" w:author="Chelsea Lee" w:date="2023-10-08T10:04:00Z">
            <w:rPr>
              <w:rStyle w:val="af2"/>
              <w:rFonts w:ascii="Myriad Pro" w:eastAsia="方正黑体简体" w:hAnsi="Myriad Pro"/>
              <w:szCs w:val="21"/>
            </w:rPr>
          </w:rPrChange>
        </w:rPr>
        <w:t>7.3.2</w:t>
      </w:r>
      <w:r w:rsidRPr="0050323B">
        <w:rPr>
          <w:rStyle w:val="af2"/>
          <w:rFonts w:ascii="Myriad Pro" w:eastAsia="方正黑体简体" w:hAnsi="Myriad Pro"/>
          <w:sz w:val="22"/>
          <w:szCs w:val="22"/>
          <w:rPrChange w:id="1114" w:author="Chelsea Lee" w:date="2023-10-08T10:04:00Z">
            <w:rPr>
              <w:rStyle w:val="af2"/>
              <w:rFonts w:ascii="Myriad Pro" w:eastAsia="方正黑体简体" w:hAnsi="Myriad Pro"/>
              <w:szCs w:val="21"/>
            </w:rPr>
          </w:rPrChange>
        </w:rPr>
        <w:fldChar w:fldCharType="end"/>
      </w:r>
      <w:r w:rsidR="00E51694" w:rsidRPr="0050323B">
        <w:rPr>
          <w:rFonts w:ascii="Myriad Pro" w:eastAsia="方正黑体简体" w:hAnsi="Myriad Pro"/>
          <w:sz w:val="22"/>
          <w:szCs w:val="22"/>
          <w:rPrChange w:id="1115" w:author="Chelsea Lee" w:date="2023-10-08T10:04:00Z">
            <w:rPr>
              <w:rFonts w:ascii="Myriad Pro" w:eastAsia="方正黑体简体" w:hAnsi="Myriad Pro"/>
              <w:szCs w:val="21"/>
            </w:rPr>
          </w:rPrChange>
        </w:rPr>
        <w:t xml:space="preserve"> and </w:t>
      </w:r>
      <w:r w:rsidRPr="0050323B">
        <w:rPr>
          <w:sz w:val="22"/>
          <w:szCs w:val="21"/>
          <w:rPrChange w:id="1116" w:author="Chelsea Lee" w:date="2023-10-08T10:04:00Z">
            <w:rPr/>
          </w:rPrChange>
        </w:rPr>
        <w:fldChar w:fldCharType="begin"/>
      </w:r>
      <w:r w:rsidRPr="0050323B">
        <w:rPr>
          <w:sz w:val="22"/>
          <w:szCs w:val="21"/>
          <w:rPrChange w:id="1117" w:author="Chelsea Lee" w:date="2023-10-08T10:04:00Z">
            <w:rPr/>
          </w:rPrChange>
        </w:rPr>
        <w:instrText>HYPERLINK \l "_Setting_RS232_Commands"</w:instrText>
      </w:r>
      <w:r w:rsidRPr="00276A83">
        <w:rPr>
          <w:sz w:val="22"/>
          <w:szCs w:val="21"/>
        </w:rPr>
      </w:r>
      <w:r w:rsidRPr="0050323B">
        <w:rPr>
          <w:sz w:val="22"/>
          <w:rPrChange w:id="1118" w:author="Chelsea Lee" w:date="2023-10-08T10:04:00Z">
            <w:rPr>
              <w:rStyle w:val="af2"/>
              <w:rFonts w:ascii="Myriad Pro" w:eastAsia="方正黑体简体" w:hAnsi="Myriad Pro"/>
              <w:szCs w:val="21"/>
            </w:rPr>
          </w:rPrChange>
        </w:rPr>
        <w:fldChar w:fldCharType="separate"/>
      </w:r>
      <w:r w:rsidR="00E51694" w:rsidRPr="0050323B">
        <w:rPr>
          <w:rStyle w:val="af2"/>
          <w:rFonts w:ascii="Myriad Pro" w:eastAsia="方正黑体简体" w:hAnsi="Myriad Pro"/>
          <w:sz w:val="22"/>
          <w:szCs w:val="22"/>
          <w:rPrChange w:id="1119" w:author="Chelsea Lee" w:date="2023-10-08T10:04:00Z">
            <w:rPr>
              <w:rStyle w:val="af2"/>
              <w:rFonts w:ascii="Myriad Pro" w:eastAsia="方正黑体简体" w:hAnsi="Myriad Pro"/>
              <w:szCs w:val="21"/>
            </w:rPr>
          </w:rPrChange>
        </w:rPr>
        <w:t>7.3.3</w:t>
      </w:r>
      <w:r w:rsidRPr="0050323B">
        <w:rPr>
          <w:rStyle w:val="af2"/>
          <w:rFonts w:ascii="Myriad Pro" w:eastAsia="方正黑体简体" w:hAnsi="Myriad Pro"/>
          <w:sz w:val="22"/>
          <w:szCs w:val="22"/>
          <w:rPrChange w:id="1120" w:author="Chelsea Lee" w:date="2023-10-08T10:04:00Z">
            <w:rPr>
              <w:rStyle w:val="af2"/>
              <w:rFonts w:ascii="Myriad Pro" w:eastAsia="方正黑体简体" w:hAnsi="Myriad Pro"/>
              <w:szCs w:val="21"/>
            </w:rPr>
          </w:rPrChange>
        </w:rPr>
        <w:fldChar w:fldCharType="end"/>
      </w:r>
      <w:r w:rsidR="00E51694" w:rsidRPr="0050323B">
        <w:rPr>
          <w:rFonts w:ascii="Myriad Pro" w:eastAsia="方正黑体简体" w:hAnsi="Myriad Pro"/>
          <w:sz w:val="22"/>
          <w:szCs w:val="22"/>
          <w:rPrChange w:id="1121" w:author="Chelsea Lee" w:date="2023-10-08T10:04:00Z">
            <w:rPr>
              <w:rFonts w:ascii="Myriad Pro" w:eastAsia="方正黑体简体" w:hAnsi="Myriad Pro"/>
              <w:szCs w:val="21"/>
            </w:rPr>
          </w:rPrChange>
        </w:rPr>
        <w:t xml:space="preserve"> </w:t>
      </w:r>
      <w:r w:rsidR="009B493C" w:rsidRPr="0050323B">
        <w:rPr>
          <w:rFonts w:ascii="Myriad Pro" w:eastAsia="方正黑体简体" w:hAnsi="Myriad Pro"/>
          <w:sz w:val="22"/>
          <w:szCs w:val="22"/>
          <w:rPrChange w:id="1122" w:author="Chelsea Lee" w:date="2023-10-08T10:04:00Z">
            <w:rPr>
              <w:rFonts w:ascii="Myriad Pro" w:eastAsia="方正黑体简体" w:hAnsi="Myriad Pro"/>
              <w:szCs w:val="21"/>
            </w:rPr>
          </w:rPrChange>
        </w:rPr>
        <w:t xml:space="preserve">and </w:t>
      </w:r>
      <w:r w:rsidR="00205349" w:rsidRPr="0050323B">
        <w:rPr>
          <w:rFonts w:ascii="Myriad Pro" w:eastAsia="方正黑体简体" w:hAnsi="Myriad Pro"/>
          <w:sz w:val="22"/>
          <w:szCs w:val="22"/>
          <w:rPrChange w:id="1123" w:author="Chelsea Lee" w:date="2023-10-08T10:04:00Z">
            <w:rPr>
              <w:rFonts w:ascii="Myriad Pro" w:eastAsia="方正黑体简体" w:hAnsi="Myriad Pro"/>
              <w:szCs w:val="21"/>
            </w:rPr>
          </w:rPrChange>
        </w:rPr>
        <w:t xml:space="preserve">forward it </w:t>
      </w:r>
      <w:r w:rsidR="00C63253" w:rsidRPr="0050323B">
        <w:rPr>
          <w:rFonts w:ascii="Myriad Pro" w:eastAsia="方正黑体简体" w:hAnsi="Myriad Pro"/>
          <w:sz w:val="22"/>
          <w:szCs w:val="22"/>
          <w:rPrChange w:id="1124" w:author="Chelsea Lee" w:date="2023-10-08T10:04:00Z">
            <w:rPr>
              <w:rFonts w:ascii="Myriad Pro" w:eastAsia="方正黑体简体" w:hAnsi="Myriad Pro"/>
              <w:szCs w:val="21"/>
            </w:rPr>
          </w:rPrChange>
        </w:rPr>
        <w:t>to the connected display.</w:t>
      </w:r>
    </w:p>
    <w:p w14:paraId="2B13570F" w14:textId="77777777" w:rsidR="00C63253" w:rsidRPr="007963C6" w:rsidRDefault="00C63253" w:rsidP="00C63253">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RX devices</w:t>
      </w:r>
    </w:p>
    <w:p w14:paraId="1FFFAB73" w14:textId="77777777" w:rsidR="00C63253" w:rsidRPr="007963C6" w:rsidRDefault="00C63253" w:rsidP="00C63253">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Example: </w:t>
      </w:r>
    </w:p>
    <w:p w14:paraId="60EECF49" w14:textId="68F89543" w:rsidR="00383277"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 </w:t>
      </w:r>
      <w:r w:rsidR="001439BA" w:rsidRPr="007963C6">
        <w:rPr>
          <w:rStyle w:val="aff4"/>
          <w:rFonts w:ascii="Myriad Pro" w:eastAsia="方正黑体简体" w:hAnsi="Myriad Pro"/>
          <w:szCs w:val="21"/>
        </w:rPr>
        <w:t>sinkpower off</w:t>
      </w:r>
    </w:p>
    <w:p w14:paraId="44930C0B" w14:textId="09AAEF15" w:rsidR="00383277"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 </w:t>
      </w:r>
      <w:r w:rsidR="001439BA" w:rsidRPr="007963C6">
        <w:rPr>
          <w:rStyle w:val="aff4"/>
          <w:rFonts w:ascii="Myriad Pro" w:eastAsia="方正黑体简体" w:hAnsi="Myriad Pro"/>
          <w:szCs w:val="21"/>
        </w:rPr>
        <w:t>sinkpower on</w:t>
      </w:r>
    </w:p>
    <w:p w14:paraId="5841EABF" w14:textId="77777777" w:rsidR="00383277" w:rsidRPr="007963C6" w:rsidRDefault="00383277" w:rsidP="00CD63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lastRenderedPageBreak/>
        <w:t>/ #</w:t>
      </w:r>
    </w:p>
    <w:p w14:paraId="2C3D7624" w14:textId="6CA3FE2C" w:rsidR="00383277" w:rsidRPr="007963C6" w:rsidRDefault="00651DD3" w:rsidP="003920AB">
      <w:pPr>
        <w:pStyle w:val="3"/>
      </w:pPr>
      <w:bookmarkStart w:id="1125" w:name="_Toc214962399"/>
      <w:r w:rsidRPr="007963C6">
        <w:t xml:space="preserve">Sending </w:t>
      </w:r>
      <w:r w:rsidR="00A052F4" w:rsidRPr="007963C6">
        <w:t xml:space="preserve">Specific </w:t>
      </w:r>
      <w:r w:rsidRPr="007963C6">
        <w:t>CEC Commands to the Display</w:t>
      </w:r>
      <w:bookmarkEnd w:id="1125"/>
    </w:p>
    <w:p w14:paraId="07E8E167" w14:textId="77777777" w:rsidR="0049253E" w:rsidRPr="007963C6" w:rsidRDefault="0049253E" w:rsidP="0049253E">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4A534CD7" w14:textId="77777777" w:rsidR="00383277" w:rsidRPr="007963C6" w:rsidRDefault="00383277" w:rsidP="0087793C">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cec -s “</w:t>
      </w:r>
      <w:r w:rsidRPr="007963C6">
        <w:rPr>
          <w:rStyle w:val="aff4"/>
          <w:rFonts w:ascii="Myriad Pro" w:eastAsia="方正黑体简体" w:hAnsi="Myriad Pro"/>
          <w:i w:val="0"/>
          <w:szCs w:val="21"/>
        </w:rPr>
        <w:t>ADDR OPCODE</w:t>
      </w:r>
      <w:r w:rsidRPr="007963C6">
        <w:rPr>
          <w:rStyle w:val="aff4"/>
          <w:rFonts w:ascii="Myriad Pro" w:eastAsia="方正黑体简体" w:hAnsi="Myriad Pro"/>
          <w:szCs w:val="21"/>
        </w:rPr>
        <w:t xml:space="preserve">; </w:t>
      </w:r>
      <w:r w:rsidRPr="007963C6">
        <w:rPr>
          <w:rStyle w:val="aff4"/>
          <w:rFonts w:ascii="Myriad Pro" w:eastAsia="方正黑体简体" w:hAnsi="Myriad Pro"/>
          <w:i w:val="0"/>
          <w:szCs w:val="21"/>
        </w:rPr>
        <w:t>ADDR OPCODE</w:t>
      </w:r>
      <w:r w:rsidRPr="007963C6">
        <w:rPr>
          <w:rStyle w:val="aff4"/>
          <w:rFonts w:ascii="Myriad Pro" w:eastAsia="方正黑体简体" w:hAnsi="Myriad Pro"/>
          <w:szCs w:val="21"/>
        </w:rPr>
        <w:t>; ...”</w:t>
      </w:r>
    </w:p>
    <w:p w14:paraId="25CAC176" w14:textId="413EAA1E" w:rsidR="0049253E" w:rsidRPr="007963C6" w:rsidRDefault="0049253E" w:rsidP="0049253E">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Description:</w:t>
      </w:r>
      <w:r w:rsidR="00B06DFD" w:rsidRPr="007963C6">
        <w:rPr>
          <w:rFonts w:ascii="Myriad Pro" w:eastAsia="方正黑体简体" w:hAnsi="Myriad Pro"/>
          <w:b/>
          <w:bCs/>
          <w:sz w:val="22"/>
          <w:szCs w:val="22"/>
        </w:rPr>
        <w:t xml:space="preserve"> </w:t>
      </w:r>
    </w:p>
    <w:p w14:paraId="543EF8BB" w14:textId="72CCD1F8" w:rsidR="00B06DFD" w:rsidRPr="007963C6" w:rsidRDefault="00F234E7">
      <w:pPr>
        <w:spacing w:line="360" w:lineRule="auto"/>
        <w:ind w:leftChars="500" w:left="1050"/>
        <w:rPr>
          <w:rFonts w:ascii="Myriad Pro" w:eastAsia="方正黑体简体" w:hAnsi="Myriad Pro"/>
          <w:sz w:val="22"/>
          <w:szCs w:val="22"/>
        </w:rPr>
        <w:pPrChange w:id="1126" w:author="Chelsea Lee" w:date="2023-10-08T10:04:00Z">
          <w:pPr>
            <w:ind w:leftChars="500" w:left="1050"/>
          </w:pPr>
        </w:pPrChange>
      </w:pPr>
      <w:r w:rsidRPr="007963C6">
        <w:rPr>
          <w:rFonts w:ascii="Myriad Pro" w:eastAsia="方正黑体简体" w:hAnsi="Myriad Pro"/>
          <w:sz w:val="22"/>
          <w:szCs w:val="22"/>
        </w:rPr>
        <w:t>This command is used to r</w:t>
      </w:r>
      <w:r w:rsidR="00B06DFD" w:rsidRPr="007963C6">
        <w:rPr>
          <w:rFonts w:ascii="Myriad Pro" w:eastAsia="方正黑体简体" w:hAnsi="Myriad Pro"/>
          <w:sz w:val="22"/>
          <w:szCs w:val="22"/>
        </w:rPr>
        <w:t>equest the device to send a string of CEC command</w:t>
      </w:r>
      <w:r w:rsidR="00353335" w:rsidRPr="007963C6">
        <w:rPr>
          <w:rFonts w:ascii="Myriad Pro" w:eastAsia="方正黑体简体" w:hAnsi="Myriad Pro"/>
          <w:sz w:val="22"/>
          <w:szCs w:val="22"/>
        </w:rPr>
        <w:t>s</w:t>
      </w:r>
      <w:r w:rsidRPr="007963C6">
        <w:rPr>
          <w:rFonts w:ascii="Myriad Pro" w:eastAsia="方正黑体简体" w:hAnsi="Myriad Pro"/>
          <w:sz w:val="22"/>
          <w:szCs w:val="22"/>
        </w:rPr>
        <w:t xml:space="preserve"> </w:t>
      </w:r>
      <w:r w:rsidR="00353335" w:rsidRPr="007963C6">
        <w:rPr>
          <w:rFonts w:ascii="Myriad Pro" w:eastAsia="方正黑体简体" w:hAnsi="Myriad Pro"/>
          <w:sz w:val="22"/>
          <w:szCs w:val="22"/>
        </w:rPr>
        <w:t>to the display. These</w:t>
      </w:r>
      <w:r w:rsidR="00967256" w:rsidRPr="007963C6">
        <w:rPr>
          <w:rFonts w:ascii="Myriad Pro" w:eastAsia="方正黑体简体" w:hAnsi="Myriad Pro"/>
          <w:sz w:val="22"/>
          <w:szCs w:val="22"/>
        </w:rPr>
        <w:t xml:space="preserve"> different</w:t>
      </w:r>
      <w:r w:rsidR="00353335" w:rsidRPr="007963C6">
        <w:rPr>
          <w:rFonts w:ascii="Myriad Pro" w:eastAsia="方正黑体简体" w:hAnsi="Myriad Pro"/>
          <w:sz w:val="22"/>
          <w:szCs w:val="22"/>
        </w:rPr>
        <w:t xml:space="preserve"> CEC commands can be separated with </w:t>
      </w:r>
      <w:r w:rsidR="00967256" w:rsidRPr="007963C6">
        <w:rPr>
          <w:rFonts w:ascii="Myriad Pro" w:eastAsia="方正黑体简体" w:hAnsi="Myriad Pro"/>
          <w:sz w:val="22"/>
          <w:szCs w:val="22"/>
        </w:rPr>
        <w:t xml:space="preserve">semicolons </w:t>
      </w:r>
      <w:r w:rsidR="00353335" w:rsidRPr="007963C6">
        <w:rPr>
          <w:rFonts w:ascii="Myriad Pro" w:eastAsia="方正黑体简体" w:hAnsi="Myriad Pro"/>
          <w:sz w:val="22"/>
          <w:szCs w:val="22"/>
        </w:rPr>
        <w:t>“;”.</w:t>
      </w:r>
    </w:p>
    <w:p w14:paraId="5F03836F" w14:textId="593E218E" w:rsidR="00A052F4" w:rsidRPr="007963C6" w:rsidRDefault="00A052F4">
      <w:pPr>
        <w:spacing w:line="360" w:lineRule="auto"/>
        <w:ind w:leftChars="500" w:left="1050"/>
        <w:rPr>
          <w:rFonts w:ascii="Myriad Pro" w:eastAsia="方正黑体简体" w:hAnsi="Myriad Pro"/>
          <w:sz w:val="22"/>
          <w:szCs w:val="22"/>
        </w:rPr>
        <w:pPrChange w:id="1127" w:author="Chelsea Lee" w:date="2023-10-08T10:04:00Z">
          <w:pPr>
            <w:ind w:leftChars="500" w:left="1050"/>
          </w:pPr>
        </w:pPrChange>
      </w:pPr>
      <w:r w:rsidRPr="007963C6">
        <w:rPr>
          <w:rFonts w:ascii="Myriad Pro" w:eastAsia="方正黑体简体" w:hAnsi="Myriad Pro"/>
          <w:sz w:val="22"/>
          <w:szCs w:val="22"/>
        </w:rPr>
        <w:t xml:space="preserve">Note: </w:t>
      </w:r>
    </w:p>
    <w:p w14:paraId="7A6DBBC3" w14:textId="48FC60BE" w:rsidR="00410416" w:rsidRPr="007963C6" w:rsidRDefault="00372CC5">
      <w:pPr>
        <w:spacing w:line="360" w:lineRule="auto"/>
        <w:ind w:leftChars="500" w:left="1050"/>
        <w:rPr>
          <w:rFonts w:ascii="Myriad Pro" w:eastAsia="方正黑体简体" w:hAnsi="Myriad Pro"/>
          <w:sz w:val="22"/>
          <w:szCs w:val="22"/>
        </w:rPr>
        <w:pPrChange w:id="1128" w:author="Chelsea Lee" w:date="2023-10-08T10:04:00Z">
          <w:pPr>
            <w:ind w:leftChars="500" w:left="1050"/>
          </w:pPr>
        </w:pPrChange>
      </w:pPr>
      <w:bookmarkStart w:id="1129" w:name="OLE_LINK13"/>
      <w:r w:rsidRPr="007963C6">
        <w:rPr>
          <w:rFonts w:ascii="Myriad Pro" w:eastAsia="方正黑体简体" w:hAnsi="Myriad Pro"/>
          <w:sz w:val="22"/>
          <w:szCs w:val="22"/>
        </w:rPr>
        <w:t>Available CEC commands for display devices may vary among vendors, for more information, see the display’s user guide.</w:t>
      </w:r>
    </w:p>
    <w:bookmarkEnd w:id="1129"/>
    <w:p w14:paraId="373CA729" w14:textId="77777777" w:rsidR="002978D3" w:rsidRPr="007963C6" w:rsidRDefault="002978D3" w:rsidP="0050323B">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RX devices</w:t>
      </w:r>
    </w:p>
    <w:p w14:paraId="2CE5A191" w14:textId="77777777" w:rsidR="002978D3" w:rsidRPr="007963C6" w:rsidRDefault="002978D3" w:rsidP="002978D3">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Example: </w:t>
      </w:r>
    </w:p>
    <w:p w14:paraId="0D528794" w14:textId="10C5FA1E" w:rsidR="00383277" w:rsidRPr="007963C6" w:rsidRDefault="0087793C" w:rsidP="0087793C">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w:t>
      </w:r>
      <w:r w:rsidR="00C85D2B" w:rsidRPr="007963C6">
        <w:rPr>
          <w:rStyle w:val="aff4"/>
          <w:rFonts w:ascii="Myriad Pro" w:eastAsia="方正黑体简体" w:hAnsi="Myriad Pro"/>
          <w:szCs w:val="21"/>
        </w:rPr>
        <w:t xml:space="preserve"> </w:t>
      </w:r>
      <w:r w:rsidR="00383277" w:rsidRPr="007963C6">
        <w:rPr>
          <w:rStyle w:val="aff4"/>
          <w:rFonts w:ascii="Myriad Pro" w:eastAsia="方正黑体简体" w:hAnsi="Myriad Pro"/>
          <w:szCs w:val="21"/>
        </w:rPr>
        <w:t>cec -s “40 04”</w:t>
      </w:r>
    </w:p>
    <w:p w14:paraId="6177CF90" w14:textId="77777777" w:rsidR="0087793C" w:rsidRPr="007963C6" w:rsidRDefault="0087793C" w:rsidP="0087793C">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w:t>
      </w:r>
    </w:p>
    <w:p w14:paraId="3F90A45A" w14:textId="7A433165" w:rsidR="00383277" w:rsidRPr="007963C6" w:rsidRDefault="0014768D" w:rsidP="009707B4">
      <w:pPr>
        <w:pStyle w:val="3"/>
        <w:rPr>
          <w:szCs w:val="21"/>
        </w:rPr>
      </w:pPr>
      <w:bookmarkStart w:id="1130" w:name="_Toc214962400"/>
      <w:r w:rsidRPr="007963C6">
        <w:rPr>
          <w:szCs w:val="21"/>
        </w:rPr>
        <w:t>Assigning a Source to RX</w:t>
      </w:r>
      <w:bookmarkEnd w:id="1130"/>
    </w:p>
    <w:p w14:paraId="0A9A4B65" w14:textId="4C0D434E" w:rsidR="00B548EE" w:rsidRPr="007963C6" w:rsidRDefault="00B548EE" w:rsidP="00E31CE0">
      <w:pPr>
        <w:spacing w:line="360" w:lineRule="auto"/>
        <w:ind w:leftChars="500" w:left="1050"/>
        <w:rPr>
          <w:rFonts w:ascii="Myriad Pro" w:eastAsia="方正黑体简体" w:hAnsi="Myriad Pro"/>
          <w:sz w:val="22"/>
          <w:szCs w:val="22"/>
        </w:rPr>
      </w:pPr>
      <w:r w:rsidRPr="007963C6">
        <w:rPr>
          <w:rFonts w:ascii="Myriad Pro" w:eastAsia="方正黑体简体" w:hAnsi="Myriad Pro"/>
          <w:sz w:val="22"/>
          <w:szCs w:val="22"/>
        </w:rPr>
        <w:t xml:space="preserve">By default, </w:t>
      </w:r>
      <w:r w:rsidR="003E016C" w:rsidRPr="007963C6">
        <w:rPr>
          <w:rFonts w:ascii="Myriad Pro" w:eastAsia="方正黑体简体" w:hAnsi="Myriad Pro"/>
          <w:sz w:val="22"/>
          <w:szCs w:val="22"/>
        </w:rPr>
        <w:t xml:space="preserve">each </w:t>
      </w:r>
      <w:r w:rsidR="00383277" w:rsidRPr="007963C6">
        <w:rPr>
          <w:rFonts w:ascii="Myriad Pro" w:eastAsia="方正黑体简体" w:hAnsi="Myriad Pro"/>
          <w:sz w:val="22"/>
          <w:szCs w:val="22"/>
        </w:rPr>
        <w:t>RX</w:t>
      </w:r>
      <w:r w:rsidR="003E016C" w:rsidRPr="007963C6">
        <w:rPr>
          <w:rFonts w:ascii="Myriad Pro" w:eastAsia="方正黑体简体" w:hAnsi="Myriad Pro"/>
          <w:sz w:val="22"/>
          <w:szCs w:val="22"/>
        </w:rPr>
        <w:t xml:space="preserve"> device</w:t>
      </w:r>
      <w:r w:rsidRPr="007963C6">
        <w:rPr>
          <w:rFonts w:ascii="Myriad Pro" w:eastAsia="方正黑体简体" w:hAnsi="Myriad Pro"/>
          <w:sz w:val="22"/>
          <w:szCs w:val="22"/>
        </w:rPr>
        <w:t xml:space="preserve"> automatically searches for online TX</w:t>
      </w:r>
      <w:r w:rsidR="003E016C" w:rsidRPr="007963C6">
        <w:rPr>
          <w:rFonts w:ascii="Myriad Pro" w:eastAsia="方正黑体简体" w:hAnsi="Myriad Pro"/>
          <w:sz w:val="22"/>
          <w:szCs w:val="22"/>
        </w:rPr>
        <w:t xml:space="preserve"> devices, and pairs with one of them </w:t>
      </w:r>
      <w:r w:rsidR="00A70145" w:rsidRPr="007963C6">
        <w:rPr>
          <w:rFonts w:ascii="Myriad Pro" w:eastAsia="方正黑体简体" w:hAnsi="Myriad Pro"/>
          <w:sz w:val="22"/>
          <w:szCs w:val="22"/>
        </w:rPr>
        <w:t xml:space="preserve">in the following </w:t>
      </w:r>
      <w:r w:rsidR="001676E8" w:rsidRPr="007963C6">
        <w:rPr>
          <w:rFonts w:ascii="Myriad Pro" w:eastAsia="方正黑体简体" w:hAnsi="Myriad Pro"/>
          <w:sz w:val="22"/>
          <w:szCs w:val="22"/>
        </w:rPr>
        <w:t>method</w:t>
      </w:r>
      <w:r w:rsidR="00A70145" w:rsidRPr="007963C6">
        <w:rPr>
          <w:rFonts w:ascii="Myriad Pro" w:eastAsia="方正黑体简体" w:hAnsi="Myriad Pro"/>
          <w:sz w:val="22"/>
          <w:szCs w:val="22"/>
        </w:rPr>
        <w:t>s:</w:t>
      </w:r>
    </w:p>
    <w:p w14:paraId="3F02E950" w14:textId="48D833FC" w:rsidR="00C85D2B" w:rsidRPr="007963C6" w:rsidRDefault="00E31CE0">
      <w:pPr>
        <w:pStyle w:val="af7"/>
        <w:numPr>
          <w:ilvl w:val="0"/>
          <w:numId w:val="6"/>
        </w:numPr>
        <w:spacing w:line="360" w:lineRule="auto"/>
        <w:ind w:left="1491" w:firstLineChars="0"/>
        <w:rPr>
          <w:rFonts w:ascii="Myriad Pro" w:eastAsia="方正黑体简体" w:hAnsi="Myriad Pro"/>
          <w:sz w:val="22"/>
          <w:szCs w:val="22"/>
        </w:rPr>
      </w:pPr>
      <w:r w:rsidRPr="007963C6">
        <w:rPr>
          <w:rFonts w:ascii="Myriad Pro" w:eastAsia="方正黑体简体" w:hAnsi="Myriad Pro"/>
          <w:sz w:val="22"/>
          <w:szCs w:val="22"/>
        </w:rPr>
        <w:t>RX automatically pairs with one TX.</w:t>
      </w:r>
    </w:p>
    <w:p w14:paraId="41539A7C" w14:textId="47C64644" w:rsidR="00C85D2B" w:rsidRPr="007963C6" w:rsidRDefault="00E31CE0" w:rsidP="00E31CE0">
      <w:pPr>
        <w:pStyle w:val="af7"/>
        <w:spacing w:line="360" w:lineRule="auto"/>
        <w:ind w:left="1491" w:firstLineChars="0" w:firstLine="0"/>
        <w:rPr>
          <w:rFonts w:ascii="Myriad Pro" w:eastAsia="方正黑体简体" w:hAnsi="Myriad Pro"/>
          <w:sz w:val="22"/>
          <w:szCs w:val="22"/>
        </w:rPr>
      </w:pPr>
      <w:r w:rsidRPr="007963C6">
        <w:rPr>
          <w:rFonts w:ascii="Myriad Pro" w:eastAsia="方正黑体简体" w:hAnsi="Myriad Pro"/>
          <w:sz w:val="22"/>
          <w:szCs w:val="22"/>
        </w:rPr>
        <w:t xml:space="preserve">This function is mostly used in the scenarios of extenders. </w:t>
      </w:r>
    </w:p>
    <w:p w14:paraId="38DE0A22" w14:textId="676A3235" w:rsidR="00C85D2B" w:rsidRPr="007963C6" w:rsidRDefault="00144523">
      <w:pPr>
        <w:pStyle w:val="af7"/>
        <w:numPr>
          <w:ilvl w:val="0"/>
          <w:numId w:val="6"/>
        </w:numPr>
        <w:spacing w:line="360" w:lineRule="auto"/>
        <w:ind w:left="1491" w:firstLineChars="0"/>
        <w:rPr>
          <w:rFonts w:ascii="Myriad Pro" w:eastAsia="方正黑体简体" w:hAnsi="Myriad Pro"/>
          <w:sz w:val="22"/>
          <w:szCs w:val="22"/>
        </w:rPr>
      </w:pPr>
      <w:r w:rsidRPr="007963C6">
        <w:rPr>
          <w:rFonts w:ascii="Myriad Pro" w:eastAsia="方正黑体简体" w:hAnsi="Myriad Pro"/>
          <w:sz w:val="22"/>
          <w:szCs w:val="22"/>
        </w:rPr>
        <w:t>RX is paired with one TX manually.</w:t>
      </w:r>
    </w:p>
    <w:p w14:paraId="34347479" w14:textId="267F451C" w:rsidR="00902915" w:rsidRPr="007963C6" w:rsidRDefault="00144523" w:rsidP="00144523">
      <w:pPr>
        <w:pStyle w:val="af7"/>
        <w:spacing w:line="360" w:lineRule="auto"/>
        <w:ind w:left="1491" w:firstLineChars="0" w:firstLine="0"/>
        <w:rPr>
          <w:rFonts w:ascii="Myriad Pro" w:eastAsia="方正黑体简体" w:hAnsi="Myriad Pro"/>
          <w:sz w:val="22"/>
          <w:szCs w:val="22"/>
        </w:rPr>
      </w:pPr>
      <w:r w:rsidRPr="007963C6">
        <w:rPr>
          <w:rFonts w:ascii="Myriad Pro" w:eastAsia="方正黑体简体" w:hAnsi="Myriad Pro"/>
          <w:sz w:val="22"/>
          <w:szCs w:val="22"/>
        </w:rPr>
        <w:t xml:space="preserve">RX pairs with each TX in turn automatically by </w:t>
      </w:r>
      <w:r w:rsidR="00902915" w:rsidRPr="007963C6">
        <w:rPr>
          <w:rFonts w:ascii="Myriad Pro" w:eastAsia="方正黑体简体" w:hAnsi="Myriad Pro"/>
          <w:sz w:val="22"/>
          <w:szCs w:val="22"/>
        </w:rPr>
        <w:t>long pressing</w:t>
      </w:r>
      <w:r w:rsidRPr="007963C6">
        <w:rPr>
          <w:rFonts w:ascii="Myriad Pro" w:eastAsia="方正黑体简体" w:hAnsi="Myriad Pro"/>
          <w:sz w:val="22"/>
          <w:szCs w:val="22"/>
        </w:rPr>
        <w:t xml:space="preserve"> the info/source button on the RX’s front panel </w:t>
      </w:r>
      <w:r w:rsidR="001034B5" w:rsidRPr="007963C6">
        <w:rPr>
          <w:rFonts w:ascii="Myriad Pro" w:eastAsia="方正黑体简体" w:hAnsi="Myriad Pro"/>
          <w:sz w:val="22"/>
          <w:szCs w:val="22"/>
        </w:rPr>
        <w:t>for more than 2 seconds</w:t>
      </w:r>
      <w:r w:rsidR="00902915" w:rsidRPr="007963C6">
        <w:rPr>
          <w:rFonts w:ascii="Myriad Pro" w:eastAsia="方正黑体简体" w:hAnsi="Myriad Pro"/>
          <w:sz w:val="22"/>
          <w:szCs w:val="22"/>
        </w:rPr>
        <w:t xml:space="preserve">. Source switching occurs once each time the button is being long pressed. </w:t>
      </w:r>
    </w:p>
    <w:p w14:paraId="716CCFF9" w14:textId="1DE34E02" w:rsidR="00144523" w:rsidRPr="007963C6" w:rsidRDefault="00902915" w:rsidP="00144523">
      <w:pPr>
        <w:pStyle w:val="af7"/>
        <w:spacing w:line="360" w:lineRule="auto"/>
        <w:ind w:left="1491" w:firstLineChars="0" w:firstLine="0"/>
        <w:rPr>
          <w:rFonts w:ascii="Myriad Pro" w:eastAsia="方正黑体简体" w:hAnsi="Myriad Pro"/>
          <w:sz w:val="22"/>
          <w:szCs w:val="22"/>
        </w:rPr>
      </w:pPr>
      <w:r w:rsidRPr="007963C6">
        <w:rPr>
          <w:rFonts w:ascii="Myriad Pro" w:eastAsia="方正黑体简体" w:hAnsi="Myriad Pro"/>
          <w:sz w:val="22"/>
          <w:szCs w:val="22"/>
        </w:rPr>
        <w:t>This function is mostly used in the small-scale networking scenarios.</w:t>
      </w:r>
    </w:p>
    <w:p w14:paraId="1687AD1F" w14:textId="627B7A9D" w:rsidR="00C85D2B" w:rsidRPr="007963C6" w:rsidRDefault="00B95182">
      <w:pPr>
        <w:pStyle w:val="af7"/>
        <w:numPr>
          <w:ilvl w:val="0"/>
          <w:numId w:val="6"/>
        </w:numPr>
        <w:spacing w:line="360" w:lineRule="auto"/>
        <w:ind w:left="1491" w:firstLineChars="0"/>
        <w:rPr>
          <w:rFonts w:ascii="Myriad Pro" w:eastAsia="方正黑体简体" w:hAnsi="Myriad Pro"/>
          <w:sz w:val="22"/>
          <w:szCs w:val="22"/>
        </w:rPr>
      </w:pPr>
      <w:r w:rsidRPr="007963C6">
        <w:rPr>
          <w:rFonts w:ascii="Myriad Pro" w:eastAsia="方正黑体简体" w:hAnsi="Myriad Pro"/>
          <w:sz w:val="22"/>
          <w:szCs w:val="22"/>
        </w:rPr>
        <w:t>RX is paired with one TX through API commands.</w:t>
      </w:r>
    </w:p>
    <w:p w14:paraId="6D1704A9" w14:textId="33BA0F28" w:rsidR="00B95182" w:rsidRPr="007963C6" w:rsidRDefault="001676E8" w:rsidP="008F01C6">
      <w:pPr>
        <w:pStyle w:val="af7"/>
        <w:spacing w:line="360" w:lineRule="auto"/>
        <w:ind w:left="1491" w:firstLineChars="0" w:firstLine="0"/>
        <w:rPr>
          <w:rFonts w:ascii="Myriad Pro" w:eastAsia="方正黑体简体" w:hAnsi="Myriad Pro"/>
          <w:sz w:val="22"/>
          <w:szCs w:val="22"/>
        </w:rPr>
      </w:pPr>
      <w:bookmarkStart w:id="1131" w:name="OLE_LINK14"/>
      <w:r w:rsidRPr="007963C6">
        <w:rPr>
          <w:rFonts w:ascii="Myriad Pro" w:eastAsia="方正黑体简体" w:hAnsi="Myriad Pro"/>
          <w:sz w:val="22"/>
          <w:szCs w:val="22"/>
        </w:rPr>
        <w:t xml:space="preserve">Once API command for pairing is sent to the device, the above two pairing methods </w:t>
      </w:r>
      <w:r w:rsidR="00552A22" w:rsidRPr="007963C6">
        <w:rPr>
          <w:rFonts w:ascii="Myriad Pro" w:eastAsia="方正黑体简体" w:hAnsi="Myriad Pro"/>
          <w:sz w:val="22"/>
          <w:szCs w:val="22"/>
        </w:rPr>
        <w:t>will become invalid unless the device is restored to factory defaults.</w:t>
      </w:r>
      <w:r w:rsidRPr="007963C6">
        <w:rPr>
          <w:rFonts w:ascii="Myriad Pro" w:eastAsia="方正黑体简体" w:hAnsi="Myriad Pro"/>
          <w:sz w:val="22"/>
          <w:szCs w:val="22"/>
        </w:rPr>
        <w:t xml:space="preserve"> </w:t>
      </w:r>
    </w:p>
    <w:p w14:paraId="38F2B631" w14:textId="190F6BFC" w:rsidR="006C1967" w:rsidRPr="007963C6" w:rsidRDefault="006C1967" w:rsidP="008F01C6">
      <w:pPr>
        <w:pStyle w:val="af7"/>
        <w:spacing w:line="360" w:lineRule="auto"/>
        <w:ind w:left="1491" w:firstLineChars="0" w:firstLine="0"/>
        <w:rPr>
          <w:rFonts w:ascii="Myriad Pro" w:eastAsia="方正黑体简体" w:hAnsi="Myriad Pro"/>
          <w:sz w:val="22"/>
          <w:szCs w:val="22"/>
        </w:rPr>
      </w:pPr>
      <w:r w:rsidRPr="007963C6">
        <w:rPr>
          <w:rFonts w:ascii="Myriad Pro" w:eastAsia="方正黑体简体" w:hAnsi="Myriad Pro"/>
          <w:sz w:val="22"/>
          <w:szCs w:val="22"/>
        </w:rPr>
        <w:t>This function is used in large-scale networking scenarios.</w:t>
      </w:r>
    </w:p>
    <w:bookmarkEnd w:id="1131"/>
    <w:p w14:paraId="3CFEB22F" w14:textId="77777777" w:rsidR="007D7935" w:rsidRPr="007963C6" w:rsidRDefault="007D7935" w:rsidP="00382B1E">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3F3E0A5E" w14:textId="77777777" w:rsidR="00C85D2B" w:rsidRPr="007963C6" w:rsidRDefault="00C85D2B" w:rsidP="00C85D2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 xml:space="preserve">gbconfig --source-select=SOURCE </w:t>
      </w:r>
    </w:p>
    <w:p w14:paraId="4A20973B" w14:textId="77777777" w:rsidR="00C85D2B" w:rsidRPr="007963C6" w:rsidRDefault="00C85D2B" w:rsidP="00C85D2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lastRenderedPageBreak/>
        <w:t xml:space="preserve">gbconfig --vsource-select=SOURCE </w:t>
      </w:r>
    </w:p>
    <w:p w14:paraId="5F569F87" w14:textId="77777777" w:rsidR="00C85D2B" w:rsidRPr="007963C6" w:rsidRDefault="00C85D2B" w:rsidP="00C85D2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 xml:space="preserve">gbconfig --asource-select=SOURCE </w:t>
      </w:r>
    </w:p>
    <w:p w14:paraId="1932E9DE" w14:textId="77777777" w:rsidR="00C85D2B" w:rsidRPr="007963C6" w:rsidRDefault="00C85D2B" w:rsidP="00C85D2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gbconfig --ssource-select=SOURCE</w:t>
      </w:r>
    </w:p>
    <w:p w14:paraId="04E81768" w14:textId="77777777" w:rsidR="00C85D2B" w:rsidRPr="007963C6" w:rsidRDefault="00C85D2B" w:rsidP="00C85D2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e e_reconnect</w:t>
      </w:r>
    </w:p>
    <w:p w14:paraId="08F2BBAA" w14:textId="77777777" w:rsidR="007D7935" w:rsidRPr="007963C6" w:rsidRDefault="007D7935" w:rsidP="00382B1E">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Description:</w:t>
      </w:r>
    </w:p>
    <w:p w14:paraId="567071C0" w14:textId="2116EC7A" w:rsidR="00C85D2B" w:rsidRPr="007963C6" w:rsidRDefault="00383277">
      <w:pPr>
        <w:pStyle w:val="af7"/>
        <w:numPr>
          <w:ilvl w:val="0"/>
          <w:numId w:val="21"/>
        </w:numPr>
        <w:spacing w:line="360" w:lineRule="auto"/>
        <w:ind w:left="1911" w:firstLineChars="0"/>
        <w:rPr>
          <w:rFonts w:ascii="Myriad Pro" w:eastAsia="方正黑体简体" w:hAnsi="Myriad Pro"/>
          <w:sz w:val="22"/>
          <w:szCs w:val="22"/>
        </w:rPr>
      </w:pPr>
      <w:r w:rsidRPr="007963C6">
        <w:rPr>
          <w:rFonts w:ascii="Myriad Pro" w:eastAsia="方正黑体简体" w:hAnsi="Myriad Pro"/>
          <w:i/>
          <w:iCs/>
          <w:sz w:val="22"/>
          <w:szCs w:val="22"/>
        </w:rPr>
        <w:t>SOURCE</w:t>
      </w:r>
      <w:r w:rsidRPr="007963C6">
        <w:rPr>
          <w:rFonts w:ascii="Myriad Pro" w:eastAsia="方正黑体简体" w:hAnsi="Myriad Pro"/>
          <w:sz w:val="22"/>
          <w:szCs w:val="22"/>
        </w:rPr>
        <w:t>:</w:t>
      </w:r>
      <w:r w:rsidR="007D7935" w:rsidRPr="007963C6">
        <w:rPr>
          <w:rFonts w:ascii="Myriad Pro" w:eastAsia="方正黑体简体" w:hAnsi="Myriad Pro"/>
          <w:sz w:val="22"/>
          <w:szCs w:val="22"/>
        </w:rPr>
        <w:t xml:space="preserve"> </w:t>
      </w:r>
      <w:r w:rsidRPr="007963C6">
        <w:rPr>
          <w:rFonts w:ascii="Myriad Pro" w:eastAsia="方正黑体简体" w:hAnsi="Myriad Pro"/>
          <w:sz w:val="22"/>
          <w:szCs w:val="22"/>
        </w:rPr>
        <w:t>TX</w:t>
      </w:r>
      <w:r w:rsidR="007D7935" w:rsidRPr="007963C6">
        <w:rPr>
          <w:rFonts w:ascii="Myriad Pro" w:eastAsia="方正黑体简体" w:hAnsi="Myriad Pro"/>
          <w:sz w:val="22"/>
          <w:szCs w:val="22"/>
        </w:rPr>
        <w:t>’s MAC address</w:t>
      </w:r>
    </w:p>
    <w:p w14:paraId="0C722C78" w14:textId="11ED7D7B" w:rsidR="00C85D2B" w:rsidRPr="007963C6" w:rsidRDefault="00383277">
      <w:pPr>
        <w:pStyle w:val="af7"/>
        <w:numPr>
          <w:ilvl w:val="0"/>
          <w:numId w:val="22"/>
        </w:numPr>
        <w:spacing w:line="360" w:lineRule="auto"/>
        <w:ind w:left="1911" w:firstLineChars="0"/>
        <w:rPr>
          <w:rFonts w:ascii="Myriad Pro" w:eastAsia="方正黑体简体" w:hAnsi="Myriad Pro"/>
          <w:sz w:val="22"/>
          <w:szCs w:val="22"/>
        </w:rPr>
      </w:pPr>
      <w:r w:rsidRPr="007963C6">
        <w:rPr>
          <w:rFonts w:ascii="Myriad Pro" w:eastAsia="方正黑体简体" w:hAnsi="Myriad Pro"/>
          <w:i/>
          <w:iCs/>
          <w:sz w:val="22"/>
          <w:szCs w:val="22"/>
        </w:rPr>
        <w:t>--vsource-select</w:t>
      </w:r>
      <w:r w:rsidRPr="007963C6">
        <w:rPr>
          <w:rFonts w:ascii="Myriad Pro" w:eastAsia="方正黑体简体" w:hAnsi="Myriad Pro"/>
          <w:sz w:val="22"/>
          <w:szCs w:val="22"/>
        </w:rPr>
        <w:t>=</w:t>
      </w:r>
      <w:r w:rsidRPr="007963C6">
        <w:rPr>
          <w:rFonts w:ascii="Myriad Pro" w:eastAsia="方正黑体简体" w:hAnsi="Myriad Pro"/>
          <w:i/>
          <w:iCs/>
          <w:sz w:val="22"/>
          <w:szCs w:val="22"/>
        </w:rPr>
        <w:t>SOURCE</w:t>
      </w:r>
      <w:r w:rsidR="007D7935" w:rsidRPr="007963C6">
        <w:rPr>
          <w:rFonts w:ascii="Myriad Pro" w:eastAsia="方正黑体简体" w:hAnsi="Myriad Pro"/>
          <w:sz w:val="22"/>
          <w:szCs w:val="22"/>
        </w:rPr>
        <w:t xml:space="preserve">: </w:t>
      </w:r>
      <w:r w:rsidR="004A2062" w:rsidRPr="007963C6">
        <w:rPr>
          <w:rFonts w:ascii="Myriad Pro" w:eastAsia="方正黑体简体" w:hAnsi="Myriad Pro"/>
          <w:sz w:val="22"/>
          <w:szCs w:val="22"/>
        </w:rPr>
        <w:t xml:space="preserve">Assign a video source </w:t>
      </w:r>
      <w:r w:rsidR="00246A43" w:rsidRPr="007963C6">
        <w:rPr>
          <w:rFonts w:ascii="Myriad Pro" w:eastAsia="方正黑体简体" w:hAnsi="Myriad Pro"/>
          <w:sz w:val="22"/>
          <w:szCs w:val="22"/>
        </w:rPr>
        <w:t>to</w:t>
      </w:r>
      <w:r w:rsidR="004A2062" w:rsidRPr="007963C6">
        <w:rPr>
          <w:rFonts w:ascii="Myriad Pro" w:eastAsia="方正黑体简体" w:hAnsi="Myriad Pro"/>
          <w:sz w:val="22"/>
          <w:szCs w:val="22"/>
        </w:rPr>
        <w:t xml:space="preserve"> the RX</w:t>
      </w:r>
    </w:p>
    <w:p w14:paraId="0BF63212" w14:textId="72ED5D38" w:rsidR="00C85D2B" w:rsidRPr="007963C6" w:rsidRDefault="00383277">
      <w:pPr>
        <w:pStyle w:val="af7"/>
        <w:numPr>
          <w:ilvl w:val="0"/>
          <w:numId w:val="22"/>
        </w:numPr>
        <w:spacing w:line="360" w:lineRule="auto"/>
        <w:ind w:left="1911" w:firstLineChars="0"/>
        <w:rPr>
          <w:rFonts w:ascii="Myriad Pro" w:eastAsia="方正黑体简体" w:hAnsi="Myriad Pro"/>
          <w:sz w:val="22"/>
          <w:szCs w:val="22"/>
        </w:rPr>
      </w:pPr>
      <w:r w:rsidRPr="007963C6">
        <w:rPr>
          <w:rFonts w:ascii="Myriad Pro" w:eastAsia="方正黑体简体" w:hAnsi="Myriad Pro"/>
          <w:i/>
          <w:iCs/>
          <w:sz w:val="22"/>
          <w:szCs w:val="22"/>
        </w:rPr>
        <w:t>--asource-select=SOURCE</w:t>
      </w:r>
      <w:r w:rsidR="007D7935" w:rsidRPr="007963C6">
        <w:rPr>
          <w:rFonts w:ascii="Myriad Pro" w:eastAsia="方正黑体简体" w:hAnsi="Myriad Pro"/>
          <w:sz w:val="22"/>
          <w:szCs w:val="22"/>
        </w:rPr>
        <w:t xml:space="preserve">: </w:t>
      </w:r>
      <w:r w:rsidR="004A2062" w:rsidRPr="007963C6">
        <w:rPr>
          <w:rFonts w:ascii="Myriad Pro" w:eastAsia="方正黑体简体" w:hAnsi="Myriad Pro"/>
          <w:sz w:val="22"/>
          <w:szCs w:val="22"/>
        </w:rPr>
        <w:t xml:space="preserve">Assign an audio source </w:t>
      </w:r>
      <w:r w:rsidR="00246A43" w:rsidRPr="007963C6">
        <w:rPr>
          <w:rFonts w:ascii="Myriad Pro" w:eastAsia="方正黑体简体" w:hAnsi="Myriad Pro"/>
          <w:sz w:val="22"/>
          <w:szCs w:val="22"/>
        </w:rPr>
        <w:t>to</w:t>
      </w:r>
      <w:r w:rsidR="004A2062" w:rsidRPr="007963C6">
        <w:rPr>
          <w:rFonts w:ascii="Myriad Pro" w:eastAsia="方正黑体简体" w:hAnsi="Myriad Pro"/>
          <w:sz w:val="22"/>
          <w:szCs w:val="22"/>
        </w:rPr>
        <w:t xml:space="preserve"> the RX</w:t>
      </w:r>
    </w:p>
    <w:p w14:paraId="3A514368" w14:textId="53A6F3D6" w:rsidR="004A2062" w:rsidRPr="007963C6" w:rsidRDefault="00383277">
      <w:pPr>
        <w:pStyle w:val="af7"/>
        <w:numPr>
          <w:ilvl w:val="0"/>
          <w:numId w:val="22"/>
        </w:numPr>
        <w:spacing w:line="360" w:lineRule="auto"/>
        <w:ind w:left="1911" w:firstLineChars="0"/>
        <w:rPr>
          <w:rFonts w:ascii="Myriad Pro" w:eastAsia="方正黑体简体" w:hAnsi="Myriad Pro"/>
          <w:sz w:val="22"/>
          <w:szCs w:val="22"/>
        </w:rPr>
      </w:pPr>
      <w:r w:rsidRPr="007963C6">
        <w:rPr>
          <w:rFonts w:ascii="Myriad Pro" w:eastAsia="方正黑体简体" w:hAnsi="Myriad Pro"/>
          <w:sz w:val="22"/>
          <w:szCs w:val="22"/>
        </w:rPr>
        <w:t>-</w:t>
      </w:r>
      <w:r w:rsidRPr="007963C6">
        <w:rPr>
          <w:rFonts w:ascii="Myriad Pro" w:eastAsia="方正黑体简体" w:hAnsi="Myriad Pro"/>
          <w:i/>
          <w:iCs/>
          <w:sz w:val="22"/>
          <w:szCs w:val="22"/>
        </w:rPr>
        <w:t>-ssource-select=SOURCE</w:t>
      </w:r>
      <w:r w:rsidR="007D7935" w:rsidRPr="007963C6">
        <w:rPr>
          <w:rFonts w:ascii="Myriad Pro" w:eastAsia="方正黑体简体" w:hAnsi="Myriad Pro"/>
          <w:sz w:val="22"/>
          <w:szCs w:val="22"/>
        </w:rPr>
        <w:t xml:space="preserve">: </w:t>
      </w:r>
      <w:r w:rsidR="004A2062" w:rsidRPr="007963C6">
        <w:rPr>
          <w:rFonts w:ascii="Myriad Pro" w:eastAsia="方正黑体简体" w:hAnsi="Myriad Pro"/>
          <w:sz w:val="22"/>
          <w:szCs w:val="22"/>
        </w:rPr>
        <w:t xml:space="preserve">Assign an RS232 source </w:t>
      </w:r>
      <w:r w:rsidR="00246A43" w:rsidRPr="007963C6">
        <w:rPr>
          <w:rFonts w:ascii="Myriad Pro" w:eastAsia="方正黑体简体" w:hAnsi="Myriad Pro"/>
          <w:sz w:val="22"/>
          <w:szCs w:val="22"/>
        </w:rPr>
        <w:t>to</w:t>
      </w:r>
      <w:r w:rsidR="004A2062" w:rsidRPr="007963C6">
        <w:rPr>
          <w:rFonts w:ascii="Myriad Pro" w:eastAsia="方正黑体简体" w:hAnsi="Myriad Pro"/>
          <w:sz w:val="22"/>
          <w:szCs w:val="22"/>
        </w:rPr>
        <w:t xml:space="preserve"> the RX. </w:t>
      </w:r>
    </w:p>
    <w:p w14:paraId="7A2564A6" w14:textId="36708A01" w:rsidR="004A2062" w:rsidRPr="0050323B" w:rsidRDefault="004A2062">
      <w:pPr>
        <w:spacing w:line="360" w:lineRule="auto"/>
        <w:ind w:left="1471"/>
        <w:rPr>
          <w:rFonts w:ascii="Myriad Pro" w:eastAsia="方正黑体简体" w:hAnsi="Myriad Pro"/>
          <w:sz w:val="22"/>
          <w:szCs w:val="22"/>
          <w:rPrChange w:id="1132" w:author="Chelsea Lee" w:date="2023-10-08T10:04:00Z">
            <w:rPr/>
          </w:rPrChange>
        </w:rPr>
        <w:pPrChange w:id="1133" w:author="Chelsea Lee" w:date="2023-10-08T10:04:00Z">
          <w:pPr>
            <w:pStyle w:val="af7"/>
            <w:spacing w:line="360" w:lineRule="auto"/>
            <w:ind w:left="1911" w:firstLineChars="0" w:firstLine="0"/>
          </w:pPr>
        </w:pPrChange>
      </w:pPr>
      <w:r w:rsidRPr="0050323B">
        <w:rPr>
          <w:rFonts w:ascii="Myriad Pro" w:eastAsia="方正黑体简体" w:hAnsi="Myriad Pro"/>
          <w:sz w:val="22"/>
          <w:szCs w:val="22"/>
          <w:rPrChange w:id="1134" w:author="Chelsea Lee" w:date="2023-10-08T10:04:00Z">
            <w:rPr/>
          </w:rPrChange>
        </w:rPr>
        <w:t>Note: After an RS232 source is assigned to a certain RX, the client app can still</w:t>
      </w:r>
      <w:r w:rsidR="00FC02D0" w:rsidRPr="0050323B">
        <w:rPr>
          <w:rFonts w:ascii="Myriad Pro" w:eastAsia="方正黑体简体" w:hAnsi="Myriad Pro"/>
          <w:sz w:val="22"/>
          <w:szCs w:val="22"/>
          <w:rPrChange w:id="1135" w:author="Chelsea Lee" w:date="2023-10-08T10:04:00Z">
            <w:rPr/>
          </w:rPrChange>
        </w:rPr>
        <w:t xml:space="preserve"> send</w:t>
      </w:r>
      <w:r w:rsidRPr="0050323B">
        <w:rPr>
          <w:rFonts w:ascii="Myriad Pro" w:eastAsia="方正黑体简体" w:hAnsi="Myriad Pro"/>
          <w:sz w:val="22"/>
          <w:szCs w:val="22"/>
          <w:rPrChange w:id="1136" w:author="Chelsea Lee" w:date="2023-10-08T10:04:00Z">
            <w:rPr/>
          </w:rPrChange>
        </w:rPr>
        <w:t xml:space="preserve"> </w:t>
      </w:r>
      <w:r w:rsidR="00CD5554" w:rsidRPr="0050323B">
        <w:rPr>
          <w:rFonts w:ascii="Myriad Pro" w:eastAsia="方正黑体简体" w:hAnsi="Myriad Pro"/>
          <w:sz w:val="22"/>
          <w:szCs w:val="22"/>
          <w:rPrChange w:id="1137" w:author="Chelsea Lee" w:date="2023-10-08T10:04:00Z">
            <w:rPr/>
          </w:rPrChange>
        </w:rPr>
        <w:t>RS232</w:t>
      </w:r>
      <w:r w:rsidRPr="0050323B">
        <w:rPr>
          <w:rFonts w:ascii="Myriad Pro" w:eastAsia="方正黑体简体" w:hAnsi="Myriad Pro"/>
          <w:sz w:val="22"/>
          <w:szCs w:val="22"/>
          <w:rPrChange w:id="1138" w:author="Chelsea Lee" w:date="2023-10-08T10:04:00Z">
            <w:rPr/>
          </w:rPrChange>
        </w:rPr>
        <w:t xml:space="preserve"> commands to the</w:t>
      </w:r>
      <w:r w:rsidR="00D5237B" w:rsidRPr="0050323B">
        <w:rPr>
          <w:rFonts w:ascii="Myriad Pro" w:eastAsia="方正黑体简体" w:hAnsi="Myriad Pro"/>
          <w:sz w:val="22"/>
          <w:szCs w:val="22"/>
          <w:rPrChange w:id="1139" w:author="Chelsea Lee" w:date="2023-10-08T10:04:00Z">
            <w:rPr/>
          </w:rPrChange>
        </w:rPr>
        <w:t xml:space="preserve"> peripheral at</w:t>
      </w:r>
      <w:r w:rsidR="00FC02D0" w:rsidRPr="0050323B">
        <w:rPr>
          <w:rFonts w:ascii="Myriad Pro" w:eastAsia="方正黑体简体" w:hAnsi="Myriad Pro"/>
          <w:sz w:val="22"/>
          <w:szCs w:val="22"/>
          <w:rPrChange w:id="1140" w:author="Chelsea Lee" w:date="2023-10-08T10:04:00Z">
            <w:rPr/>
          </w:rPrChange>
        </w:rPr>
        <w:t xml:space="preserve"> RX</w:t>
      </w:r>
      <w:r w:rsidR="00CC5F66" w:rsidRPr="0050323B">
        <w:rPr>
          <w:rFonts w:ascii="Myriad Pro" w:eastAsia="方正黑体简体" w:hAnsi="Myriad Pro"/>
          <w:sz w:val="22"/>
          <w:szCs w:val="22"/>
          <w:rPrChange w:id="1141" w:author="Chelsea Lee" w:date="2023-10-08T10:04:00Z">
            <w:rPr/>
          </w:rPrChange>
        </w:rPr>
        <w:t>’s serial port</w:t>
      </w:r>
      <w:r w:rsidRPr="0050323B">
        <w:rPr>
          <w:rFonts w:ascii="Myriad Pro" w:eastAsia="方正黑体简体" w:hAnsi="Myriad Pro"/>
          <w:sz w:val="22"/>
          <w:szCs w:val="22"/>
          <w:rPrChange w:id="1142" w:author="Chelsea Lee" w:date="2023-10-08T10:04:00Z">
            <w:rPr/>
          </w:rPrChange>
        </w:rPr>
        <w:t xml:space="preserve"> through the soip2 program.</w:t>
      </w:r>
    </w:p>
    <w:p w14:paraId="0A558599" w14:textId="15CCE1DA" w:rsidR="00C85D2B" w:rsidRPr="007963C6" w:rsidRDefault="00383277">
      <w:pPr>
        <w:pStyle w:val="af7"/>
        <w:numPr>
          <w:ilvl w:val="0"/>
          <w:numId w:val="22"/>
        </w:numPr>
        <w:spacing w:line="360" w:lineRule="auto"/>
        <w:ind w:left="1911" w:firstLineChars="0" w:hanging="442"/>
        <w:rPr>
          <w:rFonts w:ascii="Myriad Pro" w:eastAsia="方正黑体简体" w:hAnsi="Myriad Pro"/>
          <w:sz w:val="22"/>
          <w:szCs w:val="22"/>
        </w:rPr>
      </w:pPr>
      <w:r w:rsidRPr="007963C6">
        <w:rPr>
          <w:rFonts w:ascii="Myriad Pro" w:eastAsia="方正黑体简体" w:hAnsi="Myriad Pro"/>
          <w:i/>
          <w:iCs/>
          <w:sz w:val="22"/>
          <w:szCs w:val="22"/>
        </w:rPr>
        <w:t>--source-select=SOURCE</w:t>
      </w:r>
      <w:r w:rsidR="009E7A13" w:rsidRPr="007963C6">
        <w:rPr>
          <w:rFonts w:ascii="Myriad Pro" w:eastAsia="方正黑体简体" w:hAnsi="Myriad Pro"/>
          <w:i/>
          <w:iCs/>
          <w:sz w:val="22"/>
          <w:szCs w:val="22"/>
        </w:rPr>
        <w:t xml:space="preserve">: </w:t>
      </w:r>
      <w:r w:rsidR="009E7A13" w:rsidRPr="007963C6">
        <w:rPr>
          <w:rFonts w:ascii="Myriad Pro" w:eastAsia="方正黑体简体" w:hAnsi="Myriad Pro"/>
          <w:sz w:val="22"/>
          <w:szCs w:val="22"/>
        </w:rPr>
        <w:t>Route</w:t>
      </w:r>
      <w:r w:rsidR="00246A43" w:rsidRPr="007963C6">
        <w:rPr>
          <w:rFonts w:ascii="Myriad Pro" w:eastAsia="方正黑体简体" w:hAnsi="Myriad Pro"/>
          <w:sz w:val="22"/>
          <w:szCs w:val="22"/>
        </w:rPr>
        <w:t xml:space="preserve"> the video source, audio source and RS232 source </w:t>
      </w:r>
      <w:r w:rsidR="009E7A13" w:rsidRPr="007963C6">
        <w:rPr>
          <w:rFonts w:ascii="Myriad Pro" w:eastAsia="方正黑体简体" w:hAnsi="Myriad Pro"/>
          <w:sz w:val="22"/>
          <w:szCs w:val="22"/>
        </w:rPr>
        <w:t xml:space="preserve">of one TX as a whole to the RX. The </w:t>
      </w:r>
      <w:r w:rsidR="009E7A13" w:rsidRPr="007963C6">
        <w:rPr>
          <w:rFonts w:ascii="Myriad Pro" w:eastAsia="方正黑体简体" w:hAnsi="Myriad Pro"/>
          <w:i/>
          <w:iCs/>
          <w:sz w:val="22"/>
          <w:szCs w:val="22"/>
        </w:rPr>
        <w:t>SOURCE</w:t>
      </w:r>
      <w:r w:rsidR="009E7A13" w:rsidRPr="007963C6">
        <w:rPr>
          <w:rFonts w:ascii="Myriad Pro" w:eastAsia="方正黑体简体" w:hAnsi="Myriad Pro"/>
          <w:sz w:val="22"/>
          <w:szCs w:val="22"/>
        </w:rPr>
        <w:t xml:space="preserve"> is the </w:t>
      </w:r>
      <w:r w:rsidR="00CC55EA" w:rsidRPr="007963C6">
        <w:rPr>
          <w:rFonts w:ascii="Myriad Pro" w:eastAsia="方正黑体简体" w:hAnsi="Myriad Pro"/>
          <w:sz w:val="22"/>
          <w:szCs w:val="22"/>
        </w:rPr>
        <w:t>TX’s MAC address.</w:t>
      </w:r>
    </w:p>
    <w:p w14:paraId="54450472" w14:textId="4B0BF0ED" w:rsidR="00E10FFD" w:rsidRPr="007963C6" w:rsidRDefault="00E10FFD" w:rsidP="00E10FFD">
      <w:pPr>
        <w:spacing w:line="360" w:lineRule="auto"/>
        <w:ind w:left="1469"/>
        <w:rPr>
          <w:rFonts w:ascii="Myriad Pro" w:eastAsia="方正黑体简体" w:hAnsi="Myriad Pro"/>
          <w:sz w:val="22"/>
          <w:szCs w:val="22"/>
        </w:rPr>
      </w:pPr>
      <w:r w:rsidRPr="007963C6">
        <w:rPr>
          <w:rFonts w:ascii="Myriad Pro" w:eastAsia="方正黑体简体" w:hAnsi="Myriad Pro"/>
          <w:sz w:val="22"/>
          <w:szCs w:val="22"/>
        </w:rPr>
        <w:t>If the audio source is not specified, it follows the video source by default.</w:t>
      </w:r>
    </w:p>
    <w:p w14:paraId="68BA25BE" w14:textId="07765460" w:rsidR="00E10FFD" w:rsidRPr="007963C6" w:rsidRDefault="00E10FFD" w:rsidP="00E10FFD">
      <w:pPr>
        <w:spacing w:line="360" w:lineRule="auto"/>
        <w:ind w:left="1469"/>
        <w:rPr>
          <w:rFonts w:ascii="Myriad Pro" w:eastAsia="方正黑体简体" w:hAnsi="Myriad Pro"/>
          <w:sz w:val="22"/>
          <w:szCs w:val="22"/>
        </w:rPr>
      </w:pPr>
      <w:r w:rsidRPr="007963C6">
        <w:rPr>
          <w:rFonts w:ascii="Myriad Pro" w:eastAsia="方正黑体简体" w:hAnsi="Myriad Pro"/>
          <w:sz w:val="22"/>
          <w:szCs w:val="22"/>
        </w:rPr>
        <w:t>If the RS232 source is not specified, it follows the video source by default.</w:t>
      </w:r>
    </w:p>
    <w:p w14:paraId="22B5AE8F" w14:textId="77777777" w:rsidR="00726217" w:rsidRPr="007963C6" w:rsidRDefault="00E10FFD" w:rsidP="00E10FFD">
      <w:pPr>
        <w:spacing w:line="360" w:lineRule="auto"/>
        <w:ind w:left="1469"/>
        <w:rPr>
          <w:rFonts w:ascii="Myriad Pro" w:eastAsia="方正黑体简体" w:hAnsi="Myriad Pro"/>
          <w:sz w:val="22"/>
          <w:szCs w:val="22"/>
        </w:rPr>
      </w:pPr>
      <w:r w:rsidRPr="007963C6">
        <w:rPr>
          <w:rFonts w:ascii="Myriad Pro" w:eastAsia="方正黑体简体" w:hAnsi="Myriad Pro"/>
          <w:sz w:val="22"/>
          <w:szCs w:val="22"/>
        </w:rPr>
        <w:t xml:space="preserve">If </w:t>
      </w:r>
      <w:r w:rsidRPr="007963C6">
        <w:rPr>
          <w:rFonts w:ascii="Myriad Pro" w:eastAsia="方正黑体简体" w:hAnsi="Myriad Pro"/>
          <w:i/>
          <w:iCs/>
          <w:sz w:val="22"/>
          <w:szCs w:val="22"/>
        </w:rPr>
        <w:t>SOURCE</w:t>
      </w:r>
      <w:r w:rsidRPr="007963C6">
        <w:rPr>
          <w:rFonts w:ascii="Myriad Pro" w:eastAsia="方正黑体简体" w:hAnsi="Myriad Pro"/>
          <w:sz w:val="22"/>
          <w:szCs w:val="22"/>
        </w:rPr>
        <w:t xml:space="preserve"> = null, </w:t>
      </w:r>
      <w:r w:rsidR="00D70535" w:rsidRPr="007963C6">
        <w:rPr>
          <w:rFonts w:ascii="Myriad Pro" w:eastAsia="方正黑体简体" w:hAnsi="Myriad Pro"/>
          <w:sz w:val="22"/>
          <w:szCs w:val="22"/>
        </w:rPr>
        <w:t xml:space="preserve">the specific source </w:t>
      </w:r>
      <w:r w:rsidR="00BD3C37" w:rsidRPr="007963C6">
        <w:rPr>
          <w:rFonts w:ascii="Myriad Pro" w:eastAsia="方正黑体简体" w:hAnsi="Myriad Pro"/>
          <w:sz w:val="22"/>
          <w:szCs w:val="22"/>
        </w:rPr>
        <w:t>will be</w:t>
      </w:r>
      <w:r w:rsidR="00C01C3E" w:rsidRPr="007963C6">
        <w:rPr>
          <w:rFonts w:ascii="Myriad Pro" w:eastAsia="方正黑体简体" w:hAnsi="Myriad Pro"/>
          <w:sz w:val="22"/>
          <w:szCs w:val="22"/>
        </w:rPr>
        <w:t xml:space="preserve"> unbound from the RX.</w:t>
      </w:r>
    </w:p>
    <w:p w14:paraId="5D9FBAAD" w14:textId="3D5CC8B1" w:rsidR="00E10FFD" w:rsidRPr="007963C6" w:rsidRDefault="00726217" w:rsidP="00E10FFD">
      <w:pPr>
        <w:spacing w:line="360" w:lineRule="auto"/>
        <w:ind w:left="1469"/>
        <w:rPr>
          <w:rFonts w:ascii="Myriad Pro" w:eastAsia="方正黑体简体" w:hAnsi="Myriad Pro"/>
          <w:sz w:val="22"/>
          <w:szCs w:val="22"/>
        </w:rPr>
      </w:pPr>
      <w:r w:rsidRPr="007963C6">
        <w:rPr>
          <w:rFonts w:ascii="Myriad Pro" w:eastAsia="方正黑体简体" w:hAnsi="Myriad Pro"/>
          <w:sz w:val="22"/>
          <w:szCs w:val="22"/>
        </w:rPr>
        <w:t xml:space="preserve">Note: You need to </w:t>
      </w:r>
      <w:del w:id="1143" w:author="Chelsea Lee" w:date="2023-09-20T15:57:00Z">
        <w:r w:rsidRPr="007963C6" w:rsidDel="00056687">
          <w:rPr>
            <w:rFonts w:ascii="Myriad Pro" w:eastAsia="方正黑体简体" w:hAnsi="Myriad Pro"/>
            <w:sz w:val="22"/>
            <w:szCs w:val="22"/>
          </w:rPr>
          <w:delText xml:space="preserve">issue </w:delText>
        </w:r>
      </w:del>
      <w:ins w:id="1144" w:author="Chelsea Lee" w:date="2023-09-20T15:57:00Z">
        <w:r w:rsidR="00056687">
          <w:rPr>
            <w:rFonts w:ascii="Myriad Pro" w:eastAsia="方正黑体简体" w:hAnsi="Myriad Pro"/>
            <w:sz w:val="22"/>
            <w:szCs w:val="22"/>
          </w:rPr>
          <w:t>send</w:t>
        </w:r>
        <w:r w:rsidR="00056687" w:rsidRPr="007963C6">
          <w:rPr>
            <w:rFonts w:ascii="Myriad Pro" w:eastAsia="方正黑体简体" w:hAnsi="Myriad Pro"/>
            <w:sz w:val="22"/>
            <w:szCs w:val="22"/>
          </w:rPr>
          <w:t xml:space="preserve"> </w:t>
        </w:r>
      </w:ins>
      <w:r w:rsidRPr="007963C6">
        <w:rPr>
          <w:rFonts w:ascii="Myriad Pro" w:eastAsia="方正黑体简体" w:hAnsi="Myriad Pro"/>
          <w:sz w:val="22"/>
          <w:szCs w:val="22"/>
        </w:rPr>
        <w:t>"</w:t>
      </w:r>
      <w:r w:rsidRPr="007963C6">
        <w:rPr>
          <w:rFonts w:ascii="Myriad Pro" w:eastAsia="方正黑体简体" w:hAnsi="Myriad Pro"/>
          <w:i/>
          <w:iCs/>
          <w:sz w:val="22"/>
          <w:szCs w:val="22"/>
        </w:rPr>
        <w:t>e e_reconnect</w:t>
      </w:r>
      <w:r w:rsidRPr="007963C6">
        <w:rPr>
          <w:rFonts w:ascii="Myriad Pro" w:eastAsia="方正黑体简体" w:hAnsi="Myriad Pro"/>
          <w:sz w:val="22"/>
          <w:szCs w:val="22"/>
        </w:rPr>
        <w:t>" at the end to make the command take effect.</w:t>
      </w:r>
      <w:r w:rsidR="00C01C3E" w:rsidRPr="007963C6">
        <w:rPr>
          <w:rFonts w:ascii="Myriad Pro" w:eastAsia="方正黑体简体" w:hAnsi="Myriad Pro"/>
          <w:sz w:val="22"/>
          <w:szCs w:val="22"/>
        </w:rPr>
        <w:t xml:space="preserve"> </w:t>
      </w:r>
    </w:p>
    <w:p w14:paraId="485173AE" w14:textId="751E2268" w:rsidR="003D3257" w:rsidRPr="007963C6" w:rsidRDefault="003D3257" w:rsidP="00382B1E">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sidRPr="007963C6">
        <w:rPr>
          <w:rFonts w:ascii="Myriad Pro" w:eastAsia="方正黑体简体" w:hAnsi="Myriad Pro"/>
          <w:sz w:val="22"/>
          <w:szCs w:val="22"/>
        </w:rPr>
        <w:t>All RX devices</w:t>
      </w:r>
      <w:ins w:id="1145" w:author="Chelsea Lee" w:date="2023-09-20T16:00:00Z">
        <w:r w:rsidR="0023268F">
          <w:rPr>
            <w:rFonts w:ascii="Myriad Pro" w:eastAsia="方正黑体简体" w:hAnsi="Myriad Pro"/>
            <w:sz w:val="22"/>
            <w:szCs w:val="22"/>
          </w:rPr>
          <w:t xml:space="preserve">, except MRX (MRX has </w:t>
        </w:r>
      </w:ins>
      <w:ins w:id="1146" w:author="Chelsea Lee" w:date="2023-09-20T16:04:00Z">
        <w:r w:rsidR="0023268F">
          <w:rPr>
            <w:rFonts w:ascii="Myriad Pro" w:eastAsia="方正黑体简体" w:hAnsi="Myriad Pro"/>
            <w:sz w:val="22"/>
            <w:szCs w:val="22"/>
          </w:rPr>
          <w:t>specific commands)</w:t>
        </w:r>
      </w:ins>
      <w:ins w:id="1147" w:author="Chelsea Lee" w:date="2023-09-28T10:16:00Z">
        <w:r w:rsidR="006F0A12">
          <w:rPr>
            <w:rFonts w:ascii="Myriad Pro" w:eastAsia="方正黑体简体" w:hAnsi="Myriad Pro"/>
            <w:sz w:val="22"/>
            <w:szCs w:val="22"/>
          </w:rPr>
          <w:t>.</w:t>
        </w:r>
      </w:ins>
    </w:p>
    <w:p w14:paraId="77CFAE21" w14:textId="77777777" w:rsidR="003D3257" w:rsidRPr="007963C6" w:rsidRDefault="003D3257" w:rsidP="00382B1E">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563FF76D" w14:textId="77777777" w:rsidR="00383277" w:rsidRPr="007963C6" w:rsidRDefault="00383277" w:rsidP="00C85D2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 # gbconfig --source-select=341B22822FEF</w:t>
      </w:r>
    </w:p>
    <w:p w14:paraId="05E4183D" w14:textId="3FB178A5" w:rsidR="00D007BB" w:rsidRPr="007963C6" w:rsidRDefault="00D007BB" w:rsidP="00D007B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 # e e_reconnect</w:t>
      </w:r>
    </w:p>
    <w:p w14:paraId="6F0401D0" w14:textId="77777777" w:rsidR="00383277" w:rsidRPr="007963C6" w:rsidRDefault="00383277" w:rsidP="00C85D2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 # gbconfig --source-select=NULL</w:t>
      </w:r>
    </w:p>
    <w:p w14:paraId="793B7D21" w14:textId="5BF7FF63" w:rsidR="00D007BB" w:rsidRPr="007963C6" w:rsidRDefault="00383277" w:rsidP="00D007BB">
      <w:pPr>
        <w:ind w:leftChars="700" w:left="1470"/>
        <w:rPr>
          <w:rStyle w:val="aff4"/>
          <w:rFonts w:ascii="Myriad Pro" w:eastAsia="方正黑体简体" w:hAnsi="Myriad Pro"/>
          <w:szCs w:val="21"/>
        </w:rPr>
      </w:pPr>
      <w:r w:rsidRPr="007963C6">
        <w:rPr>
          <w:rStyle w:val="aff4"/>
          <w:rFonts w:ascii="Myriad Pro" w:eastAsia="方正黑体简体" w:hAnsi="Myriad Pro"/>
          <w:szCs w:val="21"/>
        </w:rPr>
        <w:t>/ #</w:t>
      </w:r>
      <w:r w:rsidR="00D007BB" w:rsidRPr="007963C6">
        <w:rPr>
          <w:rFonts w:ascii="Myriad Pro" w:eastAsia="方正黑体简体" w:hAnsi="Myriad Pro"/>
          <w:szCs w:val="21"/>
        </w:rPr>
        <w:t xml:space="preserve"> </w:t>
      </w:r>
      <w:r w:rsidR="00D007BB" w:rsidRPr="007963C6">
        <w:rPr>
          <w:rStyle w:val="aff4"/>
          <w:rFonts w:ascii="Myriad Pro" w:eastAsia="方正黑体简体" w:hAnsi="Myriad Pro"/>
          <w:szCs w:val="21"/>
        </w:rPr>
        <w:t>e e_reconnect</w:t>
      </w:r>
    </w:p>
    <w:p w14:paraId="635D5CD9" w14:textId="5298779F" w:rsidR="00383277" w:rsidRPr="007963C6" w:rsidRDefault="00D007BB" w:rsidP="00C85D2B">
      <w:pPr>
        <w:ind w:leftChars="700" w:left="1470"/>
        <w:rPr>
          <w:rFonts w:ascii="Myriad Pro" w:eastAsia="方正黑体简体" w:hAnsi="Myriad Pro"/>
          <w:szCs w:val="21"/>
        </w:rPr>
      </w:pPr>
      <w:r w:rsidRPr="007963C6">
        <w:rPr>
          <w:rStyle w:val="aff4"/>
          <w:rFonts w:ascii="Myriad Pro" w:eastAsia="方正黑体简体" w:hAnsi="Myriad Pro"/>
          <w:szCs w:val="21"/>
        </w:rPr>
        <w:t xml:space="preserve">/ # </w:t>
      </w:r>
    </w:p>
    <w:p w14:paraId="0FBFCECC" w14:textId="02254F52" w:rsidR="00383277" w:rsidRPr="007963C6" w:rsidRDefault="002C6C32" w:rsidP="009707B4">
      <w:pPr>
        <w:pStyle w:val="3"/>
        <w:rPr>
          <w:szCs w:val="21"/>
        </w:rPr>
      </w:pPr>
      <w:bookmarkStart w:id="1148" w:name="_Toc214962401"/>
      <w:r w:rsidRPr="007963C6">
        <w:rPr>
          <w:szCs w:val="21"/>
        </w:rPr>
        <w:t>Getting the Source Assigned to RX</w:t>
      </w:r>
      <w:bookmarkEnd w:id="1148"/>
    </w:p>
    <w:p w14:paraId="5A9C3CC1" w14:textId="77777777" w:rsidR="00382B1E" w:rsidRPr="007963C6" w:rsidRDefault="00382B1E" w:rsidP="00382B1E">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781C5C56" w14:textId="3AEC1C81" w:rsidR="001C0124" w:rsidRPr="007963C6" w:rsidRDefault="008D6227" w:rsidP="001C0124">
      <w:pPr>
        <w:ind w:leftChars="500" w:left="1050"/>
        <w:rPr>
          <w:rFonts w:ascii="Myriad Pro" w:eastAsia="方正黑体简体" w:hAnsi="Myriad Pro"/>
          <w:b/>
          <w:bCs/>
          <w:szCs w:val="21"/>
        </w:rPr>
      </w:pPr>
      <w:r w:rsidRPr="007963C6">
        <w:rPr>
          <w:rFonts w:ascii="Myriad Pro" w:eastAsia="方正黑体简体" w:hAnsi="Myriad Pro"/>
          <w:sz w:val="22"/>
          <w:szCs w:val="22"/>
        </w:rPr>
        <w:t>To get the whole source</w:t>
      </w:r>
      <w:r w:rsidR="00A309AB" w:rsidRPr="007963C6">
        <w:rPr>
          <w:rFonts w:ascii="Myriad Pro" w:eastAsia="方正黑体简体" w:hAnsi="Myriad Pro"/>
          <w:sz w:val="22"/>
          <w:szCs w:val="22"/>
        </w:rPr>
        <w:t xml:space="preserve"> (video, audio and RS232)</w:t>
      </w:r>
      <w:r w:rsidRPr="007963C6">
        <w:rPr>
          <w:rFonts w:ascii="Myriad Pro" w:eastAsia="方正黑体简体" w:hAnsi="Myriad Pro"/>
          <w:sz w:val="22"/>
          <w:szCs w:val="22"/>
        </w:rPr>
        <w:t xml:space="preserve"> assigned to the </w:t>
      </w:r>
      <w:r w:rsidR="001C0124" w:rsidRPr="007963C6">
        <w:rPr>
          <w:rFonts w:ascii="Myriad Pro" w:eastAsia="方正黑体简体" w:hAnsi="Myriad Pro"/>
          <w:sz w:val="22"/>
          <w:szCs w:val="22"/>
        </w:rPr>
        <w:t xml:space="preserve">RX: </w:t>
      </w:r>
      <w:r w:rsidR="001C0124" w:rsidRPr="007963C6">
        <w:rPr>
          <w:rStyle w:val="aff4"/>
          <w:rFonts w:ascii="Myriad Pro" w:eastAsia="方正黑体简体" w:hAnsi="Myriad Pro"/>
          <w:szCs w:val="21"/>
        </w:rPr>
        <w:t>/ # gbconfig --show --source-select</w:t>
      </w:r>
    </w:p>
    <w:p w14:paraId="617DDC3F" w14:textId="73B9B233" w:rsidR="00382B1E" w:rsidRPr="007963C6" w:rsidRDefault="001C0124" w:rsidP="00382B1E">
      <w:pPr>
        <w:spacing w:line="360" w:lineRule="auto"/>
        <w:ind w:leftChars="500" w:left="1050"/>
        <w:rPr>
          <w:rStyle w:val="aff4"/>
          <w:rFonts w:ascii="Myriad Pro" w:eastAsia="方正黑体简体" w:hAnsi="Myriad Pro"/>
          <w:szCs w:val="21"/>
        </w:rPr>
      </w:pPr>
      <w:r w:rsidRPr="007963C6">
        <w:rPr>
          <w:rFonts w:ascii="Myriad Pro" w:eastAsia="方正黑体简体" w:hAnsi="Myriad Pro"/>
          <w:sz w:val="22"/>
          <w:szCs w:val="22"/>
        </w:rPr>
        <w:t xml:space="preserve">To get the audio source assigned to the RX: </w:t>
      </w:r>
      <w:r w:rsidRPr="007963C6">
        <w:rPr>
          <w:rStyle w:val="aff4"/>
          <w:rFonts w:ascii="Myriad Pro" w:eastAsia="方正黑体简体" w:hAnsi="Myriad Pro"/>
          <w:szCs w:val="21"/>
        </w:rPr>
        <w:t>/ # gbconfig --show --asource-select</w:t>
      </w:r>
    </w:p>
    <w:p w14:paraId="416E7957" w14:textId="2C888C95" w:rsidR="001C0124" w:rsidRPr="007963C6" w:rsidRDefault="001C0124" w:rsidP="00382B1E">
      <w:pPr>
        <w:spacing w:line="360" w:lineRule="auto"/>
        <w:ind w:leftChars="500" w:left="1050"/>
        <w:rPr>
          <w:rStyle w:val="aff4"/>
          <w:rFonts w:ascii="Myriad Pro" w:eastAsia="方正黑体简体" w:hAnsi="Myriad Pro"/>
          <w:szCs w:val="21"/>
        </w:rPr>
      </w:pPr>
      <w:r w:rsidRPr="007963C6">
        <w:rPr>
          <w:rFonts w:ascii="Myriad Pro" w:eastAsia="方正黑体简体" w:hAnsi="Myriad Pro"/>
          <w:sz w:val="22"/>
          <w:szCs w:val="22"/>
        </w:rPr>
        <w:t>To get the RS232 source assigned to the RX:</w:t>
      </w:r>
      <w:r w:rsidRPr="007963C6">
        <w:rPr>
          <w:rStyle w:val="aff4"/>
          <w:rFonts w:ascii="Myriad Pro" w:eastAsia="方正黑体简体" w:hAnsi="Myriad Pro"/>
          <w:szCs w:val="21"/>
        </w:rPr>
        <w:t xml:space="preserve"> / # gbconfig --show --ssource-select</w:t>
      </w:r>
    </w:p>
    <w:p w14:paraId="65AFF503" w14:textId="1B74D160" w:rsidR="001C0124" w:rsidRPr="007963C6" w:rsidRDefault="001C0124" w:rsidP="00382B1E">
      <w:pPr>
        <w:spacing w:line="360" w:lineRule="auto"/>
        <w:ind w:leftChars="500" w:left="1050"/>
        <w:rPr>
          <w:rFonts w:ascii="Myriad Pro" w:eastAsia="方正黑体简体" w:hAnsi="Myriad Pro"/>
          <w:sz w:val="22"/>
          <w:szCs w:val="22"/>
        </w:rPr>
      </w:pPr>
      <w:r w:rsidRPr="007963C6">
        <w:rPr>
          <w:rFonts w:ascii="Myriad Pro" w:eastAsia="方正黑体简体" w:hAnsi="Myriad Pro"/>
          <w:sz w:val="22"/>
          <w:szCs w:val="22"/>
        </w:rPr>
        <w:t xml:space="preserve">To get the </w:t>
      </w:r>
      <w:r w:rsidR="006A33A0" w:rsidRPr="007963C6">
        <w:rPr>
          <w:rFonts w:ascii="Myriad Pro" w:eastAsia="方正黑体简体" w:hAnsi="Myriad Pro"/>
          <w:sz w:val="22"/>
          <w:szCs w:val="22"/>
        </w:rPr>
        <w:t>v</w:t>
      </w:r>
      <w:r w:rsidRPr="007963C6">
        <w:rPr>
          <w:rFonts w:ascii="Myriad Pro" w:eastAsia="方正黑体简体" w:hAnsi="Myriad Pro"/>
          <w:sz w:val="22"/>
          <w:szCs w:val="22"/>
        </w:rPr>
        <w:t>ideo source assigned to the RX:</w:t>
      </w:r>
      <w:r w:rsidR="00FD0390" w:rsidRPr="007963C6">
        <w:rPr>
          <w:rFonts w:ascii="Myriad Pro" w:eastAsia="方正黑体简体" w:hAnsi="Myriad Pro"/>
          <w:sz w:val="22"/>
          <w:szCs w:val="22"/>
        </w:rPr>
        <w:t xml:space="preserve"> </w:t>
      </w:r>
      <w:r w:rsidR="00FD0390" w:rsidRPr="007963C6">
        <w:rPr>
          <w:rStyle w:val="aff4"/>
          <w:rFonts w:ascii="Myriad Pro" w:eastAsia="方正黑体简体" w:hAnsi="Myriad Pro"/>
          <w:szCs w:val="21"/>
        </w:rPr>
        <w:t>/ # gbconfig --show --vsource-select</w:t>
      </w:r>
    </w:p>
    <w:p w14:paraId="42E49016" w14:textId="53FE57C9" w:rsidR="00FD0390" w:rsidRPr="007963C6" w:rsidRDefault="00FD0390" w:rsidP="00FD0390">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Description: </w:t>
      </w:r>
      <w:r w:rsidRPr="007963C6">
        <w:rPr>
          <w:rFonts w:ascii="Myriad Pro" w:eastAsia="方正黑体简体" w:hAnsi="Myriad Pro"/>
          <w:sz w:val="22"/>
          <w:szCs w:val="22"/>
        </w:rPr>
        <w:t>N/A</w:t>
      </w:r>
    </w:p>
    <w:p w14:paraId="48D655F9" w14:textId="47088DBC" w:rsidR="00FD0390" w:rsidRPr="007963C6" w:rsidRDefault="00FD0390" w:rsidP="00FD0390">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lastRenderedPageBreak/>
        <w:t xml:space="preserve">Supported Devices: </w:t>
      </w:r>
      <w:ins w:id="1149" w:author="Chelsea Lee" w:date="2023-09-20T16:05:00Z">
        <w:r w:rsidR="00272EF8" w:rsidRPr="007963C6">
          <w:rPr>
            <w:rFonts w:ascii="Myriad Pro" w:eastAsia="方正黑体简体" w:hAnsi="Myriad Pro"/>
            <w:sz w:val="22"/>
            <w:szCs w:val="22"/>
          </w:rPr>
          <w:t>All RX devices</w:t>
        </w:r>
        <w:r w:rsidR="00272EF8">
          <w:rPr>
            <w:rFonts w:ascii="Myriad Pro" w:eastAsia="方正黑体简体" w:hAnsi="Myriad Pro"/>
            <w:sz w:val="22"/>
            <w:szCs w:val="22"/>
          </w:rPr>
          <w:t>, except MRX (MRX has specific commands)</w:t>
        </w:r>
      </w:ins>
      <w:del w:id="1150" w:author="Chelsea Lee" w:date="2023-09-20T16:05:00Z">
        <w:r w:rsidRPr="007963C6" w:rsidDel="00272EF8">
          <w:rPr>
            <w:rFonts w:ascii="Myriad Pro" w:eastAsia="方正黑体简体" w:hAnsi="Myriad Pro"/>
            <w:sz w:val="22"/>
            <w:szCs w:val="22"/>
          </w:rPr>
          <w:delText>All RX devices</w:delText>
        </w:r>
      </w:del>
    </w:p>
    <w:p w14:paraId="61AD0AFF" w14:textId="77777777" w:rsidR="00FD0390" w:rsidRPr="007963C6" w:rsidRDefault="00FD0390" w:rsidP="00FD0390">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19D191DC" w14:textId="77777777" w:rsidR="002955B6" w:rsidRPr="007963C6" w:rsidRDefault="002955B6" w:rsidP="002955B6">
      <w:pPr>
        <w:ind w:leftChars="500" w:left="1050"/>
        <w:rPr>
          <w:rStyle w:val="aff4"/>
          <w:rFonts w:ascii="Myriad Pro" w:eastAsia="方正黑体简体" w:hAnsi="Myriad Pro"/>
          <w:szCs w:val="21"/>
        </w:rPr>
      </w:pPr>
      <w:bookmarkStart w:id="1151" w:name="_视频旋转输出"/>
      <w:bookmarkStart w:id="1152" w:name="_Toc135678035"/>
      <w:bookmarkEnd w:id="1151"/>
      <w:r w:rsidRPr="007963C6">
        <w:rPr>
          <w:rStyle w:val="aff4"/>
          <w:rFonts w:ascii="Myriad Pro" w:eastAsia="方正黑体简体" w:hAnsi="Myriad Pro"/>
          <w:szCs w:val="21"/>
        </w:rPr>
        <w:t>/ # gbconfig --show --source-select</w:t>
      </w:r>
    </w:p>
    <w:p w14:paraId="17D56C68" w14:textId="77777777" w:rsidR="002955B6" w:rsidRPr="007963C6" w:rsidRDefault="002955B6" w:rsidP="002955B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341B22822FEA</w:t>
      </w:r>
    </w:p>
    <w:p w14:paraId="71AC9032" w14:textId="77777777" w:rsidR="002955B6" w:rsidRPr="007963C6" w:rsidRDefault="002955B6" w:rsidP="002955B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gbconfig --show --asource-select</w:t>
      </w:r>
    </w:p>
    <w:p w14:paraId="0424B3C5" w14:textId="77777777" w:rsidR="002955B6" w:rsidRPr="007963C6" w:rsidRDefault="002955B6" w:rsidP="002955B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NULL</w:t>
      </w:r>
    </w:p>
    <w:p w14:paraId="0F114BBC" w14:textId="77777777" w:rsidR="002955B6" w:rsidRPr="007963C6" w:rsidRDefault="002955B6" w:rsidP="002955B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gbconfig --show --ssource-select</w:t>
      </w:r>
    </w:p>
    <w:p w14:paraId="2593237F" w14:textId="77777777" w:rsidR="002955B6" w:rsidRPr="007963C6" w:rsidRDefault="002955B6" w:rsidP="002955B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NULL</w:t>
      </w:r>
    </w:p>
    <w:p w14:paraId="18C57B75" w14:textId="77777777" w:rsidR="002955B6" w:rsidRPr="007963C6" w:rsidRDefault="002955B6" w:rsidP="002955B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gbconfig --show --vsource-select</w:t>
      </w:r>
    </w:p>
    <w:p w14:paraId="6B1DF372" w14:textId="77777777" w:rsidR="002955B6" w:rsidRPr="007963C6" w:rsidRDefault="002955B6" w:rsidP="002955B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341B22822FEA</w:t>
      </w:r>
    </w:p>
    <w:p w14:paraId="18A02828" w14:textId="5B88797C" w:rsidR="002955B6" w:rsidRPr="007963C6" w:rsidRDefault="00FD0390" w:rsidP="00FD0390">
      <w:pPr>
        <w:spacing w:line="360" w:lineRule="auto"/>
        <w:ind w:leftChars="500" w:left="1050"/>
        <w:rPr>
          <w:rFonts w:ascii="Myriad Pro" w:eastAsia="方正黑体简体" w:hAnsi="Myriad Pro"/>
          <w:sz w:val="22"/>
          <w:szCs w:val="22"/>
        </w:rPr>
      </w:pPr>
      <w:r w:rsidRPr="007963C6">
        <w:rPr>
          <w:rFonts w:ascii="Myriad Pro" w:eastAsia="方正黑体简体" w:hAnsi="Myriad Pro"/>
          <w:sz w:val="22"/>
          <w:szCs w:val="22"/>
        </w:rPr>
        <w:t xml:space="preserve">Note: The </w:t>
      </w:r>
      <w:r w:rsidR="009E1965" w:rsidRPr="007963C6">
        <w:rPr>
          <w:rFonts w:ascii="Myriad Pro" w:eastAsia="方正黑体简体" w:hAnsi="Myriad Pro"/>
          <w:sz w:val="22"/>
          <w:szCs w:val="22"/>
        </w:rPr>
        <w:t>above</w:t>
      </w:r>
      <w:r w:rsidRPr="007963C6">
        <w:rPr>
          <w:rFonts w:ascii="Myriad Pro" w:eastAsia="方正黑体简体" w:hAnsi="Myriad Pro"/>
          <w:sz w:val="22"/>
          <w:szCs w:val="22"/>
        </w:rPr>
        <w:t xml:space="preserve"> returns the MAC address of the TX.</w:t>
      </w:r>
    </w:p>
    <w:p w14:paraId="689753F7" w14:textId="63F0B0AE" w:rsidR="00383277" w:rsidRPr="007963C6" w:rsidRDefault="00CA7E21" w:rsidP="002955B6">
      <w:pPr>
        <w:pStyle w:val="3"/>
        <w:rPr>
          <w:szCs w:val="21"/>
        </w:rPr>
      </w:pPr>
      <w:bookmarkStart w:id="1153" w:name="_Rotating_Video"/>
      <w:bookmarkStart w:id="1154" w:name="_Toc214962402"/>
      <w:bookmarkEnd w:id="1152"/>
      <w:bookmarkEnd w:id="1153"/>
      <w:r w:rsidRPr="007963C6">
        <w:rPr>
          <w:szCs w:val="21"/>
        </w:rPr>
        <w:t>Rotating Video</w:t>
      </w:r>
      <w:bookmarkEnd w:id="1154"/>
    </w:p>
    <w:p w14:paraId="1ADC1DFD" w14:textId="77777777" w:rsidR="00CA7E21" w:rsidRPr="007963C6" w:rsidRDefault="00CA7E21" w:rsidP="00CA7E21">
      <w:pPr>
        <w:spacing w:line="360" w:lineRule="auto"/>
        <w:ind w:leftChars="500" w:left="1050"/>
        <w:rPr>
          <w:rFonts w:ascii="Myriad Pro" w:eastAsia="方正黑体简体" w:hAnsi="Myriad Pro"/>
          <w:b/>
          <w:bCs/>
          <w:sz w:val="22"/>
          <w:szCs w:val="22"/>
        </w:rPr>
      </w:pPr>
      <w:bookmarkStart w:id="1155" w:name="OLE_LINK1"/>
      <w:r w:rsidRPr="007963C6">
        <w:rPr>
          <w:rFonts w:ascii="Myriad Pro" w:eastAsia="方正黑体简体" w:hAnsi="Myriad Pro"/>
          <w:b/>
          <w:bCs/>
          <w:sz w:val="22"/>
          <w:szCs w:val="22"/>
        </w:rPr>
        <w:t>Command Structure:</w:t>
      </w:r>
    </w:p>
    <w:p w14:paraId="71462159" w14:textId="6089810E" w:rsidR="00D74B65" w:rsidRPr="007963C6" w:rsidRDefault="00D74B65" w:rsidP="00D74B65">
      <w:pPr>
        <w:ind w:leftChars="500" w:left="1050"/>
        <w:rPr>
          <w:rStyle w:val="aff4"/>
          <w:rFonts w:ascii="Myriad Pro" w:eastAsia="方正黑体简体" w:hAnsi="Myriad Pro"/>
          <w:b/>
          <w:bCs/>
          <w:i w:val="0"/>
          <w:iCs w:val="0"/>
          <w:color w:val="auto"/>
          <w:szCs w:val="21"/>
        </w:rPr>
      </w:pPr>
      <w:r w:rsidRPr="007963C6">
        <w:rPr>
          <w:rStyle w:val="aff4"/>
          <w:rFonts w:ascii="Myriad Pro" w:eastAsia="方正黑体简体" w:hAnsi="Myriad Pro"/>
          <w:szCs w:val="21"/>
        </w:rPr>
        <w:t>e e_vw_rotate_N</w:t>
      </w:r>
      <w:bookmarkEnd w:id="1155"/>
    </w:p>
    <w:p w14:paraId="39C90EB6" w14:textId="2A7A4D3E" w:rsidR="00D74B65" w:rsidRPr="007963C6" w:rsidRDefault="00D74B65" w:rsidP="00D74B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e e_reconnect</w:t>
      </w:r>
    </w:p>
    <w:p w14:paraId="317E30F4" w14:textId="77777777" w:rsidR="00640946" w:rsidRPr="007963C6" w:rsidRDefault="00CA7E21" w:rsidP="0022347E">
      <w:pPr>
        <w:spacing w:line="360" w:lineRule="auto"/>
        <w:ind w:leftChars="500" w:left="1050"/>
        <w:rPr>
          <w:rFonts w:ascii="Myriad Pro" w:eastAsia="方正黑体简体" w:hAnsi="Myriad Pro"/>
          <w:b/>
          <w:bCs/>
          <w:szCs w:val="21"/>
        </w:rPr>
      </w:pPr>
      <w:bookmarkStart w:id="1156" w:name="OLE_LINK20"/>
      <w:r w:rsidRPr="007963C6">
        <w:rPr>
          <w:rFonts w:ascii="Myriad Pro" w:eastAsia="方正黑体简体" w:hAnsi="Myriad Pro"/>
          <w:b/>
          <w:bCs/>
          <w:sz w:val="22"/>
          <w:szCs w:val="22"/>
        </w:rPr>
        <w:t>Description:</w:t>
      </w:r>
    </w:p>
    <w:bookmarkEnd w:id="1156"/>
    <w:p w14:paraId="0111B8C4" w14:textId="53173C1F" w:rsidR="00CA7E21" w:rsidRPr="007963C6" w:rsidRDefault="00640946">
      <w:pPr>
        <w:pStyle w:val="af7"/>
        <w:numPr>
          <w:ilvl w:val="0"/>
          <w:numId w:val="21"/>
        </w:numPr>
        <w:spacing w:line="360" w:lineRule="auto"/>
        <w:ind w:firstLineChars="0"/>
        <w:rPr>
          <w:rFonts w:ascii="Myriad Pro" w:eastAsia="方正黑体简体" w:hAnsi="Myriad Pro"/>
          <w:b/>
          <w:bCs/>
          <w:sz w:val="22"/>
          <w:szCs w:val="22"/>
        </w:rPr>
      </w:pPr>
      <w:r w:rsidRPr="007963C6">
        <w:rPr>
          <w:rFonts w:ascii="Myriad Pro" w:eastAsia="方正黑体简体" w:hAnsi="Myriad Pro"/>
          <w:i/>
          <w:iCs/>
          <w:sz w:val="22"/>
          <w:szCs w:val="22"/>
        </w:rPr>
        <w:t xml:space="preserve">N: </w:t>
      </w:r>
      <w:r w:rsidRPr="007963C6">
        <w:rPr>
          <w:rFonts w:ascii="Myriad Pro" w:eastAsia="方正黑体简体" w:hAnsi="Myriad Pro"/>
          <w:sz w:val="22"/>
          <w:szCs w:val="22"/>
        </w:rPr>
        <w:t>0 | 90 | 180 | 270,</w:t>
      </w:r>
      <w:r w:rsidRPr="007963C6">
        <w:rPr>
          <w:rFonts w:ascii="Myriad Pro" w:eastAsia="方正黑体简体" w:hAnsi="Myriad Pro"/>
          <w:b/>
          <w:bCs/>
          <w:sz w:val="22"/>
          <w:szCs w:val="22"/>
        </w:rPr>
        <w:t xml:space="preserve"> </w:t>
      </w:r>
      <w:r w:rsidRPr="007963C6">
        <w:rPr>
          <w:rFonts w:ascii="Myriad Pro" w:eastAsia="方正黑体简体" w:hAnsi="Myriad Pro"/>
          <w:sz w:val="22"/>
          <w:szCs w:val="22"/>
        </w:rPr>
        <w:t xml:space="preserve">denotes the </w:t>
      </w:r>
      <w:r w:rsidR="0022347E" w:rsidRPr="007963C6">
        <w:rPr>
          <w:rFonts w:ascii="Myriad Pro" w:eastAsia="方正黑体简体" w:hAnsi="Myriad Pro"/>
          <w:sz w:val="22"/>
          <w:szCs w:val="22"/>
        </w:rPr>
        <w:t xml:space="preserve">video </w:t>
      </w:r>
      <w:r w:rsidRPr="007963C6">
        <w:rPr>
          <w:rFonts w:ascii="Myriad Pro" w:eastAsia="方正黑体简体" w:hAnsi="Myriad Pro"/>
          <w:sz w:val="22"/>
          <w:szCs w:val="22"/>
        </w:rPr>
        <w:t xml:space="preserve">rotation degree </w:t>
      </w:r>
      <w:r w:rsidR="00AE4A67" w:rsidRPr="007963C6">
        <w:rPr>
          <w:rFonts w:ascii="Myriad Pro" w:eastAsia="方正黑体简体" w:hAnsi="Myriad Pro"/>
          <w:sz w:val="22"/>
          <w:szCs w:val="22"/>
        </w:rPr>
        <w:t xml:space="preserve">in </w:t>
      </w:r>
      <w:r w:rsidRPr="007963C6">
        <w:rPr>
          <w:rFonts w:ascii="Myriad Pro" w:eastAsia="方正黑体简体" w:hAnsi="Myriad Pro"/>
          <w:sz w:val="22"/>
          <w:szCs w:val="22"/>
        </w:rPr>
        <w:t>counterclockwise</w:t>
      </w:r>
      <w:r w:rsidR="00AE4A67" w:rsidRPr="007963C6">
        <w:rPr>
          <w:rFonts w:ascii="Myriad Pro" w:eastAsia="方正黑体简体" w:hAnsi="Myriad Pro"/>
          <w:sz w:val="22"/>
          <w:szCs w:val="22"/>
        </w:rPr>
        <w:t xml:space="preserve"> direction</w:t>
      </w:r>
      <w:r w:rsidRPr="007963C6">
        <w:rPr>
          <w:rFonts w:ascii="Myriad Pro" w:eastAsia="方正黑体简体" w:hAnsi="Myriad Pro"/>
          <w:sz w:val="22"/>
          <w:szCs w:val="22"/>
        </w:rPr>
        <w:t>.</w:t>
      </w:r>
    </w:p>
    <w:p w14:paraId="3224958B" w14:textId="1BDFF92F" w:rsidR="0022347E" w:rsidRPr="007963C6" w:rsidRDefault="0022347E" w:rsidP="0022347E">
      <w:pPr>
        <w:spacing w:line="360" w:lineRule="auto"/>
        <w:ind w:left="1021"/>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ins w:id="1157" w:author="Bright Liu" w:date="2026-05-07T17:15:00Z" w16du:dateUtc="2026-05-07T09:15:00Z">
        <w:r w:rsidR="00AF153C" w:rsidRPr="00DA2A60">
          <w:rPr>
            <w:rFonts w:ascii="Myriad Pro" w:eastAsia="方正黑体简体" w:hAnsi="Myriad Pro"/>
            <w:sz w:val="22"/>
            <w:szCs w:val="22"/>
          </w:rPr>
          <w:t>EVOIP</w:t>
        </w:r>
        <w:r w:rsidR="00AF153C">
          <w:rPr>
            <w:rFonts w:ascii="Myriad Pro" w:eastAsia="方正黑体简体" w:hAnsi="Myriad Pro" w:hint="eastAsia"/>
            <w:sz w:val="22"/>
            <w:szCs w:val="22"/>
          </w:rPr>
          <w:t>R</w:t>
        </w:r>
        <w:r w:rsidR="00AF153C" w:rsidRPr="00DA2A60">
          <w:rPr>
            <w:rFonts w:ascii="Myriad Pro" w:eastAsia="方正黑体简体" w:hAnsi="Myriad Pro"/>
            <w:sz w:val="22"/>
            <w:szCs w:val="22"/>
          </w:rPr>
          <w:t>XG</w:t>
        </w:r>
      </w:ins>
      <w:del w:id="1158" w:author="Bright Liu" w:date="2025-11-25T11:18:00Z" w16du:dateUtc="2025-11-25T03:18:00Z">
        <w:r w:rsidRPr="007963C6" w:rsidDel="00156427">
          <w:rPr>
            <w:rFonts w:ascii="Myriad Pro" w:eastAsia="方正黑体简体" w:hAnsi="Myriad Pro"/>
            <w:sz w:val="22"/>
            <w:szCs w:val="22"/>
          </w:rPr>
          <w:delText>4KIP200D</w:delText>
        </w:r>
      </w:del>
      <w:r w:rsidRPr="007963C6">
        <w:rPr>
          <w:rFonts w:ascii="Myriad Pro" w:eastAsia="方正黑体简体" w:hAnsi="Myriad Pro"/>
          <w:sz w:val="22"/>
          <w:szCs w:val="22"/>
        </w:rPr>
        <w:t xml:space="preserve"> only</w:t>
      </w:r>
    </w:p>
    <w:p w14:paraId="428F528D" w14:textId="77777777" w:rsidR="0022347E" w:rsidRPr="007963C6" w:rsidRDefault="0022347E" w:rsidP="0022347E">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19DFE4C4" w14:textId="77777777" w:rsidR="00383277" w:rsidRPr="007963C6" w:rsidRDefault="00383277" w:rsidP="00D74B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e e_vw_rotate_270</w:t>
      </w:r>
    </w:p>
    <w:p w14:paraId="3D57EF5F" w14:textId="77777777" w:rsidR="00383277" w:rsidRPr="007963C6" w:rsidRDefault="00383277" w:rsidP="00D74B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270</w:t>
      </w:r>
    </w:p>
    <w:p w14:paraId="7186E3E1" w14:textId="77777777" w:rsidR="00383277" w:rsidRPr="007963C6" w:rsidRDefault="00383277" w:rsidP="00D74B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e e_reconnect</w:t>
      </w:r>
    </w:p>
    <w:p w14:paraId="5EE11CCE" w14:textId="77777777" w:rsidR="00383277" w:rsidRPr="007963C6" w:rsidRDefault="00383277" w:rsidP="00D74B6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w:t>
      </w:r>
    </w:p>
    <w:p w14:paraId="7D1B0497" w14:textId="0F949EF4" w:rsidR="00383277" w:rsidRDefault="00FB030D" w:rsidP="003920AB">
      <w:pPr>
        <w:pStyle w:val="3"/>
        <w:rPr>
          <w:ins w:id="1159" w:author="Chelsea Lee" w:date="2023-09-20T16:06:00Z"/>
        </w:rPr>
      </w:pPr>
      <w:bookmarkStart w:id="1160" w:name="_Toc214962403"/>
      <w:r w:rsidRPr="007963C6">
        <w:t>Video Wall</w:t>
      </w:r>
      <w:bookmarkEnd w:id="1160"/>
    </w:p>
    <w:p w14:paraId="4D51809C" w14:textId="4E5017B3" w:rsidR="00272EF8" w:rsidRPr="00272EF8" w:rsidRDefault="00272EF8">
      <w:pPr>
        <w:pStyle w:val="Body"/>
        <w:ind w:left="204" w:firstLine="420"/>
        <w:rPr>
          <w:sz w:val="22"/>
          <w:szCs w:val="22"/>
          <w:rPrChange w:id="1161" w:author="Chelsea Lee" w:date="2023-09-20T16:06:00Z">
            <w:rPr/>
          </w:rPrChange>
        </w:rPr>
        <w:pPrChange w:id="1162" w:author="Chelsea Lee" w:date="2023-09-20T16:06:00Z">
          <w:pPr>
            <w:pStyle w:val="3"/>
          </w:pPr>
        </w:pPrChange>
      </w:pPr>
      <w:ins w:id="1163" w:author="Chelsea Lee" w:date="2023-09-20T16:06:00Z">
        <w:r w:rsidRPr="00272EF8">
          <w:rPr>
            <w:sz w:val="22"/>
            <w:szCs w:val="22"/>
            <w:rPrChange w:id="1164" w:author="Chelsea Lee" w:date="2023-09-20T16:06:00Z">
              <w:rPr>
                <w:b w:val="0"/>
                <w:bCs w:val="0"/>
              </w:rPr>
            </w:rPrChange>
          </w:rPr>
          <w:t xml:space="preserve">Note: </w:t>
        </w:r>
        <w:r>
          <w:rPr>
            <w:sz w:val="22"/>
            <w:szCs w:val="22"/>
          </w:rPr>
          <w:t xml:space="preserve"> </w:t>
        </w:r>
      </w:ins>
      <w:ins w:id="1165" w:author="Chelsea Lee" w:date="2023-09-20T16:07:00Z">
        <w:r>
          <w:rPr>
            <w:sz w:val="22"/>
            <w:szCs w:val="22"/>
          </w:rPr>
          <w:t xml:space="preserve">Video Wall settings </w:t>
        </w:r>
      </w:ins>
      <w:ins w:id="1166" w:author="Chelsea Lee" w:date="2023-09-20T16:16:00Z">
        <w:r w:rsidR="00C17223">
          <w:rPr>
            <w:sz w:val="22"/>
            <w:szCs w:val="22"/>
          </w:rPr>
          <w:t>are not available for</w:t>
        </w:r>
      </w:ins>
      <w:ins w:id="1167" w:author="Chelsea Lee" w:date="2023-09-20T16:06:00Z">
        <w:r>
          <w:rPr>
            <w:sz w:val="22"/>
            <w:szCs w:val="22"/>
          </w:rPr>
          <w:t xml:space="preserve"> MRX.</w:t>
        </w:r>
      </w:ins>
    </w:p>
    <w:p w14:paraId="38CF6362" w14:textId="77777777" w:rsidR="003B1CC1" w:rsidRPr="007963C6" w:rsidRDefault="00FB030D" w:rsidP="003B1CC1">
      <w:pPr>
        <w:pStyle w:val="4"/>
        <w:rPr>
          <w:rFonts w:ascii="Myriad Pro" w:eastAsia="方正黑体简体" w:hAnsi="Myriad Pro"/>
          <w:sz w:val="22"/>
          <w:szCs w:val="22"/>
        </w:rPr>
      </w:pPr>
      <w:r w:rsidRPr="007963C6">
        <w:rPr>
          <w:rFonts w:ascii="Myriad Pro" w:eastAsia="方正黑体简体" w:hAnsi="Myriad Pro"/>
          <w:sz w:val="22"/>
          <w:szCs w:val="22"/>
        </w:rPr>
        <w:t>Standard Video Wall</w:t>
      </w:r>
    </w:p>
    <w:p w14:paraId="0096A519" w14:textId="74CB5515" w:rsidR="00FB030D" w:rsidRPr="007963C6" w:rsidRDefault="00FB030D" w:rsidP="003B1CC1">
      <w:pPr>
        <w:pStyle w:val="af7"/>
        <w:spacing w:line="360" w:lineRule="auto"/>
        <w:ind w:left="1474" w:firstLineChars="0" w:firstLine="0"/>
        <w:rPr>
          <w:rFonts w:ascii="Myriad Pro" w:hAnsi="Myriad Pro"/>
          <w:sz w:val="22"/>
          <w:szCs w:val="22"/>
        </w:rPr>
      </w:pPr>
      <w:r w:rsidRPr="007963C6">
        <w:rPr>
          <w:rFonts w:ascii="Myriad Pro" w:hAnsi="Myriad Pro"/>
          <w:sz w:val="22"/>
          <w:szCs w:val="22"/>
        </w:rPr>
        <w:t xml:space="preserve">For a standard video </w:t>
      </w:r>
      <w:r w:rsidRPr="007963C6">
        <w:rPr>
          <w:rFonts w:ascii="Myriad Pro" w:eastAsia="方正黑体简体" w:hAnsi="Myriad Pro"/>
          <w:sz w:val="22"/>
          <w:szCs w:val="22"/>
        </w:rPr>
        <w:t>wall</w:t>
      </w:r>
      <w:r w:rsidRPr="007963C6">
        <w:rPr>
          <w:rFonts w:ascii="Myriad Pro" w:hAnsi="Myriad Pro"/>
          <w:sz w:val="22"/>
          <w:szCs w:val="22"/>
        </w:rPr>
        <w:t>, you only ne</w:t>
      </w:r>
      <w:r w:rsidR="005049DA">
        <w:rPr>
          <w:rFonts w:ascii="Myriad Pro" w:hAnsi="Myriad Pro"/>
          <w:sz w:val="22"/>
          <w:szCs w:val="22"/>
        </w:rPr>
        <w:t>ed</w:t>
      </w:r>
      <w:r w:rsidRPr="007963C6">
        <w:rPr>
          <w:rFonts w:ascii="Myriad Pro" w:hAnsi="Myriad Pro"/>
          <w:sz w:val="22"/>
          <w:szCs w:val="22"/>
        </w:rPr>
        <w:t xml:space="preserve"> to set the size of the video wall and the position of </w:t>
      </w:r>
      <w:r w:rsidR="00D21855">
        <w:rPr>
          <w:rFonts w:ascii="Myriad Pro" w:hAnsi="Myriad Pro"/>
          <w:sz w:val="22"/>
          <w:szCs w:val="22"/>
        </w:rPr>
        <w:t xml:space="preserve">the display attached to </w:t>
      </w:r>
      <w:r w:rsidRPr="007963C6">
        <w:rPr>
          <w:rFonts w:ascii="Myriad Pro" w:hAnsi="Myriad Pro"/>
          <w:sz w:val="22"/>
          <w:szCs w:val="22"/>
        </w:rPr>
        <w:t>th</w:t>
      </w:r>
      <w:r w:rsidR="00E913B3">
        <w:rPr>
          <w:rFonts w:ascii="Myriad Pro" w:hAnsi="Myriad Pro"/>
          <w:sz w:val="22"/>
          <w:szCs w:val="22"/>
        </w:rPr>
        <w:t>is</w:t>
      </w:r>
      <w:r w:rsidRPr="007963C6">
        <w:rPr>
          <w:rFonts w:ascii="Myriad Pro" w:hAnsi="Myriad Pro"/>
          <w:sz w:val="22"/>
          <w:szCs w:val="22"/>
        </w:rPr>
        <w:t xml:space="preserve"> </w:t>
      </w:r>
      <w:r w:rsidR="00E26733" w:rsidRPr="007963C6">
        <w:rPr>
          <w:rFonts w:ascii="Myriad Pro" w:hAnsi="Myriad Pro"/>
          <w:sz w:val="22"/>
          <w:szCs w:val="22"/>
        </w:rPr>
        <w:t>RX</w:t>
      </w:r>
      <w:r w:rsidR="00382973">
        <w:rPr>
          <w:rFonts w:ascii="Myriad Pro" w:hAnsi="Myriad Pro"/>
          <w:sz w:val="22"/>
          <w:szCs w:val="22"/>
        </w:rPr>
        <w:t xml:space="preserve"> in the </w:t>
      </w:r>
      <w:r w:rsidR="00AF42E9">
        <w:rPr>
          <w:rFonts w:ascii="Myriad Pro" w:hAnsi="Myriad Pro"/>
          <w:sz w:val="22"/>
          <w:szCs w:val="22"/>
        </w:rPr>
        <w:t xml:space="preserve">video </w:t>
      </w:r>
      <w:r w:rsidR="00382973">
        <w:rPr>
          <w:rFonts w:ascii="Myriad Pro" w:hAnsi="Myriad Pro"/>
          <w:sz w:val="22"/>
          <w:szCs w:val="22"/>
        </w:rPr>
        <w:t>wall</w:t>
      </w:r>
      <w:r w:rsidR="00E26733" w:rsidRPr="007963C6">
        <w:rPr>
          <w:rFonts w:ascii="Myriad Pro" w:hAnsi="Myriad Pro"/>
          <w:sz w:val="22"/>
          <w:szCs w:val="22"/>
        </w:rPr>
        <w:t>.</w:t>
      </w:r>
    </w:p>
    <w:p w14:paraId="31DD1CF3" w14:textId="143661FF" w:rsidR="003B1CC1" w:rsidRPr="007963C6" w:rsidRDefault="003B1CC1" w:rsidP="003B1CC1">
      <w:pPr>
        <w:spacing w:line="360" w:lineRule="auto"/>
        <w:ind w:leftChars="601" w:left="1262" w:firstLine="21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579DE901" w14:textId="565AE8C4" w:rsidR="00D74B65" w:rsidRPr="007963C6" w:rsidRDefault="00D74B65" w:rsidP="003B1CC1">
      <w:pPr>
        <w:ind w:leftChars="600" w:left="1260" w:firstLine="210"/>
        <w:rPr>
          <w:rStyle w:val="aff4"/>
          <w:rFonts w:ascii="Myriad Pro" w:eastAsia="方正黑体简体" w:hAnsi="Myriad Pro"/>
          <w:i w:val="0"/>
          <w:szCs w:val="21"/>
        </w:rPr>
      </w:pPr>
      <w:r w:rsidRPr="007963C6">
        <w:rPr>
          <w:rStyle w:val="aff4"/>
          <w:rFonts w:ascii="Myriad Pro" w:eastAsia="方正黑体简体" w:hAnsi="Myriad Pro"/>
          <w:szCs w:val="21"/>
        </w:rPr>
        <w:t>e e_vw_enable_M_N_X_Y</w:t>
      </w:r>
    </w:p>
    <w:p w14:paraId="54FDF4F7" w14:textId="77777777" w:rsidR="00D74B65" w:rsidRPr="007963C6" w:rsidRDefault="00D74B65" w:rsidP="003B1CC1">
      <w:pPr>
        <w:ind w:leftChars="599" w:left="1258" w:firstLine="210"/>
        <w:rPr>
          <w:rStyle w:val="aff4"/>
          <w:rFonts w:ascii="Myriad Pro" w:eastAsia="方正黑体简体" w:hAnsi="Myriad Pro"/>
          <w:szCs w:val="21"/>
        </w:rPr>
      </w:pPr>
      <w:r w:rsidRPr="007963C6">
        <w:rPr>
          <w:rStyle w:val="aff4"/>
          <w:rFonts w:ascii="Myriad Pro" w:eastAsia="方正黑体简体" w:hAnsi="Myriad Pro"/>
          <w:szCs w:val="21"/>
        </w:rPr>
        <w:t>e e_reconnect</w:t>
      </w:r>
    </w:p>
    <w:p w14:paraId="440E5332" w14:textId="77777777" w:rsidR="003B1CC1" w:rsidRPr="007963C6" w:rsidRDefault="003B1CC1" w:rsidP="003B1CC1">
      <w:pPr>
        <w:spacing w:line="360" w:lineRule="auto"/>
        <w:ind w:leftChars="601" w:left="1262" w:firstLine="210"/>
        <w:rPr>
          <w:rFonts w:ascii="Myriad Pro" w:eastAsia="方正黑体简体" w:hAnsi="Myriad Pro"/>
          <w:b/>
          <w:bCs/>
          <w:szCs w:val="21"/>
        </w:rPr>
      </w:pPr>
      <w:r w:rsidRPr="007963C6">
        <w:rPr>
          <w:rFonts w:ascii="Myriad Pro" w:eastAsia="方正黑体简体" w:hAnsi="Myriad Pro"/>
          <w:b/>
          <w:bCs/>
          <w:sz w:val="22"/>
          <w:szCs w:val="22"/>
        </w:rPr>
        <w:t>Description:</w:t>
      </w:r>
    </w:p>
    <w:p w14:paraId="5C13313C" w14:textId="37B71309" w:rsidR="00D74B65" w:rsidRPr="007963C6" w:rsidRDefault="00D74B65">
      <w:pPr>
        <w:pStyle w:val="af7"/>
        <w:numPr>
          <w:ilvl w:val="0"/>
          <w:numId w:val="23"/>
        </w:numPr>
        <w:spacing w:line="360" w:lineRule="auto"/>
        <w:ind w:firstLineChars="0"/>
        <w:rPr>
          <w:rFonts w:ascii="Myriad Pro" w:hAnsi="Myriad Pro"/>
          <w:sz w:val="22"/>
          <w:szCs w:val="22"/>
        </w:rPr>
      </w:pPr>
      <w:r w:rsidRPr="007963C6">
        <w:rPr>
          <w:rFonts w:ascii="Myriad Pro" w:hAnsi="Myriad Pro"/>
          <w:sz w:val="22"/>
          <w:szCs w:val="22"/>
        </w:rPr>
        <w:t>M</w:t>
      </w:r>
      <w:r w:rsidRPr="007963C6">
        <w:rPr>
          <w:rFonts w:ascii="Myriad Pro" w:hAnsi="Myriad Pro"/>
          <w:sz w:val="22"/>
          <w:szCs w:val="22"/>
        </w:rPr>
        <w:tab/>
      </w:r>
      <w:r w:rsidR="002543C2">
        <w:rPr>
          <w:rFonts w:ascii="Myriad Pro" w:hAnsi="Myriad Pro"/>
          <w:sz w:val="22"/>
          <w:szCs w:val="22"/>
        </w:rPr>
        <w:t xml:space="preserve"> =</w:t>
      </w:r>
      <w:r w:rsidR="003B1CC1" w:rsidRPr="007963C6">
        <w:rPr>
          <w:rFonts w:ascii="Myriad Pro" w:hAnsi="Myriad Pro"/>
          <w:sz w:val="22"/>
          <w:szCs w:val="22"/>
        </w:rPr>
        <w:t xml:space="preserve"> </w:t>
      </w:r>
      <w:r w:rsidR="002543C2">
        <w:rPr>
          <w:rFonts w:ascii="Myriad Pro" w:hAnsi="Myriad Pro"/>
          <w:sz w:val="22"/>
          <w:szCs w:val="22"/>
        </w:rPr>
        <w:t xml:space="preserve">Number of the </w:t>
      </w:r>
      <w:r w:rsidR="003C09C0">
        <w:rPr>
          <w:rFonts w:ascii="Myriad Pro" w:hAnsi="Myriad Pro"/>
          <w:sz w:val="22"/>
          <w:szCs w:val="22"/>
        </w:rPr>
        <w:t>video</w:t>
      </w:r>
      <w:r w:rsidR="002543C2">
        <w:rPr>
          <w:rFonts w:ascii="Myriad Pro" w:hAnsi="Myriad Pro"/>
          <w:sz w:val="22"/>
          <w:szCs w:val="22"/>
        </w:rPr>
        <w:t xml:space="preserve"> wall rows </w:t>
      </w:r>
      <w:r w:rsidRPr="007963C6">
        <w:rPr>
          <w:rFonts w:ascii="Myriad Pro" w:hAnsi="Myriad Pro"/>
          <w:sz w:val="22"/>
          <w:szCs w:val="22"/>
        </w:rPr>
        <w:t>-1</w:t>
      </w:r>
    </w:p>
    <w:p w14:paraId="124BD9CB" w14:textId="4413AC24" w:rsidR="00D74B65" w:rsidRPr="007963C6" w:rsidRDefault="00D74B65">
      <w:pPr>
        <w:pStyle w:val="af7"/>
        <w:numPr>
          <w:ilvl w:val="0"/>
          <w:numId w:val="23"/>
        </w:numPr>
        <w:spacing w:line="360" w:lineRule="auto"/>
        <w:ind w:firstLineChars="0"/>
        <w:rPr>
          <w:rFonts w:ascii="Myriad Pro" w:hAnsi="Myriad Pro"/>
          <w:sz w:val="22"/>
          <w:szCs w:val="22"/>
        </w:rPr>
      </w:pPr>
      <w:bookmarkStart w:id="1168" w:name="OLE_LINK21"/>
      <w:r w:rsidRPr="007963C6">
        <w:rPr>
          <w:rFonts w:ascii="Myriad Pro" w:hAnsi="Myriad Pro"/>
          <w:sz w:val="22"/>
          <w:szCs w:val="22"/>
        </w:rPr>
        <w:lastRenderedPageBreak/>
        <w:t>N</w:t>
      </w:r>
      <w:r w:rsidRPr="007963C6">
        <w:rPr>
          <w:rFonts w:ascii="Myriad Pro" w:hAnsi="Myriad Pro"/>
          <w:sz w:val="22"/>
          <w:szCs w:val="22"/>
        </w:rPr>
        <w:tab/>
      </w:r>
      <w:r w:rsidR="002543C2">
        <w:rPr>
          <w:rFonts w:ascii="Myriad Pro" w:hAnsi="Myriad Pro"/>
          <w:sz w:val="22"/>
          <w:szCs w:val="22"/>
        </w:rPr>
        <w:t xml:space="preserve">= Number of the </w:t>
      </w:r>
      <w:r w:rsidR="003C09C0">
        <w:rPr>
          <w:rFonts w:ascii="Myriad Pro" w:hAnsi="Myriad Pro"/>
          <w:sz w:val="22"/>
          <w:szCs w:val="22"/>
        </w:rPr>
        <w:t>video</w:t>
      </w:r>
      <w:r w:rsidR="002543C2">
        <w:rPr>
          <w:rFonts w:ascii="Myriad Pro" w:hAnsi="Myriad Pro"/>
          <w:sz w:val="22"/>
          <w:szCs w:val="22"/>
        </w:rPr>
        <w:t xml:space="preserve"> wall columns</w:t>
      </w:r>
      <w:r w:rsidR="002543C2" w:rsidRPr="007963C6">
        <w:rPr>
          <w:rFonts w:ascii="Myriad Pro" w:hAnsi="Myriad Pro"/>
          <w:sz w:val="22"/>
          <w:szCs w:val="22"/>
        </w:rPr>
        <w:t xml:space="preserve"> </w:t>
      </w:r>
      <w:r w:rsidRPr="007963C6">
        <w:rPr>
          <w:rFonts w:ascii="Myriad Pro" w:hAnsi="Myriad Pro"/>
          <w:sz w:val="22"/>
          <w:szCs w:val="22"/>
        </w:rPr>
        <w:t>-1.</w:t>
      </w:r>
    </w:p>
    <w:p w14:paraId="7104CB43" w14:textId="46326621" w:rsidR="00D74B65" w:rsidRPr="007963C6" w:rsidRDefault="00D74B65">
      <w:pPr>
        <w:pStyle w:val="af7"/>
        <w:numPr>
          <w:ilvl w:val="0"/>
          <w:numId w:val="23"/>
        </w:numPr>
        <w:spacing w:line="360" w:lineRule="auto"/>
        <w:ind w:firstLineChars="0"/>
        <w:rPr>
          <w:rFonts w:ascii="Myriad Pro" w:hAnsi="Myriad Pro"/>
          <w:sz w:val="22"/>
          <w:szCs w:val="22"/>
        </w:rPr>
      </w:pPr>
      <w:r w:rsidRPr="007963C6">
        <w:rPr>
          <w:rFonts w:ascii="Myriad Pro" w:hAnsi="Myriad Pro"/>
          <w:sz w:val="22"/>
          <w:szCs w:val="22"/>
        </w:rPr>
        <w:t>X</w:t>
      </w:r>
      <w:r w:rsidR="002543C2">
        <w:rPr>
          <w:rFonts w:ascii="Myriad Pro" w:hAnsi="Myriad Pro"/>
          <w:sz w:val="22"/>
          <w:szCs w:val="22"/>
        </w:rPr>
        <w:t xml:space="preserve"> =</w:t>
      </w:r>
      <w:bookmarkStart w:id="1169" w:name="OLE_LINK5"/>
      <w:r w:rsidR="002543C2">
        <w:rPr>
          <w:rFonts w:ascii="Myriad Pro" w:hAnsi="Myriad Pro"/>
          <w:sz w:val="22"/>
          <w:szCs w:val="22"/>
        </w:rPr>
        <w:t xml:space="preserve"> </w:t>
      </w:r>
      <w:r w:rsidR="00A063CA">
        <w:rPr>
          <w:rFonts w:ascii="Myriad Pro" w:hAnsi="Myriad Pro"/>
          <w:sz w:val="22"/>
          <w:szCs w:val="22"/>
        </w:rPr>
        <w:t xml:space="preserve">Number of the rows </w:t>
      </w:r>
      <w:r w:rsidR="00E913B3">
        <w:rPr>
          <w:rFonts w:ascii="Myriad Pro" w:hAnsi="Myriad Pro"/>
          <w:sz w:val="22"/>
          <w:szCs w:val="22"/>
        </w:rPr>
        <w:t xml:space="preserve">in which </w:t>
      </w:r>
      <w:r w:rsidR="00A063CA">
        <w:rPr>
          <w:rFonts w:ascii="Myriad Pro" w:hAnsi="Myriad Pro"/>
          <w:sz w:val="22"/>
          <w:szCs w:val="22"/>
        </w:rPr>
        <w:t>RX locates</w:t>
      </w:r>
      <w:bookmarkEnd w:id="1169"/>
      <w:r w:rsidR="00A063CA">
        <w:rPr>
          <w:rFonts w:ascii="Myriad Pro" w:hAnsi="Myriad Pro"/>
          <w:sz w:val="22"/>
          <w:szCs w:val="22"/>
        </w:rPr>
        <w:t xml:space="preserve"> </w:t>
      </w:r>
      <w:r w:rsidRPr="007963C6">
        <w:rPr>
          <w:rFonts w:ascii="Myriad Pro" w:hAnsi="Myriad Pro"/>
          <w:sz w:val="22"/>
          <w:szCs w:val="22"/>
        </w:rPr>
        <w:t>-1</w:t>
      </w:r>
    </w:p>
    <w:p w14:paraId="55BEC0B8" w14:textId="69688FA9" w:rsidR="00D74B65" w:rsidRPr="007963C6" w:rsidRDefault="00D74B65">
      <w:pPr>
        <w:pStyle w:val="af7"/>
        <w:numPr>
          <w:ilvl w:val="0"/>
          <w:numId w:val="23"/>
        </w:numPr>
        <w:spacing w:line="360" w:lineRule="auto"/>
        <w:ind w:firstLineChars="0"/>
        <w:rPr>
          <w:rFonts w:ascii="Myriad Pro" w:hAnsi="Myriad Pro"/>
          <w:sz w:val="22"/>
          <w:szCs w:val="22"/>
        </w:rPr>
      </w:pPr>
      <w:r w:rsidRPr="007963C6">
        <w:rPr>
          <w:rFonts w:ascii="Myriad Pro" w:hAnsi="Myriad Pro"/>
          <w:sz w:val="22"/>
          <w:szCs w:val="22"/>
        </w:rPr>
        <w:t>Y</w:t>
      </w:r>
      <w:r w:rsidR="00A063CA">
        <w:rPr>
          <w:rFonts w:ascii="Myriad Pro" w:hAnsi="Myriad Pro"/>
          <w:sz w:val="22"/>
          <w:szCs w:val="22"/>
        </w:rPr>
        <w:t xml:space="preserve"> = Number of the columns that RX locates</w:t>
      </w:r>
      <w:r w:rsidR="003B1CC1" w:rsidRPr="007963C6">
        <w:rPr>
          <w:rFonts w:ascii="Myriad Pro" w:hAnsi="Myriad Pro"/>
          <w:sz w:val="22"/>
          <w:szCs w:val="22"/>
        </w:rPr>
        <w:t xml:space="preserve"> </w:t>
      </w:r>
      <w:r w:rsidR="009A4CFD">
        <w:rPr>
          <w:rFonts w:ascii="Myriad Pro" w:hAnsi="Myriad Pro"/>
          <w:sz w:val="22"/>
          <w:szCs w:val="22"/>
        </w:rPr>
        <w:t xml:space="preserve">-1 </w:t>
      </w:r>
    </w:p>
    <w:bookmarkEnd w:id="1168"/>
    <w:p w14:paraId="28470734" w14:textId="7690B37A" w:rsidR="00C36C0E" w:rsidRDefault="00C36C0E" w:rsidP="00C36C0E">
      <w:pPr>
        <w:spacing w:line="360" w:lineRule="auto"/>
        <w:ind w:left="1474"/>
        <w:rPr>
          <w:rFonts w:ascii="Myriad Pro" w:hAnsi="Myriad Pro"/>
          <w:sz w:val="22"/>
          <w:szCs w:val="22"/>
        </w:rPr>
      </w:pPr>
      <w:r>
        <w:rPr>
          <w:rFonts w:ascii="Myriad Pro" w:hAnsi="Myriad Pro" w:hint="eastAsia"/>
          <w:sz w:val="22"/>
          <w:szCs w:val="22"/>
        </w:rPr>
        <w:t>N</w:t>
      </w:r>
      <w:r>
        <w:rPr>
          <w:rFonts w:ascii="Myriad Pro" w:hAnsi="Myriad Pro"/>
          <w:sz w:val="22"/>
          <w:szCs w:val="22"/>
        </w:rPr>
        <w:t>ote:</w:t>
      </w:r>
    </w:p>
    <w:p w14:paraId="3A7555D3" w14:textId="3666FEBA" w:rsidR="001138EC" w:rsidRPr="00C36C0E" w:rsidRDefault="00C36C0E">
      <w:pPr>
        <w:pStyle w:val="af7"/>
        <w:numPr>
          <w:ilvl w:val="0"/>
          <w:numId w:val="25"/>
        </w:numPr>
        <w:spacing w:line="360" w:lineRule="auto"/>
        <w:ind w:firstLineChars="0"/>
        <w:rPr>
          <w:rFonts w:ascii="Myriad Pro" w:hAnsi="Myriad Pro"/>
          <w:sz w:val="22"/>
          <w:szCs w:val="22"/>
        </w:rPr>
      </w:pPr>
      <w:r w:rsidRPr="00C36C0E">
        <w:rPr>
          <w:rFonts w:ascii="Myriad Pro" w:hAnsi="Myriad Pro"/>
          <w:sz w:val="22"/>
          <w:szCs w:val="22"/>
        </w:rPr>
        <w:t>You need to s</w:t>
      </w:r>
      <w:r w:rsidR="001138EC" w:rsidRPr="00C36C0E">
        <w:rPr>
          <w:rFonts w:ascii="Myriad Pro" w:hAnsi="Myriad Pro"/>
          <w:sz w:val="22"/>
          <w:szCs w:val="22"/>
        </w:rPr>
        <w:t xml:space="preserve">end </w:t>
      </w:r>
      <w:r w:rsidR="006E7818" w:rsidRPr="00C36C0E">
        <w:rPr>
          <w:rFonts w:ascii="Myriad Pro" w:hAnsi="Myriad Pro"/>
          <w:sz w:val="22"/>
          <w:szCs w:val="22"/>
        </w:rPr>
        <w:t>“e e_reconnect”</w:t>
      </w:r>
      <w:r w:rsidRPr="00C36C0E">
        <w:rPr>
          <w:rFonts w:ascii="Myriad Pro" w:hAnsi="Myriad Pro"/>
          <w:sz w:val="22"/>
          <w:szCs w:val="22"/>
        </w:rPr>
        <w:t xml:space="preserve"> in the end to make</w:t>
      </w:r>
      <w:r w:rsidR="006E7818" w:rsidRPr="00C36C0E">
        <w:rPr>
          <w:rFonts w:ascii="Myriad Pro" w:hAnsi="Myriad Pro"/>
          <w:sz w:val="22"/>
          <w:szCs w:val="22"/>
        </w:rPr>
        <w:t xml:space="preserve"> the above command</w:t>
      </w:r>
      <w:r w:rsidRPr="00C36C0E">
        <w:rPr>
          <w:rFonts w:ascii="Myriad Pro" w:hAnsi="Myriad Pro"/>
          <w:sz w:val="22"/>
          <w:szCs w:val="22"/>
        </w:rPr>
        <w:t xml:space="preserve"> take effect. </w:t>
      </w:r>
    </w:p>
    <w:p w14:paraId="71BE1738" w14:textId="45F13420" w:rsidR="00085172" w:rsidRPr="007963C6" w:rsidRDefault="00C36C0E">
      <w:pPr>
        <w:pStyle w:val="af7"/>
        <w:numPr>
          <w:ilvl w:val="0"/>
          <w:numId w:val="25"/>
        </w:numPr>
        <w:spacing w:line="360" w:lineRule="auto"/>
        <w:ind w:firstLineChars="0"/>
        <w:rPr>
          <w:rFonts w:ascii="Myriad Pro" w:hAnsi="Myriad Pro"/>
          <w:sz w:val="22"/>
          <w:szCs w:val="22"/>
        </w:rPr>
      </w:pPr>
      <w:bookmarkStart w:id="1170" w:name="OLE_LINK23"/>
      <w:r>
        <w:rPr>
          <w:rFonts w:ascii="Myriad Pro" w:hAnsi="Myriad Pro"/>
          <w:sz w:val="22"/>
          <w:szCs w:val="22"/>
        </w:rPr>
        <w:t xml:space="preserve">If </w:t>
      </w:r>
      <w:r w:rsidR="00085172" w:rsidRPr="007963C6">
        <w:rPr>
          <w:rFonts w:ascii="Myriad Pro" w:hAnsi="Myriad Pro"/>
          <w:sz w:val="22"/>
          <w:szCs w:val="22"/>
        </w:rPr>
        <w:t>M=N=X=Y=0</w:t>
      </w:r>
      <w:r>
        <w:rPr>
          <w:rFonts w:ascii="Myriad Pro" w:hAnsi="Myriad Pro"/>
          <w:sz w:val="22"/>
          <w:szCs w:val="22"/>
        </w:rPr>
        <w:t xml:space="preserve">, the video wall configuration will be undone. </w:t>
      </w:r>
    </w:p>
    <w:bookmarkEnd w:id="1170"/>
    <w:p w14:paraId="6B805EF6" w14:textId="558E0C63" w:rsidR="007963C6" w:rsidRPr="007963C6" w:rsidRDefault="007963C6" w:rsidP="00C36C0E">
      <w:pPr>
        <w:spacing w:line="360" w:lineRule="auto"/>
        <w:ind w:leftChars="601" w:left="1262" w:firstLine="21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ins w:id="1171" w:author="Bright Liu" w:date="2026-05-07T17:15:00Z" w16du:dateUtc="2026-05-07T09:15:00Z">
        <w:r w:rsidR="00AF153C" w:rsidRPr="00DA2A60">
          <w:rPr>
            <w:rFonts w:ascii="Myriad Pro" w:eastAsia="方正黑体简体" w:hAnsi="Myriad Pro"/>
            <w:sz w:val="22"/>
            <w:szCs w:val="22"/>
          </w:rPr>
          <w:t>EVOIP</w:t>
        </w:r>
        <w:r w:rsidR="00AF153C">
          <w:rPr>
            <w:rFonts w:ascii="Myriad Pro" w:eastAsia="方正黑体简体" w:hAnsi="Myriad Pro" w:hint="eastAsia"/>
            <w:sz w:val="22"/>
            <w:szCs w:val="22"/>
          </w:rPr>
          <w:t>R</w:t>
        </w:r>
        <w:r w:rsidR="00AF153C" w:rsidRPr="00DA2A60">
          <w:rPr>
            <w:rFonts w:ascii="Myriad Pro" w:eastAsia="方正黑体简体" w:hAnsi="Myriad Pro"/>
            <w:sz w:val="22"/>
            <w:szCs w:val="22"/>
          </w:rPr>
          <w:t>XG</w:t>
        </w:r>
      </w:ins>
      <w:ins w:id="1172" w:author="Bright Liu" w:date="2025-11-25T11:18:00Z" w16du:dateUtc="2025-11-25T03:18:00Z">
        <w:r w:rsidR="00A04817">
          <w:rPr>
            <w:rFonts w:ascii="Myriad Pro" w:eastAsia="方正黑体简体" w:hAnsi="Myriad Pro"/>
            <w:sz w:val="22"/>
            <w:szCs w:val="22"/>
          </w:rPr>
          <w:t xml:space="preserve"> </w:t>
        </w:r>
      </w:ins>
      <w:del w:id="1173" w:author="Bright Liu" w:date="2025-11-25T11:18:00Z" w16du:dateUtc="2025-11-25T03:18:00Z">
        <w:r w:rsidRPr="007963C6" w:rsidDel="00A04817">
          <w:rPr>
            <w:rFonts w:ascii="Myriad Pro" w:eastAsia="方正黑体简体" w:hAnsi="Myriad Pro"/>
            <w:sz w:val="22"/>
            <w:szCs w:val="22"/>
          </w:rPr>
          <w:delText xml:space="preserve">4KIP200D </w:delText>
        </w:r>
      </w:del>
      <w:r w:rsidRPr="007963C6">
        <w:rPr>
          <w:rFonts w:ascii="Myriad Pro" w:eastAsia="方正黑体简体" w:hAnsi="Myriad Pro"/>
          <w:sz w:val="22"/>
          <w:szCs w:val="22"/>
        </w:rPr>
        <w:t>only</w:t>
      </w:r>
    </w:p>
    <w:p w14:paraId="2EB60037" w14:textId="7332A0EB" w:rsidR="007963C6" w:rsidRDefault="007963C6" w:rsidP="009D130E">
      <w:pPr>
        <w:spacing w:line="360" w:lineRule="auto"/>
        <w:ind w:leftChars="601" w:left="1262" w:firstLine="21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52B9C1E0" w14:textId="06F4E32B" w:rsidR="009D130E" w:rsidRDefault="009D130E" w:rsidP="009B56A2">
      <w:pPr>
        <w:pStyle w:val="af7"/>
        <w:spacing w:line="360" w:lineRule="auto"/>
        <w:ind w:left="1474" w:firstLineChars="0" w:firstLine="0"/>
        <w:rPr>
          <w:rFonts w:ascii="Myriad Pro" w:eastAsia="方正黑体简体" w:hAnsi="Myriad Pro"/>
          <w:sz w:val="22"/>
          <w:szCs w:val="22"/>
        </w:rPr>
      </w:pPr>
      <w:bookmarkStart w:id="1174" w:name="OLE_LINK8"/>
      <w:r w:rsidRPr="005970B4">
        <w:rPr>
          <w:rFonts w:ascii="Myriad Pro" w:eastAsia="方正黑体简体" w:hAnsi="Myriad Pro"/>
          <w:sz w:val="22"/>
          <w:szCs w:val="22"/>
        </w:rPr>
        <w:t xml:space="preserve">To </w:t>
      </w:r>
      <w:r w:rsidR="005970B4">
        <w:rPr>
          <w:rFonts w:ascii="Myriad Pro" w:eastAsia="方正黑体简体" w:hAnsi="Myriad Pro"/>
          <w:sz w:val="22"/>
          <w:szCs w:val="22"/>
        </w:rPr>
        <w:t xml:space="preserve">set up </w:t>
      </w:r>
      <w:r w:rsidRPr="005970B4">
        <w:rPr>
          <w:rFonts w:ascii="Myriad Pro" w:eastAsia="方正黑体简体" w:hAnsi="Myriad Pro"/>
          <w:sz w:val="22"/>
          <w:szCs w:val="22"/>
        </w:rPr>
        <w:t>a 2</w:t>
      </w:r>
      <w:r w:rsidR="005970B4">
        <w:rPr>
          <w:rFonts w:ascii="Myriad Pro" w:eastAsia="方正黑体简体" w:hAnsi="Myriad Pro"/>
          <w:sz w:val="22"/>
          <w:szCs w:val="22"/>
        </w:rPr>
        <w:t xml:space="preserve"> </w:t>
      </w:r>
      <w:r w:rsidRPr="005970B4">
        <w:rPr>
          <w:rFonts w:ascii="Myriad Pro" w:eastAsia="方正黑体简体" w:hAnsi="Myriad Pro"/>
          <w:sz w:val="22"/>
          <w:szCs w:val="22"/>
        </w:rPr>
        <w:t>x</w:t>
      </w:r>
      <w:r w:rsidR="005970B4">
        <w:rPr>
          <w:rFonts w:ascii="Myriad Pro" w:eastAsia="方正黑体简体" w:hAnsi="Myriad Pro"/>
          <w:sz w:val="22"/>
          <w:szCs w:val="22"/>
        </w:rPr>
        <w:t xml:space="preserve"> </w:t>
      </w:r>
      <w:r w:rsidRPr="005970B4">
        <w:rPr>
          <w:rFonts w:ascii="Myriad Pro" w:eastAsia="方正黑体简体" w:hAnsi="Myriad Pro"/>
          <w:sz w:val="22"/>
          <w:szCs w:val="22"/>
        </w:rPr>
        <w:t>2 video wall</w:t>
      </w:r>
      <w:r w:rsidR="009B56A2">
        <w:rPr>
          <w:rFonts w:ascii="Myriad Pro" w:eastAsia="方正黑体简体" w:hAnsi="Myriad Pro"/>
          <w:sz w:val="22"/>
          <w:szCs w:val="22"/>
        </w:rPr>
        <w:t xml:space="preserve"> of which the</w:t>
      </w:r>
      <w:r w:rsidR="005970B4">
        <w:rPr>
          <w:rFonts w:ascii="Myriad Pro" w:eastAsia="方正黑体简体" w:hAnsi="Myriad Pro"/>
          <w:sz w:val="22"/>
          <w:szCs w:val="22"/>
        </w:rPr>
        <w:t xml:space="preserve"> display attached to this RX </w:t>
      </w:r>
      <w:r w:rsidR="009B56A2">
        <w:rPr>
          <w:rFonts w:ascii="Myriad Pro" w:eastAsia="方正黑体简体" w:hAnsi="Myriad Pro"/>
          <w:sz w:val="22"/>
          <w:szCs w:val="22"/>
        </w:rPr>
        <w:t>is located in the upper left corner, complete the following</w:t>
      </w:r>
      <w:r w:rsidR="00105CCE">
        <w:rPr>
          <w:rFonts w:ascii="Myriad Pro" w:eastAsia="方正黑体简体" w:hAnsi="Myriad Pro"/>
          <w:sz w:val="22"/>
          <w:szCs w:val="22"/>
        </w:rPr>
        <w:t>:</w:t>
      </w:r>
    </w:p>
    <w:bookmarkEnd w:id="1174"/>
    <w:p w14:paraId="10E65DFD" w14:textId="77777777" w:rsidR="00383277" w:rsidRPr="007963C6" w:rsidRDefault="00383277" w:rsidP="009B56A2">
      <w:pPr>
        <w:ind w:leftChars="601" w:left="1262" w:firstLine="210"/>
        <w:rPr>
          <w:rStyle w:val="aff4"/>
          <w:rFonts w:ascii="Myriad Pro" w:eastAsia="方正黑体简体" w:hAnsi="Myriad Pro"/>
          <w:szCs w:val="21"/>
        </w:rPr>
      </w:pPr>
      <w:r w:rsidRPr="007963C6">
        <w:rPr>
          <w:rStyle w:val="aff4"/>
          <w:rFonts w:ascii="Myriad Pro" w:eastAsia="方正黑体简体" w:hAnsi="Myriad Pro"/>
          <w:szCs w:val="21"/>
        </w:rPr>
        <w:t>/ # e e_vw_enable_1_1_0_0</w:t>
      </w:r>
    </w:p>
    <w:p w14:paraId="39E1BACF" w14:textId="2C87F07C" w:rsidR="00383277" w:rsidRPr="007963C6" w:rsidRDefault="00383277" w:rsidP="009B56A2">
      <w:pPr>
        <w:ind w:leftChars="600" w:left="1260" w:firstLine="210"/>
        <w:rPr>
          <w:rStyle w:val="aff4"/>
          <w:rFonts w:ascii="Myriad Pro" w:eastAsia="方正黑体简体" w:hAnsi="Myriad Pro"/>
          <w:szCs w:val="21"/>
        </w:rPr>
      </w:pPr>
      <w:r w:rsidRPr="007963C6">
        <w:rPr>
          <w:rStyle w:val="aff4"/>
          <w:rFonts w:ascii="Myriad Pro" w:eastAsia="方正黑体简体" w:hAnsi="Myriad Pro"/>
          <w:szCs w:val="21"/>
        </w:rPr>
        <w:t>/ # e e_reconnect</w:t>
      </w:r>
    </w:p>
    <w:p w14:paraId="68B008AE" w14:textId="7CFD02BD" w:rsidR="000A1D9E" w:rsidRPr="00EC2362" w:rsidRDefault="00105CCE" w:rsidP="00EC2362">
      <w:pPr>
        <w:pStyle w:val="af7"/>
        <w:spacing w:line="360" w:lineRule="auto"/>
        <w:ind w:left="1474" w:firstLineChars="0" w:firstLine="0"/>
        <w:rPr>
          <w:rFonts w:ascii="Myriad Pro" w:eastAsia="方正黑体简体" w:hAnsi="Myriad Pro"/>
          <w:sz w:val="22"/>
          <w:szCs w:val="22"/>
        </w:rPr>
      </w:pPr>
      <w:r w:rsidRPr="00EC2362">
        <w:rPr>
          <w:rFonts w:ascii="Myriad Pro" w:eastAsia="方正黑体简体" w:hAnsi="Myriad Pro" w:hint="eastAsia"/>
          <w:sz w:val="22"/>
          <w:szCs w:val="22"/>
        </w:rPr>
        <w:t>T</w:t>
      </w:r>
      <w:r w:rsidRPr="00EC2362">
        <w:rPr>
          <w:rFonts w:ascii="Myriad Pro" w:eastAsia="方正黑体简体" w:hAnsi="Myriad Pro"/>
          <w:sz w:val="22"/>
          <w:szCs w:val="22"/>
        </w:rPr>
        <w:t>o undone the video wall, perform the following:</w:t>
      </w:r>
    </w:p>
    <w:p w14:paraId="1653ACFE" w14:textId="5D58FC4D" w:rsidR="00085172" w:rsidRPr="007963C6" w:rsidRDefault="00085172" w:rsidP="009B56A2">
      <w:pPr>
        <w:ind w:leftChars="598" w:left="1256" w:firstLine="210"/>
        <w:rPr>
          <w:rStyle w:val="aff4"/>
          <w:rFonts w:ascii="Myriad Pro" w:eastAsia="方正黑体简体" w:hAnsi="Myriad Pro"/>
          <w:szCs w:val="21"/>
        </w:rPr>
      </w:pPr>
      <w:r w:rsidRPr="007963C6">
        <w:rPr>
          <w:rStyle w:val="aff4"/>
          <w:rFonts w:ascii="Myriad Pro" w:eastAsia="方正黑体简体" w:hAnsi="Myriad Pro"/>
          <w:szCs w:val="21"/>
        </w:rPr>
        <w:t>/ # e e_vw_enable_0_0_0_0</w:t>
      </w:r>
    </w:p>
    <w:p w14:paraId="23205089" w14:textId="77777777" w:rsidR="00085172" w:rsidRPr="007963C6" w:rsidRDefault="00085172" w:rsidP="009B56A2">
      <w:pPr>
        <w:ind w:leftChars="597" w:left="1254" w:firstLine="210"/>
        <w:rPr>
          <w:rStyle w:val="aff4"/>
          <w:rFonts w:ascii="Myriad Pro" w:eastAsia="方正黑体简体" w:hAnsi="Myriad Pro"/>
          <w:szCs w:val="21"/>
        </w:rPr>
      </w:pPr>
      <w:r w:rsidRPr="007963C6">
        <w:rPr>
          <w:rStyle w:val="aff4"/>
          <w:rFonts w:ascii="Myriad Pro" w:eastAsia="方正黑体简体" w:hAnsi="Myriad Pro"/>
          <w:szCs w:val="21"/>
        </w:rPr>
        <w:t>/ # e e_reconnect</w:t>
      </w:r>
    </w:p>
    <w:p w14:paraId="29BE5D74" w14:textId="77777777" w:rsidR="00085172" w:rsidRPr="007963C6" w:rsidRDefault="00085172" w:rsidP="009B56A2">
      <w:pPr>
        <w:ind w:leftChars="597" w:left="1254" w:firstLine="210"/>
        <w:rPr>
          <w:rStyle w:val="aff4"/>
          <w:rFonts w:ascii="Myriad Pro" w:eastAsia="方正黑体简体" w:hAnsi="Myriad Pro"/>
          <w:szCs w:val="21"/>
        </w:rPr>
      </w:pPr>
      <w:r w:rsidRPr="007963C6">
        <w:rPr>
          <w:rStyle w:val="aff4"/>
          <w:rFonts w:ascii="Myriad Pro" w:eastAsia="方正黑体简体" w:hAnsi="Myriad Pro"/>
          <w:szCs w:val="21"/>
        </w:rPr>
        <w:t>/ #</w:t>
      </w:r>
    </w:p>
    <w:p w14:paraId="4304483A" w14:textId="77777777" w:rsidR="00085172" w:rsidRPr="007963C6" w:rsidRDefault="00085172" w:rsidP="00D74B65">
      <w:pPr>
        <w:ind w:leftChars="507" w:left="1065" w:firstLine="210"/>
        <w:rPr>
          <w:rStyle w:val="aff4"/>
          <w:rFonts w:ascii="Myriad Pro" w:eastAsia="方正黑体简体" w:hAnsi="Myriad Pro"/>
          <w:szCs w:val="21"/>
        </w:rPr>
      </w:pPr>
    </w:p>
    <w:p w14:paraId="23C87C21" w14:textId="6651DD33" w:rsidR="00383277" w:rsidRPr="006C4E02" w:rsidRDefault="006C4E02" w:rsidP="00365504">
      <w:pPr>
        <w:pStyle w:val="4"/>
        <w:rPr>
          <w:rFonts w:ascii="Myriad Pro" w:eastAsia="方正黑体简体" w:hAnsi="Myriad Pro"/>
          <w:sz w:val="22"/>
          <w:szCs w:val="22"/>
        </w:rPr>
      </w:pPr>
      <w:r w:rsidRPr="006C4E02">
        <w:rPr>
          <w:rFonts w:ascii="Myriad Pro" w:eastAsia="方正黑体简体" w:hAnsi="Myriad Pro" w:hint="eastAsia"/>
          <w:sz w:val="22"/>
          <w:szCs w:val="22"/>
        </w:rPr>
        <w:t>M</w:t>
      </w:r>
      <w:r w:rsidRPr="006C4E02">
        <w:rPr>
          <w:rFonts w:ascii="Myriad Pro" w:eastAsia="方正黑体简体" w:hAnsi="Myriad Pro"/>
          <w:sz w:val="22"/>
          <w:szCs w:val="22"/>
        </w:rPr>
        <w:t>osaic Style Video Wall</w:t>
      </w:r>
    </w:p>
    <w:p w14:paraId="4400EF2C" w14:textId="77777777" w:rsidR="008F66B1" w:rsidRDefault="002F41BE" w:rsidP="008F66B1">
      <w:pPr>
        <w:pStyle w:val="af7"/>
        <w:spacing w:line="360" w:lineRule="auto"/>
        <w:ind w:left="1474" w:firstLineChars="0" w:firstLine="0"/>
        <w:rPr>
          <w:rFonts w:ascii="Myriad Pro" w:hAnsi="Myriad Pro"/>
          <w:sz w:val="22"/>
          <w:szCs w:val="22"/>
        </w:rPr>
      </w:pPr>
      <w:r w:rsidRPr="00A515F0">
        <w:rPr>
          <w:rFonts w:ascii="Myriad Pro" w:hAnsi="Myriad Pro"/>
          <w:sz w:val="22"/>
          <w:szCs w:val="22"/>
        </w:rPr>
        <w:t>S</w:t>
      </w:r>
      <w:r w:rsidR="005B0125" w:rsidRPr="00A515F0">
        <w:rPr>
          <w:rFonts w:ascii="Myriad Pro" w:hAnsi="Myriad Pro"/>
          <w:sz w:val="22"/>
          <w:szCs w:val="22"/>
        </w:rPr>
        <w:t>et</w:t>
      </w:r>
      <w:r w:rsidRPr="00A515F0">
        <w:rPr>
          <w:rFonts w:ascii="Myriad Pro" w:hAnsi="Myriad Pro"/>
          <w:sz w:val="22"/>
          <w:szCs w:val="22"/>
        </w:rPr>
        <w:t>ting</w:t>
      </w:r>
      <w:r w:rsidR="005B0125" w:rsidRPr="00A515F0">
        <w:rPr>
          <w:rFonts w:ascii="Myriad Pro" w:hAnsi="Myriad Pro"/>
          <w:sz w:val="22"/>
          <w:szCs w:val="22"/>
        </w:rPr>
        <w:t xml:space="preserve"> up a mosaic style video wall</w:t>
      </w:r>
      <w:r w:rsidRPr="00A515F0">
        <w:rPr>
          <w:rFonts w:ascii="Myriad Pro" w:hAnsi="Myriad Pro"/>
          <w:sz w:val="22"/>
          <w:szCs w:val="22"/>
        </w:rPr>
        <w:t xml:space="preserve"> requires</w:t>
      </w:r>
      <w:r w:rsidR="005B0125" w:rsidRPr="00A515F0">
        <w:rPr>
          <w:rFonts w:ascii="Myriad Pro" w:hAnsi="Myriad Pro"/>
          <w:sz w:val="22"/>
          <w:szCs w:val="22"/>
        </w:rPr>
        <w:t xml:space="preserve"> </w:t>
      </w:r>
      <w:del w:id="1175" w:author="Chelsea Lee" w:date="2023-09-28T10:20:00Z">
        <w:r w:rsidRPr="00A515F0" w:rsidDel="006F0A12">
          <w:rPr>
            <w:rFonts w:ascii="Myriad Pro" w:hAnsi="Myriad Pro"/>
            <w:sz w:val="22"/>
            <w:szCs w:val="22"/>
          </w:rPr>
          <w:delText xml:space="preserve">the </w:delText>
        </w:r>
      </w:del>
      <w:r w:rsidRPr="00A515F0">
        <w:rPr>
          <w:rFonts w:ascii="Myriad Pro" w:hAnsi="Myriad Pro"/>
          <w:sz w:val="22"/>
          <w:szCs w:val="22"/>
        </w:rPr>
        <w:t>devices to support video crop</w:t>
      </w:r>
      <w:r w:rsidR="00C9587F" w:rsidRPr="00A515F0">
        <w:rPr>
          <w:rFonts w:ascii="Myriad Pro" w:hAnsi="Myriad Pro"/>
          <w:sz w:val="22"/>
          <w:szCs w:val="22"/>
        </w:rPr>
        <w:t>ping an</w:t>
      </w:r>
      <w:r w:rsidR="00A515F0" w:rsidRPr="00A515F0">
        <w:rPr>
          <w:rFonts w:ascii="Myriad Pro" w:hAnsi="Myriad Pro"/>
          <w:sz w:val="22"/>
          <w:szCs w:val="22"/>
        </w:rPr>
        <w:t>d</w:t>
      </w:r>
      <w:r w:rsidR="00C9587F" w:rsidRPr="00A515F0">
        <w:rPr>
          <w:rFonts w:ascii="Myriad Pro" w:hAnsi="Myriad Pro"/>
          <w:sz w:val="22"/>
          <w:szCs w:val="22"/>
        </w:rPr>
        <w:t xml:space="preserve"> </w:t>
      </w:r>
      <w:r w:rsidR="00C9587F" w:rsidRPr="00B04DE7">
        <w:rPr>
          <w:rFonts w:ascii="Myriad Pro" w:hAnsi="Myriad Pro"/>
          <w:sz w:val="22"/>
          <w:szCs w:val="22"/>
        </w:rPr>
        <w:t>rotation.</w:t>
      </w:r>
      <w:bookmarkStart w:id="1176" w:name="OLE_LINK12"/>
    </w:p>
    <w:p w14:paraId="5823EB21" w14:textId="25B8F7A3" w:rsidR="00D94A3E" w:rsidRPr="008F66B1" w:rsidRDefault="00B04DE7">
      <w:pPr>
        <w:pStyle w:val="af7"/>
        <w:numPr>
          <w:ilvl w:val="0"/>
          <w:numId w:val="26"/>
        </w:numPr>
        <w:spacing w:line="360" w:lineRule="auto"/>
        <w:ind w:firstLineChars="0"/>
        <w:rPr>
          <w:rFonts w:ascii="Myriad Pro" w:hAnsi="Myriad Pro"/>
          <w:sz w:val="22"/>
          <w:szCs w:val="22"/>
        </w:rPr>
      </w:pPr>
      <w:r w:rsidRPr="008F66B1">
        <w:rPr>
          <w:rFonts w:ascii="Myriad Pro" w:eastAsia="方正黑体简体" w:hAnsi="Myriad Pro"/>
          <w:sz w:val="22"/>
          <w:szCs w:val="22"/>
        </w:rPr>
        <w:t>Video cropping command</w:t>
      </w:r>
    </w:p>
    <w:p w14:paraId="6330A5FD" w14:textId="77777777" w:rsidR="003C17A4" w:rsidRPr="003C17A4" w:rsidRDefault="003C17A4" w:rsidP="003C17A4">
      <w:pPr>
        <w:pStyle w:val="af7"/>
        <w:spacing w:line="360" w:lineRule="auto"/>
        <w:ind w:left="1914" w:firstLineChars="0" w:firstLine="0"/>
        <w:rPr>
          <w:rFonts w:ascii="Myriad Pro" w:eastAsia="方正黑体简体" w:hAnsi="Myriad Pro"/>
          <w:b/>
          <w:bCs/>
          <w:sz w:val="22"/>
          <w:szCs w:val="22"/>
        </w:rPr>
      </w:pPr>
      <w:r w:rsidRPr="003C17A4">
        <w:rPr>
          <w:rFonts w:ascii="Myriad Pro" w:eastAsia="方正黑体简体" w:hAnsi="Myriad Pro"/>
          <w:b/>
          <w:bCs/>
          <w:sz w:val="22"/>
          <w:szCs w:val="22"/>
        </w:rPr>
        <w:t>Command Structure:</w:t>
      </w:r>
    </w:p>
    <w:p w14:paraId="11EC6963" w14:textId="73C5EF4D" w:rsidR="00D94A3E" w:rsidRPr="007963C6" w:rsidRDefault="00D7481D" w:rsidP="003C17A4">
      <w:pPr>
        <w:pStyle w:val="af7"/>
        <w:ind w:left="1700" w:firstLineChars="0" w:firstLine="214"/>
        <w:rPr>
          <w:rFonts w:ascii="Myriad Pro" w:eastAsia="方正黑体简体" w:hAnsi="Myriad Pro"/>
          <w:b/>
          <w:bCs/>
          <w:szCs w:val="21"/>
        </w:rPr>
      </w:pPr>
      <w:r w:rsidRPr="007963C6">
        <w:rPr>
          <w:rStyle w:val="aff4"/>
          <w:rFonts w:ascii="Myriad Pro" w:eastAsia="方正黑体简体" w:hAnsi="Myriad Pro"/>
          <w:szCs w:val="21"/>
        </w:rPr>
        <w:t>gbparam s xy_param X1:Y1:X2:Y2</w:t>
      </w:r>
    </w:p>
    <w:p w14:paraId="510A9F42" w14:textId="3FE4200F" w:rsidR="003C17A4" w:rsidRDefault="003C17A4" w:rsidP="003C17A4">
      <w:pPr>
        <w:pStyle w:val="af7"/>
        <w:spacing w:line="360" w:lineRule="auto"/>
        <w:ind w:left="1914" w:firstLineChars="0" w:firstLine="0"/>
        <w:rPr>
          <w:rFonts w:ascii="Myriad Pro" w:eastAsia="方正黑体简体" w:hAnsi="Myriad Pro"/>
          <w:b/>
          <w:bCs/>
          <w:sz w:val="22"/>
          <w:szCs w:val="22"/>
        </w:rPr>
      </w:pPr>
      <w:r w:rsidRPr="007963C6">
        <w:rPr>
          <w:rFonts w:ascii="Myriad Pro" w:eastAsia="方正黑体简体" w:hAnsi="Myriad Pro"/>
          <w:b/>
          <w:bCs/>
          <w:sz w:val="22"/>
          <w:szCs w:val="22"/>
        </w:rPr>
        <w:t>Description:</w:t>
      </w:r>
    </w:p>
    <w:p w14:paraId="21944E3D" w14:textId="6112E221" w:rsidR="003C17A4" w:rsidRDefault="003C17A4" w:rsidP="003C17A4">
      <w:pPr>
        <w:pStyle w:val="af7"/>
        <w:spacing w:line="360" w:lineRule="auto"/>
        <w:ind w:left="1914" w:firstLineChars="0" w:firstLine="0"/>
        <w:rPr>
          <w:rFonts w:ascii="Myriad Pro" w:eastAsia="方正黑体简体" w:hAnsi="Myriad Pro"/>
          <w:sz w:val="22"/>
          <w:szCs w:val="22"/>
        </w:rPr>
      </w:pPr>
      <w:r w:rsidRPr="00C25D66">
        <w:rPr>
          <w:rFonts w:ascii="Myriad Pro" w:eastAsia="方正黑体简体" w:hAnsi="Myriad Pro"/>
          <w:i/>
          <w:iCs/>
          <w:sz w:val="22"/>
          <w:szCs w:val="22"/>
        </w:rPr>
        <w:t>X1:Y1:X2:Y2</w:t>
      </w:r>
      <w:r w:rsidRPr="00C25D66">
        <w:rPr>
          <w:rFonts w:ascii="Myriad Pro" w:eastAsia="方正黑体简体" w:hAnsi="Myriad Pro"/>
          <w:sz w:val="22"/>
          <w:szCs w:val="22"/>
        </w:rPr>
        <w:t xml:space="preserve"> denotes</w:t>
      </w:r>
      <w:r w:rsidR="00130DFB" w:rsidRPr="00C25D66">
        <w:rPr>
          <w:rFonts w:ascii="Myriad Pro" w:eastAsia="方正黑体简体" w:hAnsi="Myriad Pro"/>
          <w:sz w:val="22"/>
          <w:szCs w:val="22"/>
        </w:rPr>
        <w:t xml:space="preserve"> that </w:t>
      </w:r>
      <w:r w:rsidR="002E4910" w:rsidRPr="00C25D66">
        <w:rPr>
          <w:rFonts w:ascii="Myriad Pro" w:eastAsia="方正黑体简体" w:hAnsi="Myriad Pro"/>
          <w:sz w:val="22"/>
          <w:szCs w:val="22"/>
        </w:rPr>
        <w:t xml:space="preserve">only </w:t>
      </w:r>
      <w:r w:rsidR="006526D2" w:rsidRPr="00C25D66">
        <w:rPr>
          <w:rFonts w:ascii="Myriad Pro" w:eastAsia="方正黑体简体" w:hAnsi="Myriad Pro"/>
          <w:sz w:val="22"/>
          <w:szCs w:val="22"/>
        </w:rPr>
        <w:t xml:space="preserve">the </w:t>
      </w:r>
      <w:r w:rsidRPr="00C25D66">
        <w:rPr>
          <w:rFonts w:ascii="Myriad Pro" w:eastAsia="方正黑体简体" w:hAnsi="Myriad Pro"/>
          <w:sz w:val="22"/>
          <w:szCs w:val="22"/>
        </w:rPr>
        <w:t xml:space="preserve">video content </w:t>
      </w:r>
      <w:r w:rsidR="008A71FC" w:rsidRPr="00C25D66">
        <w:rPr>
          <w:rFonts w:ascii="Myriad Pro" w:eastAsia="方正黑体简体" w:hAnsi="Myriad Pro"/>
          <w:sz w:val="22"/>
          <w:szCs w:val="22"/>
        </w:rPr>
        <w:t xml:space="preserve">within </w:t>
      </w:r>
      <w:r w:rsidRPr="00C25D66">
        <w:rPr>
          <w:rFonts w:ascii="Myriad Pro" w:eastAsia="方正黑体简体" w:hAnsi="Myriad Pro"/>
          <w:sz w:val="22"/>
          <w:szCs w:val="22"/>
        </w:rPr>
        <w:t>the</w:t>
      </w:r>
      <w:r w:rsidR="006526D2" w:rsidRPr="00C25D66">
        <w:rPr>
          <w:rFonts w:ascii="Myriad Pro" w:eastAsia="方正黑体简体" w:hAnsi="Myriad Pro"/>
          <w:sz w:val="22"/>
          <w:szCs w:val="22"/>
        </w:rPr>
        <w:t xml:space="preserve"> rectang</w:t>
      </w:r>
      <w:r w:rsidR="00891766" w:rsidRPr="00C25D66">
        <w:rPr>
          <w:rFonts w:ascii="Myriad Pro" w:eastAsia="方正黑体简体" w:hAnsi="Myriad Pro"/>
          <w:sz w:val="22"/>
          <w:szCs w:val="22"/>
        </w:rPr>
        <w:t>ular</w:t>
      </w:r>
      <w:r w:rsidR="006526D2" w:rsidRPr="00C25D66">
        <w:rPr>
          <w:rFonts w:ascii="Myriad Pro" w:eastAsia="方正黑体简体" w:hAnsi="Myriad Pro"/>
          <w:sz w:val="22"/>
          <w:szCs w:val="22"/>
        </w:rPr>
        <w:t xml:space="preserve"> area </w:t>
      </w:r>
      <w:r w:rsidR="001B220B" w:rsidRPr="00C25D66">
        <w:rPr>
          <w:rFonts w:ascii="Myriad Pro" w:eastAsia="方正黑体简体" w:hAnsi="Myriad Pro"/>
          <w:sz w:val="22"/>
          <w:szCs w:val="22"/>
        </w:rPr>
        <w:t>formed by</w:t>
      </w:r>
      <w:r w:rsidR="000617FD">
        <w:rPr>
          <w:rFonts w:ascii="Myriad Pro" w:eastAsia="方正黑体简体" w:hAnsi="Myriad Pro"/>
          <w:sz w:val="22"/>
          <w:szCs w:val="22"/>
        </w:rPr>
        <w:t xml:space="preserve"> the</w:t>
      </w:r>
      <w:r w:rsidR="006526D2" w:rsidRPr="00C25D66">
        <w:rPr>
          <w:rFonts w:ascii="Myriad Pro" w:eastAsia="方正黑体简体" w:hAnsi="Myriad Pro"/>
          <w:sz w:val="22"/>
          <w:szCs w:val="22"/>
        </w:rPr>
        <w:t xml:space="preserve"> coordinate (X1,Y1)</w:t>
      </w:r>
      <w:r w:rsidR="000617FD">
        <w:rPr>
          <w:rFonts w:ascii="Myriad Pro" w:eastAsia="方正黑体简体" w:hAnsi="Myriad Pro"/>
          <w:sz w:val="22"/>
          <w:szCs w:val="22"/>
        </w:rPr>
        <w:t xml:space="preserve"> in upper left</w:t>
      </w:r>
      <w:r w:rsidR="006526D2" w:rsidRPr="00C25D66">
        <w:rPr>
          <w:rFonts w:ascii="Myriad Pro" w:eastAsia="方正黑体简体" w:hAnsi="Myriad Pro"/>
          <w:sz w:val="22"/>
          <w:szCs w:val="22"/>
        </w:rPr>
        <w:t xml:space="preserve"> </w:t>
      </w:r>
      <w:r w:rsidR="00FD0BF1" w:rsidRPr="00C25D66">
        <w:rPr>
          <w:rFonts w:ascii="Myriad Pro" w:eastAsia="方正黑体简体" w:hAnsi="Myriad Pro"/>
          <w:sz w:val="22"/>
          <w:szCs w:val="22"/>
        </w:rPr>
        <w:t>and</w:t>
      </w:r>
      <w:r w:rsidR="000617FD">
        <w:rPr>
          <w:rFonts w:ascii="Myriad Pro" w:eastAsia="方正黑体简体" w:hAnsi="Myriad Pro"/>
          <w:sz w:val="22"/>
          <w:szCs w:val="22"/>
        </w:rPr>
        <w:t xml:space="preserve"> the</w:t>
      </w:r>
      <w:r w:rsidR="006526D2" w:rsidRPr="00C25D66">
        <w:rPr>
          <w:rFonts w:ascii="Myriad Pro" w:eastAsia="方正黑体简体" w:hAnsi="Myriad Pro"/>
          <w:sz w:val="22"/>
          <w:szCs w:val="22"/>
        </w:rPr>
        <w:t xml:space="preserve"> coordinate (X2,Y2)</w:t>
      </w:r>
      <w:r w:rsidR="000617FD">
        <w:rPr>
          <w:rFonts w:ascii="Myriad Pro" w:eastAsia="方正黑体简体" w:hAnsi="Myriad Pro"/>
          <w:sz w:val="22"/>
          <w:szCs w:val="22"/>
        </w:rPr>
        <w:t xml:space="preserve"> in bottom right</w:t>
      </w:r>
      <w:r w:rsidR="00FD0BF1" w:rsidRPr="00C25D66">
        <w:rPr>
          <w:rFonts w:ascii="Myriad Pro" w:eastAsia="方正黑体简体" w:hAnsi="Myriad Pro"/>
          <w:sz w:val="22"/>
          <w:szCs w:val="22"/>
        </w:rPr>
        <w:t xml:space="preserve"> </w:t>
      </w:r>
      <w:r w:rsidR="00036635" w:rsidRPr="00C25D66">
        <w:rPr>
          <w:rFonts w:ascii="Myriad Pro" w:eastAsia="方正黑体简体" w:hAnsi="Myriad Pro"/>
          <w:sz w:val="22"/>
          <w:szCs w:val="22"/>
        </w:rPr>
        <w:t>is</w:t>
      </w:r>
      <w:r w:rsidR="006A504B" w:rsidRPr="00C25D66">
        <w:rPr>
          <w:rFonts w:ascii="Myriad Pro" w:eastAsia="方正黑体简体" w:hAnsi="Myriad Pro"/>
          <w:sz w:val="22"/>
          <w:szCs w:val="22"/>
        </w:rPr>
        <w:t xml:space="preserve"> presented.</w:t>
      </w:r>
      <w:r w:rsidR="00036635" w:rsidRPr="00C25D66">
        <w:rPr>
          <w:rFonts w:ascii="Myriad Pro" w:eastAsia="方正黑体简体" w:hAnsi="Myriad Pro"/>
          <w:sz w:val="22"/>
          <w:szCs w:val="22"/>
        </w:rPr>
        <w:t xml:space="preserve"> Note that this command does not factor in the input video’s </w:t>
      </w:r>
      <w:r w:rsidR="00C25D66" w:rsidRPr="00C25D66">
        <w:rPr>
          <w:rFonts w:ascii="Myriad Pro" w:eastAsia="方正黑体简体" w:hAnsi="Myriad Pro"/>
          <w:sz w:val="22"/>
          <w:szCs w:val="22"/>
        </w:rPr>
        <w:t>horizontal and vertical sizes but assumes that they are both 10000</w:t>
      </w:r>
      <w:r w:rsidR="00C66AAE">
        <w:rPr>
          <w:rFonts w:ascii="Myriad Pro" w:eastAsia="方正黑体简体" w:hAnsi="Myriad Pro"/>
          <w:sz w:val="22"/>
          <w:szCs w:val="22"/>
        </w:rPr>
        <w:t>, and</w:t>
      </w:r>
      <w:r w:rsidR="00C25D66" w:rsidRPr="00C25D66">
        <w:rPr>
          <w:rFonts w:ascii="Myriad Pro" w:eastAsia="方正黑体简体" w:hAnsi="Myriad Pro"/>
          <w:sz w:val="22"/>
          <w:szCs w:val="22"/>
        </w:rPr>
        <w:t xml:space="preserve"> the device will covert </w:t>
      </w:r>
      <w:r w:rsidR="00C25D66" w:rsidRPr="00C25D66">
        <w:rPr>
          <w:rFonts w:ascii="Myriad Pro" w:eastAsia="方正黑体简体" w:hAnsi="Myriad Pro"/>
          <w:i/>
          <w:iCs/>
          <w:sz w:val="22"/>
          <w:szCs w:val="22"/>
        </w:rPr>
        <w:t>X1/Y1/X2/Y2</w:t>
      </w:r>
      <w:r w:rsidR="00C25D66" w:rsidRPr="00C25D66">
        <w:rPr>
          <w:rFonts w:ascii="Myriad Pro" w:eastAsia="方正黑体简体" w:hAnsi="Myriad Pro"/>
          <w:sz w:val="22"/>
          <w:szCs w:val="22"/>
        </w:rPr>
        <w:t xml:space="preserve"> to actual sizes.</w:t>
      </w:r>
    </w:p>
    <w:p w14:paraId="0144C5B5" w14:textId="25EB9A18" w:rsidR="00C66AAE" w:rsidRDefault="00C66AAE" w:rsidP="00C66AAE">
      <w:pPr>
        <w:pStyle w:val="af7"/>
        <w:spacing w:line="360" w:lineRule="auto"/>
        <w:ind w:left="1914" w:firstLineChars="0" w:firstLine="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r>
        <w:rPr>
          <w:rFonts w:ascii="Myriad Pro" w:eastAsia="方正黑体简体" w:hAnsi="Myriad Pro"/>
          <w:sz w:val="22"/>
          <w:szCs w:val="22"/>
        </w:rPr>
        <w:t>All RX devices</w:t>
      </w:r>
    </w:p>
    <w:p w14:paraId="1CBCD662" w14:textId="77777777" w:rsidR="00C66AAE" w:rsidRDefault="00C66AAE" w:rsidP="00C66AAE">
      <w:pPr>
        <w:pStyle w:val="af7"/>
        <w:spacing w:line="360" w:lineRule="auto"/>
        <w:ind w:left="1914" w:firstLineChars="0" w:firstLine="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5C2D42C0" w14:textId="2E614F46" w:rsidR="00C66AAE" w:rsidRPr="007963C6" w:rsidRDefault="00C66AAE" w:rsidP="00C66AAE">
      <w:pPr>
        <w:pStyle w:val="af7"/>
        <w:spacing w:line="360" w:lineRule="auto"/>
        <w:ind w:left="1914" w:firstLineChars="0" w:firstLine="0"/>
        <w:rPr>
          <w:rFonts w:ascii="Myriad Pro" w:eastAsia="方正黑体简体" w:hAnsi="Myriad Pro"/>
          <w:sz w:val="22"/>
          <w:szCs w:val="22"/>
        </w:rPr>
      </w:pPr>
      <w:bookmarkStart w:id="1177" w:name="OLE_LINK17"/>
      <w:r>
        <w:rPr>
          <w:rFonts w:ascii="Myriad Pro" w:eastAsia="方正黑体简体" w:hAnsi="Myriad Pro"/>
          <w:sz w:val="22"/>
          <w:szCs w:val="22"/>
        </w:rPr>
        <w:t xml:space="preserve">The following command is used to output one-fourths of the video content in upper left corner. </w:t>
      </w:r>
    </w:p>
    <w:bookmarkEnd w:id="1176"/>
    <w:bookmarkEnd w:id="1177"/>
    <w:p w14:paraId="5A92CD1B" w14:textId="7B5BCE31" w:rsidR="00D7481D" w:rsidRPr="007963C6" w:rsidRDefault="00D7481D" w:rsidP="00A7473C">
      <w:pPr>
        <w:ind w:leftChars="800" w:left="1680" w:firstLine="234"/>
        <w:rPr>
          <w:rStyle w:val="aff4"/>
          <w:rFonts w:ascii="Myriad Pro" w:eastAsia="方正黑体简体" w:hAnsi="Myriad Pro"/>
          <w:szCs w:val="21"/>
        </w:rPr>
      </w:pPr>
      <w:r w:rsidRPr="007963C6">
        <w:rPr>
          <w:rStyle w:val="aff4"/>
          <w:rFonts w:ascii="Myriad Pro" w:eastAsia="方正黑体简体" w:hAnsi="Myriad Pro"/>
          <w:szCs w:val="21"/>
        </w:rPr>
        <w:lastRenderedPageBreak/>
        <w:t>/ # gbparam s xy_param 0:0:5000:5000</w:t>
      </w:r>
    </w:p>
    <w:p w14:paraId="22E068F2" w14:textId="77777777" w:rsidR="00D7481D" w:rsidRPr="007963C6" w:rsidRDefault="00D7481D" w:rsidP="00A7473C">
      <w:pPr>
        <w:ind w:leftChars="800" w:left="1680" w:firstLine="234"/>
        <w:rPr>
          <w:rStyle w:val="aff4"/>
          <w:rFonts w:ascii="Myriad Pro" w:eastAsia="方正黑体简体" w:hAnsi="Myriad Pro"/>
          <w:szCs w:val="21"/>
        </w:rPr>
      </w:pPr>
      <w:r w:rsidRPr="007963C6">
        <w:rPr>
          <w:rStyle w:val="aff4"/>
          <w:rFonts w:ascii="Myriad Pro" w:eastAsia="方正黑体简体" w:hAnsi="Myriad Pro"/>
          <w:szCs w:val="21"/>
        </w:rPr>
        <w:t>/ # e e_reconnect</w:t>
      </w:r>
    </w:p>
    <w:p w14:paraId="1C5526EF" w14:textId="61AF731F" w:rsidR="00D7481D" w:rsidRPr="007963C6" w:rsidRDefault="00D7481D" w:rsidP="00A7473C">
      <w:pPr>
        <w:ind w:leftChars="800" w:left="1680" w:firstLine="234"/>
        <w:rPr>
          <w:rStyle w:val="aff4"/>
          <w:rFonts w:ascii="Myriad Pro" w:eastAsia="方正黑体简体" w:hAnsi="Myriad Pro"/>
          <w:szCs w:val="21"/>
        </w:rPr>
      </w:pPr>
      <w:r w:rsidRPr="007963C6">
        <w:rPr>
          <w:rStyle w:val="aff4"/>
          <w:rFonts w:ascii="Myriad Pro" w:eastAsia="方正黑体简体" w:hAnsi="Myriad Pro"/>
          <w:szCs w:val="21"/>
        </w:rPr>
        <w:t>/ #</w:t>
      </w:r>
    </w:p>
    <w:p w14:paraId="482D9AB4" w14:textId="333A528B" w:rsidR="00D7481D" w:rsidRPr="00066AD9" w:rsidRDefault="00B04DE7">
      <w:pPr>
        <w:pStyle w:val="af7"/>
        <w:numPr>
          <w:ilvl w:val="0"/>
          <w:numId w:val="26"/>
        </w:numPr>
        <w:spacing w:line="360" w:lineRule="auto"/>
        <w:ind w:firstLineChars="0"/>
        <w:rPr>
          <w:rFonts w:ascii="Myriad Pro" w:eastAsia="方正黑体简体" w:hAnsi="Myriad Pro"/>
          <w:szCs w:val="21"/>
        </w:rPr>
      </w:pPr>
      <w:r w:rsidRPr="00B04DE7">
        <w:rPr>
          <w:rFonts w:ascii="Myriad Pro" w:eastAsia="方正黑体简体" w:hAnsi="Myriad Pro"/>
          <w:sz w:val="22"/>
          <w:szCs w:val="22"/>
        </w:rPr>
        <w:t>Video rotation command</w:t>
      </w:r>
      <w:r>
        <w:rPr>
          <w:rFonts w:ascii="Myriad Pro" w:eastAsia="方正黑体简体" w:hAnsi="Myriad Pro"/>
          <w:sz w:val="22"/>
          <w:szCs w:val="22"/>
        </w:rPr>
        <w:t>: S</w:t>
      </w:r>
      <w:r w:rsidR="008F66B1">
        <w:rPr>
          <w:rFonts w:ascii="Myriad Pro" w:eastAsia="方正黑体简体" w:hAnsi="Myriad Pro"/>
          <w:sz w:val="22"/>
          <w:szCs w:val="22"/>
        </w:rPr>
        <w:t xml:space="preserve">ee </w:t>
      </w:r>
      <w:r w:rsidR="008A3E04">
        <w:rPr>
          <w:rFonts w:ascii="Myriad Pro" w:eastAsia="方正黑体简体" w:hAnsi="Myriad Pro"/>
          <w:sz w:val="22"/>
          <w:szCs w:val="22"/>
        </w:rPr>
        <w:t xml:space="preserve">chapter </w:t>
      </w:r>
      <w:hyperlink w:anchor="_Rotating_Video" w:history="1">
        <w:r w:rsidR="008A3E04" w:rsidRPr="008A3E04">
          <w:rPr>
            <w:rStyle w:val="af2"/>
            <w:rFonts w:ascii="Myriad Pro" w:eastAsia="方正黑体简体" w:hAnsi="Myriad Pro"/>
            <w:sz w:val="22"/>
            <w:szCs w:val="22"/>
          </w:rPr>
          <w:t>Rotating Video</w:t>
        </w:r>
      </w:hyperlink>
      <w:r w:rsidR="008A3E04">
        <w:rPr>
          <w:rFonts w:ascii="Myriad Pro" w:eastAsia="方正黑体简体" w:hAnsi="Myriad Pro"/>
          <w:sz w:val="22"/>
          <w:szCs w:val="22"/>
        </w:rPr>
        <w:t>.</w:t>
      </w:r>
      <w:r w:rsidR="00066AD9" w:rsidRPr="00066AD9">
        <w:rPr>
          <w:rFonts w:ascii="Myriad Pro" w:eastAsia="方正黑体简体" w:hAnsi="Myriad Pro"/>
          <w:szCs w:val="21"/>
        </w:rPr>
        <w:tab/>
      </w:r>
    </w:p>
    <w:p w14:paraId="01A15C07" w14:textId="77777777" w:rsidR="00066AD9" w:rsidRDefault="00066AD9" w:rsidP="00066AD9">
      <w:pPr>
        <w:ind w:left="1260"/>
        <w:rPr>
          <w:rFonts w:ascii="Myriad Pro" w:eastAsia="方正黑体简体" w:hAnsi="Myriad Pro"/>
          <w:szCs w:val="21"/>
        </w:rPr>
      </w:pPr>
    </w:p>
    <w:p w14:paraId="60D0429D" w14:textId="6AFEB8DB" w:rsidR="0064686A" w:rsidRDefault="00066AD9" w:rsidP="00066AD9">
      <w:pPr>
        <w:spacing w:line="360" w:lineRule="auto"/>
        <w:ind w:left="1259"/>
        <w:rPr>
          <w:rFonts w:ascii="Myriad Pro" w:eastAsia="方正黑体简体" w:hAnsi="Myriad Pro"/>
          <w:sz w:val="22"/>
          <w:szCs w:val="22"/>
        </w:rPr>
      </w:pPr>
      <w:r w:rsidRPr="00066AD9">
        <w:rPr>
          <w:rFonts w:ascii="Myriad Pro" w:eastAsia="方正黑体简体" w:hAnsi="Myriad Pro"/>
          <w:sz w:val="22"/>
          <w:szCs w:val="22"/>
        </w:rPr>
        <w:t xml:space="preserve">Based on the combination of two commands above, the client app is able to </w:t>
      </w:r>
      <w:r w:rsidR="002E2DDC">
        <w:rPr>
          <w:rFonts w:ascii="Myriad Pro" w:eastAsia="方正黑体简体" w:hAnsi="Myriad Pro"/>
          <w:sz w:val="22"/>
          <w:szCs w:val="22"/>
        </w:rPr>
        <w:t>set up</w:t>
      </w:r>
      <w:r w:rsidRPr="00066AD9">
        <w:rPr>
          <w:rFonts w:ascii="Myriad Pro" w:eastAsia="方正黑体简体" w:hAnsi="Myriad Pro"/>
          <w:sz w:val="22"/>
          <w:szCs w:val="22"/>
        </w:rPr>
        <w:t xml:space="preserve"> a mosaic style video wall</w:t>
      </w:r>
      <w:r w:rsidR="002E2DDC">
        <w:rPr>
          <w:rFonts w:ascii="Myriad Pro" w:eastAsia="方正黑体简体" w:hAnsi="Myriad Pro"/>
          <w:sz w:val="22"/>
          <w:szCs w:val="22"/>
        </w:rPr>
        <w:t xml:space="preserve"> in which TVs in first row rotates by 180 degrees. </w:t>
      </w:r>
      <w:r w:rsidR="0064686A">
        <w:rPr>
          <w:rFonts w:ascii="Myriad Pro" w:eastAsia="方正黑体简体" w:hAnsi="Myriad Pro"/>
          <w:sz w:val="22"/>
          <w:szCs w:val="22"/>
        </w:rPr>
        <w:t>The VDirector App</w:t>
      </w:r>
      <w:r w:rsidR="00B36F89">
        <w:rPr>
          <w:rFonts w:ascii="Myriad Pro" w:eastAsia="方正黑体简体" w:hAnsi="Myriad Pro"/>
          <w:sz w:val="22"/>
          <w:szCs w:val="22"/>
        </w:rPr>
        <w:t xml:space="preserve"> </w:t>
      </w:r>
      <w:r w:rsidR="0079744C">
        <w:rPr>
          <w:rFonts w:ascii="Myriad Pro" w:eastAsia="方正黑体简体" w:hAnsi="Myriad Pro"/>
          <w:sz w:val="22"/>
          <w:szCs w:val="22"/>
        </w:rPr>
        <w:t>we</w:t>
      </w:r>
      <w:r w:rsidR="00B36F89">
        <w:rPr>
          <w:rFonts w:ascii="Myriad Pro" w:eastAsia="方正黑体简体" w:hAnsi="Myriad Pro"/>
          <w:sz w:val="22"/>
          <w:szCs w:val="22"/>
        </w:rPr>
        <w:t xml:space="preserve"> provide</w:t>
      </w:r>
      <w:r w:rsidR="0079744C">
        <w:rPr>
          <w:rFonts w:ascii="Myriad Pro" w:eastAsia="方正黑体简体" w:hAnsi="Myriad Pro"/>
          <w:sz w:val="22"/>
          <w:szCs w:val="22"/>
        </w:rPr>
        <w:t xml:space="preserve"> can</w:t>
      </w:r>
      <w:r w:rsidR="00B36F89">
        <w:rPr>
          <w:rFonts w:ascii="Myriad Pro" w:eastAsia="方正黑体简体" w:hAnsi="Myriad Pro"/>
          <w:sz w:val="22"/>
          <w:szCs w:val="22"/>
        </w:rPr>
        <w:t xml:space="preserve"> realize this function</w:t>
      </w:r>
      <w:r w:rsidR="0079744C">
        <w:rPr>
          <w:rFonts w:ascii="Myriad Pro" w:eastAsia="方正黑体简体" w:hAnsi="Myriad Pro"/>
          <w:sz w:val="22"/>
          <w:szCs w:val="22"/>
        </w:rPr>
        <w:t xml:space="preserve"> as well</w:t>
      </w:r>
      <w:r w:rsidR="00B36F89">
        <w:rPr>
          <w:rFonts w:ascii="Myriad Pro" w:eastAsia="方正黑体简体" w:hAnsi="Myriad Pro"/>
          <w:sz w:val="22"/>
          <w:szCs w:val="22"/>
        </w:rPr>
        <w:t>.</w:t>
      </w:r>
    </w:p>
    <w:p w14:paraId="1A3FCAC6" w14:textId="0DC15228" w:rsidR="00B36F89" w:rsidRDefault="00B36F89" w:rsidP="00B36F89">
      <w:pPr>
        <w:spacing w:line="360" w:lineRule="auto"/>
        <w:ind w:left="839" w:firstLine="42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54945D9E" w14:textId="29BB092A" w:rsidR="00B36F89" w:rsidRDefault="00B36F89" w:rsidP="00B36F89">
      <w:pPr>
        <w:spacing w:line="360" w:lineRule="auto"/>
        <w:ind w:left="1259"/>
        <w:rPr>
          <w:rFonts w:ascii="Myriad Pro" w:eastAsia="方正黑体简体" w:hAnsi="Myriad Pro"/>
          <w:sz w:val="22"/>
          <w:szCs w:val="22"/>
        </w:rPr>
      </w:pPr>
      <w:r w:rsidRPr="00B36F89">
        <w:rPr>
          <w:rFonts w:ascii="Myriad Pro" w:eastAsia="方正黑体简体" w:hAnsi="Myriad Pro"/>
          <w:sz w:val="22"/>
          <w:szCs w:val="22"/>
        </w:rPr>
        <w:t>T</w:t>
      </w:r>
      <w:r>
        <w:rPr>
          <w:rFonts w:ascii="Myriad Pro" w:eastAsia="方正黑体简体" w:hAnsi="Myriad Pro"/>
          <w:sz w:val="22"/>
          <w:szCs w:val="22"/>
        </w:rPr>
        <w:t>he rotate the display by 180 degrees counterclockwise around the upper left corner and make it present one-fourths of the input video’s content in the bottom right only:</w:t>
      </w:r>
    </w:p>
    <w:p w14:paraId="6831D147" w14:textId="77777777" w:rsidR="005838E8" w:rsidRPr="007963C6" w:rsidRDefault="005838E8" w:rsidP="005838E8">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 gbparam s xy_param 5000:5000:10000:10000</w:t>
      </w:r>
    </w:p>
    <w:p w14:paraId="5A367139" w14:textId="77777777" w:rsidR="005838E8" w:rsidRPr="007963C6" w:rsidRDefault="005838E8" w:rsidP="005838E8">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 e e_vw_rotate_180</w:t>
      </w:r>
    </w:p>
    <w:p w14:paraId="75A28F24" w14:textId="77777777" w:rsidR="005838E8" w:rsidRPr="007963C6" w:rsidRDefault="005838E8" w:rsidP="005838E8">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180</w:t>
      </w:r>
    </w:p>
    <w:p w14:paraId="785A4672" w14:textId="77777777" w:rsidR="005838E8" w:rsidRPr="007963C6" w:rsidRDefault="005838E8" w:rsidP="005838E8">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 e e_reconnect</w:t>
      </w:r>
    </w:p>
    <w:p w14:paraId="3A4D72AF" w14:textId="77777777" w:rsidR="005838E8" w:rsidRPr="007963C6" w:rsidRDefault="005838E8" w:rsidP="005838E8">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w:t>
      </w:r>
    </w:p>
    <w:p w14:paraId="4185A26A" w14:textId="015969D1" w:rsidR="005838E8" w:rsidRDefault="005838E8" w:rsidP="005838E8">
      <w:pPr>
        <w:spacing w:line="360" w:lineRule="auto"/>
        <w:ind w:left="1259"/>
        <w:rPr>
          <w:rFonts w:ascii="Myriad Pro" w:eastAsia="方正黑体简体" w:hAnsi="Myriad Pro"/>
          <w:sz w:val="22"/>
          <w:szCs w:val="22"/>
        </w:rPr>
      </w:pPr>
      <w:r w:rsidRPr="00B36F89">
        <w:rPr>
          <w:rFonts w:ascii="Myriad Pro" w:eastAsia="方正黑体简体" w:hAnsi="Myriad Pro"/>
          <w:sz w:val="22"/>
          <w:szCs w:val="22"/>
        </w:rPr>
        <w:t>T</w:t>
      </w:r>
      <w:r>
        <w:rPr>
          <w:rFonts w:ascii="Myriad Pro" w:eastAsia="方正黑体简体" w:hAnsi="Myriad Pro"/>
          <w:sz w:val="22"/>
          <w:szCs w:val="22"/>
        </w:rPr>
        <w:t xml:space="preserve">he rotate the display by 90 degrees counterclockwise around the upper left corner and make it present </w:t>
      </w:r>
      <w:r w:rsidR="000617FD">
        <w:rPr>
          <w:rFonts w:ascii="Myriad Pro" w:eastAsia="方正黑体简体" w:hAnsi="Myriad Pro"/>
          <w:sz w:val="22"/>
          <w:szCs w:val="22"/>
        </w:rPr>
        <w:t>the</w:t>
      </w:r>
      <w:r w:rsidR="002239C4">
        <w:rPr>
          <w:rFonts w:ascii="Myriad Pro" w:eastAsia="方正黑体简体" w:hAnsi="Myriad Pro"/>
          <w:sz w:val="22"/>
          <w:szCs w:val="22"/>
        </w:rPr>
        <w:t xml:space="preserve"> </w:t>
      </w:r>
      <w:r w:rsidR="000617FD">
        <w:rPr>
          <w:rFonts w:ascii="Myriad Pro" w:eastAsia="方正黑体简体" w:hAnsi="Myriad Pro"/>
          <w:sz w:val="22"/>
          <w:szCs w:val="22"/>
        </w:rPr>
        <w:t>content within the rectangular area</w:t>
      </w:r>
      <w:r w:rsidR="00EA669D">
        <w:rPr>
          <w:rFonts w:ascii="Myriad Pro" w:eastAsia="方正黑体简体" w:hAnsi="Myriad Pro"/>
          <w:sz w:val="22"/>
          <w:szCs w:val="22"/>
        </w:rPr>
        <w:t xml:space="preserve"> </w:t>
      </w:r>
      <w:r w:rsidR="000617FD" w:rsidRPr="00EA669D">
        <w:rPr>
          <w:rFonts w:ascii="Myriad Pro" w:eastAsia="方正黑体简体" w:hAnsi="Myriad Pro"/>
          <w:sz w:val="22"/>
          <w:szCs w:val="22"/>
        </w:rPr>
        <w:t>[(0,0),(900,1600)]</w:t>
      </w:r>
      <w:r w:rsidR="00E8676E">
        <w:rPr>
          <w:rFonts w:ascii="Myriad Pro" w:eastAsia="方正黑体简体" w:hAnsi="Myriad Pro"/>
          <w:sz w:val="22"/>
          <w:szCs w:val="22"/>
        </w:rPr>
        <w:t xml:space="preserve"> in the upper left corner</w:t>
      </w:r>
      <w:r w:rsidR="00A63059">
        <w:rPr>
          <w:rFonts w:ascii="Myriad Pro" w:eastAsia="方正黑体简体" w:hAnsi="Myriad Pro"/>
          <w:sz w:val="22"/>
          <w:szCs w:val="22"/>
        </w:rPr>
        <w:t xml:space="preserve"> of the input video:</w:t>
      </w:r>
    </w:p>
    <w:p w14:paraId="3A20713B" w14:textId="77777777" w:rsidR="00A63059" w:rsidRPr="007963C6" w:rsidRDefault="00A63059" w:rsidP="00A63059">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 gbparam s xy_param 0:0:900:1600</w:t>
      </w:r>
    </w:p>
    <w:p w14:paraId="09A4C1CC" w14:textId="77777777" w:rsidR="00A63059" w:rsidRPr="007963C6" w:rsidRDefault="00A63059" w:rsidP="00A63059">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 e e_vw_rotate_270</w:t>
      </w:r>
    </w:p>
    <w:p w14:paraId="10AB6F07" w14:textId="77777777" w:rsidR="00A63059" w:rsidRPr="007963C6" w:rsidRDefault="00A63059" w:rsidP="00A63059">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270</w:t>
      </w:r>
    </w:p>
    <w:p w14:paraId="1BCF10B3" w14:textId="77777777" w:rsidR="00A63059" w:rsidRPr="007963C6" w:rsidRDefault="00A63059" w:rsidP="00A63059">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 e e_reconnect</w:t>
      </w:r>
    </w:p>
    <w:p w14:paraId="71C05C7F" w14:textId="77777777" w:rsidR="00A63059" w:rsidRPr="007963C6" w:rsidRDefault="00A63059" w:rsidP="00A63059">
      <w:pPr>
        <w:ind w:leftChars="600" w:left="1260"/>
        <w:rPr>
          <w:rStyle w:val="aff4"/>
          <w:rFonts w:ascii="Myriad Pro" w:eastAsia="方正黑体简体" w:hAnsi="Myriad Pro"/>
          <w:szCs w:val="21"/>
        </w:rPr>
      </w:pPr>
      <w:r w:rsidRPr="007963C6">
        <w:rPr>
          <w:rStyle w:val="aff4"/>
          <w:rFonts w:ascii="Myriad Pro" w:eastAsia="方正黑体简体" w:hAnsi="Myriad Pro"/>
          <w:szCs w:val="21"/>
        </w:rPr>
        <w:t>/ #</w:t>
      </w:r>
    </w:p>
    <w:p w14:paraId="259F8380" w14:textId="77777777" w:rsidR="005838E8" w:rsidRPr="00B36F89" w:rsidRDefault="005838E8" w:rsidP="00B36F89">
      <w:pPr>
        <w:spacing w:line="360" w:lineRule="auto"/>
        <w:ind w:left="1259"/>
        <w:rPr>
          <w:rFonts w:ascii="Myriad Pro" w:eastAsia="方正黑体简体" w:hAnsi="Myriad Pro"/>
          <w:sz w:val="22"/>
          <w:szCs w:val="22"/>
        </w:rPr>
      </w:pPr>
    </w:p>
    <w:p w14:paraId="276D98B5" w14:textId="5682428D" w:rsidR="00A470D0" w:rsidRPr="003920AB" w:rsidRDefault="00745263" w:rsidP="003920AB">
      <w:pPr>
        <w:pStyle w:val="3"/>
      </w:pPr>
      <w:bookmarkStart w:id="1178" w:name="_Toc135678037"/>
      <w:bookmarkStart w:id="1179" w:name="_Toc214962404"/>
      <w:r w:rsidRPr="003920AB">
        <w:rPr>
          <w:rFonts w:hint="eastAsia"/>
        </w:rPr>
        <w:t>I</w:t>
      </w:r>
      <w:r w:rsidRPr="003920AB">
        <w:t xml:space="preserve">nstructing </w:t>
      </w:r>
      <w:r w:rsidR="00393AC1">
        <w:t>RX</w:t>
      </w:r>
      <w:r w:rsidRPr="003920AB">
        <w:t xml:space="preserve"> to </w:t>
      </w:r>
      <w:r w:rsidR="001B44D9" w:rsidRPr="003920AB">
        <w:t>Force</w:t>
      </w:r>
      <w:r w:rsidR="00D65692" w:rsidRPr="003920AB">
        <w:t xml:space="preserve"> </w:t>
      </w:r>
      <w:r w:rsidR="00A27FD3" w:rsidRPr="003920AB">
        <w:t>a</w:t>
      </w:r>
      <w:r w:rsidR="00D65692" w:rsidRPr="003920AB">
        <w:t xml:space="preserve"> Resolution</w:t>
      </w:r>
      <w:bookmarkEnd w:id="1178"/>
      <w:r w:rsidR="007D5773" w:rsidRPr="003920AB">
        <w:t xml:space="preserve"> Output</w:t>
      </w:r>
      <w:bookmarkEnd w:id="1179"/>
    </w:p>
    <w:p w14:paraId="2BD40AFC" w14:textId="77777777" w:rsidR="00F17EE0" w:rsidRPr="007963C6" w:rsidRDefault="00F17EE0" w:rsidP="00F17EE0">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4617EDF9" w14:textId="77777777" w:rsidR="00A470D0" w:rsidRPr="007963C6" w:rsidRDefault="00383277" w:rsidP="00B73FA3">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gbset fvo RESOLUTION</w:t>
      </w:r>
    </w:p>
    <w:p w14:paraId="1BF4045B" w14:textId="77777777" w:rsidR="00B73FA3" w:rsidRPr="007963C6" w:rsidRDefault="00383277" w:rsidP="00B73FA3">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e e_reoutput</w:t>
      </w:r>
    </w:p>
    <w:p w14:paraId="267F5CCB" w14:textId="77777777" w:rsidR="00F17EE0" w:rsidRPr="007963C6" w:rsidRDefault="00F17EE0" w:rsidP="00F17EE0">
      <w:pPr>
        <w:spacing w:line="360" w:lineRule="auto"/>
        <w:ind w:leftChars="500" w:left="1050"/>
        <w:rPr>
          <w:rFonts w:ascii="Myriad Pro" w:eastAsia="方正黑体简体" w:hAnsi="Myriad Pro"/>
          <w:b/>
          <w:bCs/>
          <w:szCs w:val="21"/>
        </w:rPr>
      </w:pPr>
      <w:r w:rsidRPr="007963C6">
        <w:rPr>
          <w:rFonts w:ascii="Myriad Pro" w:eastAsia="方正黑体简体" w:hAnsi="Myriad Pro"/>
          <w:b/>
          <w:bCs/>
          <w:sz w:val="22"/>
          <w:szCs w:val="22"/>
        </w:rPr>
        <w:t>Description:</w:t>
      </w:r>
    </w:p>
    <w:p w14:paraId="5FBD25A8" w14:textId="7159BAFB" w:rsidR="00B73FA3" w:rsidRPr="002E0CFD" w:rsidRDefault="00F17EE0" w:rsidP="00B73FA3">
      <w:pPr>
        <w:ind w:leftChars="500" w:left="1050"/>
        <w:rPr>
          <w:rFonts w:ascii="Myriad Pro" w:eastAsia="方正黑体简体" w:hAnsi="Myriad Pro"/>
          <w:sz w:val="22"/>
          <w:szCs w:val="22"/>
        </w:rPr>
      </w:pPr>
      <w:r w:rsidRPr="002E0CFD">
        <w:rPr>
          <w:rFonts w:ascii="Myriad Pro" w:eastAsia="方正黑体简体" w:hAnsi="Myriad Pro"/>
          <w:sz w:val="22"/>
          <w:szCs w:val="22"/>
        </w:rPr>
        <w:t xml:space="preserve">The value of </w:t>
      </w:r>
      <w:r w:rsidR="00383277" w:rsidRPr="002E0CFD">
        <w:rPr>
          <w:rFonts w:ascii="Myriad Pro" w:eastAsia="方正黑体简体" w:hAnsi="Myriad Pro"/>
          <w:i/>
          <w:iCs/>
          <w:sz w:val="22"/>
          <w:szCs w:val="22"/>
        </w:rPr>
        <w:t>RESOLUTION</w:t>
      </w:r>
      <w:r w:rsidRPr="002E0CFD">
        <w:rPr>
          <w:rFonts w:ascii="Myriad Pro" w:eastAsia="方正黑体简体" w:hAnsi="Myriad Pro"/>
          <w:sz w:val="22"/>
          <w:szCs w:val="22"/>
        </w:rPr>
        <w:t>:</w:t>
      </w:r>
    </w:p>
    <w:p w14:paraId="5341D7E9" w14:textId="33FD8867" w:rsidR="00B73FA3" w:rsidRDefault="00B73FA3">
      <w:pPr>
        <w:pStyle w:val="af7"/>
        <w:numPr>
          <w:ilvl w:val="0"/>
          <w:numId w:val="7"/>
        </w:numPr>
        <w:spacing w:line="360" w:lineRule="auto"/>
        <w:ind w:left="1701" w:firstLineChars="0" w:hanging="442"/>
        <w:rPr>
          <w:ins w:id="1180" w:author="Chelsea Lee" w:date="2023-09-20T16:09:00Z"/>
          <w:rFonts w:ascii="Myriad Pro" w:eastAsia="方正黑体简体" w:hAnsi="Myriad Pro"/>
          <w:sz w:val="22"/>
          <w:szCs w:val="22"/>
        </w:rPr>
        <w:pPrChange w:id="1181" w:author="Chelsea Lee" w:date="2023-10-08T10:05:00Z">
          <w:pPr>
            <w:pStyle w:val="af7"/>
            <w:numPr>
              <w:numId w:val="7"/>
            </w:numPr>
            <w:ind w:left="1700" w:firstLineChars="0" w:hanging="440"/>
          </w:pPr>
        </w:pPrChange>
      </w:pPr>
      <w:r w:rsidRPr="002E0CFD">
        <w:rPr>
          <w:rFonts w:ascii="Myriad Pro" w:eastAsia="方正黑体简体" w:hAnsi="Myriad Pro"/>
          <w:sz w:val="22"/>
          <w:szCs w:val="22"/>
        </w:rPr>
        <w:t>a</w:t>
      </w:r>
      <w:r w:rsidR="00383277" w:rsidRPr="002E0CFD">
        <w:rPr>
          <w:rFonts w:ascii="Myriad Pro" w:eastAsia="方正黑体简体" w:hAnsi="Myriad Pro"/>
          <w:sz w:val="22"/>
          <w:szCs w:val="22"/>
        </w:rPr>
        <w:t>uto</w:t>
      </w:r>
    </w:p>
    <w:p w14:paraId="7A341434" w14:textId="44D98CC2" w:rsidR="00272EF8" w:rsidRPr="00272EF8" w:rsidRDefault="00272EF8">
      <w:pPr>
        <w:pStyle w:val="af7"/>
        <w:numPr>
          <w:ilvl w:val="0"/>
          <w:numId w:val="7"/>
        </w:numPr>
        <w:spacing w:line="360" w:lineRule="auto"/>
        <w:ind w:left="1701" w:firstLineChars="0" w:hanging="442"/>
        <w:rPr>
          <w:rFonts w:ascii="Myriad Pro" w:eastAsia="方正黑体简体" w:hAnsi="Myriad Pro"/>
          <w:sz w:val="22"/>
          <w:szCs w:val="22"/>
          <w:rPrChange w:id="1182" w:author="Chelsea Lee" w:date="2023-09-20T16:09:00Z">
            <w:rPr/>
          </w:rPrChange>
        </w:rPr>
        <w:pPrChange w:id="1183" w:author="Chelsea Lee" w:date="2023-10-08T10:05:00Z">
          <w:pPr>
            <w:pStyle w:val="af7"/>
            <w:numPr>
              <w:numId w:val="7"/>
            </w:numPr>
            <w:ind w:left="1700" w:firstLineChars="0" w:hanging="440"/>
          </w:pPr>
        </w:pPrChange>
      </w:pPr>
      <w:ins w:id="1184" w:author="Chelsea Lee" w:date="2023-09-20T16:09:00Z">
        <w:r w:rsidRPr="002E0CFD">
          <w:rPr>
            <w:rFonts w:ascii="Myriad Pro" w:eastAsia="方正黑体简体" w:hAnsi="Myriad Pro"/>
            <w:sz w:val="22"/>
            <w:szCs w:val="22"/>
          </w:rPr>
          <w:t>3840x2160_</w:t>
        </w:r>
        <w:r>
          <w:rPr>
            <w:rFonts w:ascii="Myriad Pro" w:eastAsia="方正黑体简体" w:hAnsi="Myriad Pro"/>
            <w:sz w:val="22"/>
            <w:szCs w:val="22"/>
          </w:rPr>
          <w:t>6</w:t>
        </w:r>
        <w:r w:rsidRPr="002E0CFD">
          <w:rPr>
            <w:rFonts w:ascii="Myriad Pro" w:eastAsia="方正黑体简体" w:hAnsi="Myriad Pro"/>
            <w:sz w:val="22"/>
            <w:szCs w:val="22"/>
          </w:rPr>
          <w:t>0</w:t>
        </w:r>
      </w:ins>
    </w:p>
    <w:p w14:paraId="1E3807D3" w14:textId="60C87D0F" w:rsidR="00B73FA3" w:rsidRPr="002E0CFD" w:rsidRDefault="00383277">
      <w:pPr>
        <w:pStyle w:val="af7"/>
        <w:numPr>
          <w:ilvl w:val="0"/>
          <w:numId w:val="7"/>
        </w:numPr>
        <w:spacing w:line="360" w:lineRule="auto"/>
        <w:ind w:left="1701" w:firstLineChars="0" w:hanging="442"/>
        <w:rPr>
          <w:rFonts w:ascii="Myriad Pro" w:eastAsia="方正黑体简体" w:hAnsi="Myriad Pro"/>
          <w:sz w:val="22"/>
          <w:szCs w:val="22"/>
        </w:rPr>
        <w:pPrChange w:id="1185" w:author="Chelsea Lee" w:date="2023-10-08T10:05:00Z">
          <w:pPr>
            <w:pStyle w:val="af7"/>
            <w:numPr>
              <w:numId w:val="7"/>
            </w:numPr>
            <w:ind w:left="1700" w:firstLineChars="0" w:hanging="440"/>
          </w:pPr>
        </w:pPrChange>
      </w:pPr>
      <w:r w:rsidRPr="002E0CFD">
        <w:rPr>
          <w:rFonts w:ascii="Myriad Pro" w:eastAsia="方正黑体简体" w:hAnsi="Myriad Pro"/>
          <w:sz w:val="22"/>
          <w:szCs w:val="22"/>
        </w:rPr>
        <w:t>3840x2160_30</w:t>
      </w:r>
    </w:p>
    <w:p w14:paraId="306216D0" w14:textId="2066AE43" w:rsidR="00383277" w:rsidRPr="002E0CFD" w:rsidRDefault="00383277">
      <w:pPr>
        <w:pStyle w:val="af7"/>
        <w:numPr>
          <w:ilvl w:val="0"/>
          <w:numId w:val="7"/>
        </w:numPr>
        <w:spacing w:line="360" w:lineRule="auto"/>
        <w:ind w:left="1701" w:firstLineChars="0" w:hanging="442"/>
        <w:rPr>
          <w:rFonts w:ascii="Myriad Pro" w:eastAsia="方正黑体简体" w:hAnsi="Myriad Pro"/>
          <w:sz w:val="22"/>
          <w:szCs w:val="22"/>
        </w:rPr>
        <w:pPrChange w:id="1186" w:author="Chelsea Lee" w:date="2023-10-08T10:05:00Z">
          <w:pPr>
            <w:pStyle w:val="af7"/>
            <w:numPr>
              <w:numId w:val="7"/>
            </w:numPr>
            <w:ind w:left="1700" w:firstLineChars="0" w:hanging="440"/>
          </w:pPr>
        </w:pPrChange>
      </w:pPr>
      <w:r w:rsidRPr="002E0CFD">
        <w:rPr>
          <w:rFonts w:ascii="Myriad Pro" w:eastAsia="方正黑体简体" w:hAnsi="Myriad Pro"/>
          <w:sz w:val="22"/>
          <w:szCs w:val="22"/>
        </w:rPr>
        <w:t>1080P_60</w:t>
      </w:r>
    </w:p>
    <w:p w14:paraId="3E11EB0D" w14:textId="77777777" w:rsidR="00383277" w:rsidRPr="002E0CFD" w:rsidRDefault="00383277">
      <w:pPr>
        <w:pStyle w:val="af7"/>
        <w:numPr>
          <w:ilvl w:val="0"/>
          <w:numId w:val="7"/>
        </w:numPr>
        <w:spacing w:line="360" w:lineRule="auto"/>
        <w:ind w:left="1701" w:firstLineChars="0" w:hanging="442"/>
        <w:rPr>
          <w:rFonts w:ascii="Myriad Pro" w:eastAsia="方正黑体简体" w:hAnsi="Myriad Pro"/>
          <w:sz w:val="22"/>
          <w:szCs w:val="22"/>
        </w:rPr>
        <w:pPrChange w:id="1187" w:author="Chelsea Lee" w:date="2023-10-08T10:05:00Z">
          <w:pPr>
            <w:pStyle w:val="af7"/>
            <w:numPr>
              <w:numId w:val="7"/>
            </w:numPr>
            <w:ind w:left="1700" w:firstLineChars="0" w:hanging="440"/>
          </w:pPr>
        </w:pPrChange>
      </w:pPr>
      <w:r w:rsidRPr="002E0CFD">
        <w:rPr>
          <w:rFonts w:ascii="Myriad Pro" w:eastAsia="方正黑体简体" w:hAnsi="Myriad Pro"/>
          <w:sz w:val="22"/>
          <w:szCs w:val="22"/>
        </w:rPr>
        <w:t>720P_60</w:t>
      </w:r>
    </w:p>
    <w:p w14:paraId="3866BB46" w14:textId="77777777" w:rsidR="00F17EE0" w:rsidRPr="002E0CFD" w:rsidRDefault="00F17EE0" w:rsidP="008A3D82">
      <w:pPr>
        <w:spacing w:line="360" w:lineRule="auto"/>
        <w:ind w:leftChars="500" w:left="1050"/>
        <w:rPr>
          <w:rFonts w:ascii="Myriad Pro" w:eastAsia="方正黑体简体" w:hAnsi="Myriad Pro"/>
          <w:sz w:val="22"/>
          <w:szCs w:val="22"/>
        </w:rPr>
      </w:pPr>
      <w:r w:rsidRPr="002E0CFD">
        <w:rPr>
          <w:rFonts w:ascii="Myriad Pro" w:eastAsia="方正黑体简体" w:hAnsi="Myriad Pro" w:hint="eastAsia"/>
          <w:sz w:val="22"/>
          <w:szCs w:val="22"/>
        </w:rPr>
        <w:lastRenderedPageBreak/>
        <w:t>N</w:t>
      </w:r>
      <w:r w:rsidRPr="002E0CFD">
        <w:rPr>
          <w:rFonts w:ascii="Myriad Pro" w:eastAsia="方正黑体简体" w:hAnsi="Myriad Pro"/>
          <w:sz w:val="22"/>
          <w:szCs w:val="22"/>
        </w:rPr>
        <w:t>ote:</w:t>
      </w:r>
      <w:bookmarkStart w:id="1188" w:name="OLE_LINK19"/>
      <w:r w:rsidRPr="002E0CFD">
        <w:rPr>
          <w:rFonts w:ascii="Myriad Pro" w:eastAsia="方正黑体简体" w:hAnsi="Myriad Pro"/>
          <w:sz w:val="22"/>
          <w:szCs w:val="22"/>
        </w:rPr>
        <w:t xml:space="preserve"> Only commonly used resolutions are listed here. By default, it is set as </w:t>
      </w:r>
      <w:r w:rsidRPr="002E0CFD">
        <w:rPr>
          <w:rFonts w:ascii="Myriad Pro" w:eastAsia="方正黑体简体" w:hAnsi="Myriad Pro"/>
          <w:i/>
          <w:iCs/>
          <w:sz w:val="22"/>
          <w:szCs w:val="22"/>
        </w:rPr>
        <w:t>auto</w:t>
      </w:r>
      <w:r w:rsidRPr="002E0CFD">
        <w:rPr>
          <w:rFonts w:ascii="Myriad Pro" w:eastAsia="方正黑体简体" w:hAnsi="Myriad Pro"/>
          <w:sz w:val="22"/>
          <w:szCs w:val="22"/>
        </w:rPr>
        <w:t>.</w:t>
      </w:r>
    </w:p>
    <w:bookmarkEnd w:id="1188"/>
    <w:p w14:paraId="750D91CD" w14:textId="0EA33F6F" w:rsidR="00981E30" w:rsidRPr="007963C6" w:rsidRDefault="00981E30" w:rsidP="00981E30">
      <w:pPr>
        <w:spacing w:line="360" w:lineRule="auto"/>
        <w:ind w:leftChars="500" w:left="1050"/>
        <w:rPr>
          <w:rFonts w:ascii="Myriad Pro" w:eastAsia="方正黑体简体" w:hAnsi="Myriad Pro"/>
          <w:sz w:val="22"/>
          <w:szCs w:val="22"/>
        </w:rPr>
      </w:pPr>
      <w:r w:rsidRPr="007963C6">
        <w:rPr>
          <w:rFonts w:ascii="Myriad Pro" w:eastAsia="方正黑体简体" w:hAnsi="Myriad Pro"/>
          <w:b/>
          <w:bCs/>
          <w:sz w:val="22"/>
          <w:szCs w:val="22"/>
        </w:rPr>
        <w:t xml:space="preserve">Supported Devices: </w:t>
      </w:r>
      <w:ins w:id="1189" w:author="Bright Liu" w:date="2026-05-07T17:15:00Z" w16du:dateUtc="2026-05-07T09:15:00Z">
        <w:r w:rsidR="00AF153C" w:rsidRPr="00DA2A60">
          <w:rPr>
            <w:rFonts w:ascii="Myriad Pro" w:eastAsia="方正黑体简体" w:hAnsi="Myriad Pro"/>
            <w:sz w:val="22"/>
            <w:szCs w:val="22"/>
          </w:rPr>
          <w:t>EVOIP</w:t>
        </w:r>
        <w:r w:rsidR="00AF153C">
          <w:rPr>
            <w:rFonts w:ascii="Myriad Pro" w:eastAsia="方正黑体简体" w:hAnsi="Myriad Pro" w:hint="eastAsia"/>
            <w:sz w:val="22"/>
            <w:szCs w:val="22"/>
          </w:rPr>
          <w:t>R</w:t>
        </w:r>
        <w:r w:rsidR="00AF153C" w:rsidRPr="00DA2A60">
          <w:rPr>
            <w:rFonts w:ascii="Myriad Pro" w:eastAsia="方正黑体简体" w:hAnsi="Myriad Pro"/>
            <w:sz w:val="22"/>
            <w:szCs w:val="22"/>
          </w:rPr>
          <w:t>XG</w:t>
        </w:r>
      </w:ins>
      <w:ins w:id="1190" w:author="Chelsea Lee" w:date="2023-09-20T16:10:00Z">
        <w:del w:id="1191" w:author="Bright Liu" w:date="2025-11-25T11:24:00Z" w16du:dateUtc="2025-11-25T03:24:00Z">
          <w:r w:rsidR="00272EF8" w:rsidDel="005B1794">
            <w:rPr>
              <w:rFonts w:ascii="Myriad Pro" w:eastAsia="方正黑体简体" w:hAnsi="Myriad Pro"/>
              <w:sz w:val="22"/>
              <w:szCs w:val="22"/>
            </w:rPr>
            <w:delText>HDIP100D</w:delText>
          </w:r>
        </w:del>
        <w:del w:id="1192" w:author="Bright Liu" w:date="2026-05-07T17:11:00Z" w16du:dateUtc="2026-05-07T09:11:00Z">
          <w:r w:rsidR="00272EF8" w:rsidDel="009117D3">
            <w:rPr>
              <w:rFonts w:ascii="Myriad Pro" w:eastAsia="方正黑体简体" w:hAnsi="Myriad Pro"/>
              <w:sz w:val="22"/>
              <w:szCs w:val="22"/>
            </w:rPr>
            <w:delText xml:space="preserve"> doesn’t support (b) and (c), </w:delText>
          </w:r>
        </w:del>
        <w:del w:id="1193" w:author="Bright Liu" w:date="2025-11-25T11:18:00Z" w16du:dateUtc="2025-11-25T03:18:00Z">
          <w:r w:rsidR="00272EF8" w:rsidRPr="00B34205" w:rsidDel="0025676C">
            <w:rPr>
              <w:rFonts w:ascii="Myriad Pro" w:eastAsia="方正黑体简体" w:hAnsi="Myriad Pro"/>
              <w:szCs w:val="21"/>
            </w:rPr>
            <w:delText>4KIP200D</w:delText>
          </w:r>
        </w:del>
        <w:r w:rsidR="00272EF8" w:rsidRPr="007963C6" w:rsidDel="00272EF8">
          <w:rPr>
            <w:rFonts w:ascii="Myriad Pro" w:eastAsia="方正黑体简体" w:hAnsi="Myriad Pro"/>
            <w:sz w:val="22"/>
            <w:szCs w:val="22"/>
          </w:rPr>
          <w:t xml:space="preserve"> </w:t>
        </w:r>
        <w:r w:rsidR="00272EF8">
          <w:rPr>
            <w:rFonts w:ascii="Myriad Pro" w:eastAsia="方正黑体简体" w:hAnsi="Myriad Pro"/>
            <w:sz w:val="22"/>
            <w:szCs w:val="22"/>
          </w:rPr>
          <w:t xml:space="preserve">doesn’t </w:t>
        </w:r>
      </w:ins>
      <w:ins w:id="1194" w:author="Chelsea Lee" w:date="2023-09-20T16:11:00Z">
        <w:r w:rsidR="00272EF8">
          <w:rPr>
            <w:rFonts w:ascii="Myriad Pro" w:eastAsia="方正黑体简体" w:hAnsi="Myriad Pro"/>
            <w:sz w:val="22"/>
            <w:szCs w:val="22"/>
          </w:rPr>
          <w:t>support (b)</w:t>
        </w:r>
      </w:ins>
      <w:ins w:id="1195" w:author="Bright Liu" w:date="2025-11-25T17:05:00Z" w16du:dateUtc="2025-11-25T09:05:00Z">
        <w:r w:rsidR="006B7C43">
          <w:rPr>
            <w:rFonts w:ascii="Myriad Pro" w:eastAsia="方正黑体简体" w:hAnsi="Myriad Pro"/>
            <w:szCs w:val="21"/>
          </w:rPr>
          <w:t>.</w:t>
        </w:r>
      </w:ins>
      <w:ins w:id="1196" w:author="Chelsea Lee" w:date="2023-09-20T16:11:00Z">
        <w:del w:id="1197" w:author="Bright Liu" w:date="2025-11-25T17:05:00Z" w16du:dateUtc="2025-11-25T09:05:00Z">
          <w:r w:rsidR="00272EF8" w:rsidDel="006B7C43">
            <w:rPr>
              <w:rFonts w:ascii="Myriad Pro" w:eastAsia="方正黑体简体" w:hAnsi="Myriad Pro"/>
              <w:sz w:val="22"/>
              <w:szCs w:val="22"/>
            </w:rPr>
            <w:delText xml:space="preserve">, </w:delText>
          </w:r>
        </w:del>
      </w:ins>
      <w:ins w:id="1198" w:author="Chelsea Lee" w:date="2023-09-20T17:08:00Z">
        <w:del w:id="1199" w:author="Bright Liu" w:date="2025-11-25T11:20:00Z" w16du:dateUtc="2025-11-25T03:20:00Z">
          <w:r w:rsidR="00016B1A" w:rsidRPr="004B3EBC" w:rsidDel="006F2FE6">
            <w:rPr>
              <w:rFonts w:ascii="Myriad Pro" w:eastAsia="方正黑体简体" w:hAnsi="Myriad Pro"/>
              <w:szCs w:val="21"/>
            </w:rPr>
            <w:delText>4KIP200M</w:delText>
          </w:r>
        </w:del>
        <w:del w:id="1200" w:author="Bright Liu" w:date="2025-11-25T17:05:00Z" w16du:dateUtc="2025-11-25T09:05:00Z">
          <w:r w:rsidR="00016B1A" w:rsidRPr="007963C6" w:rsidDel="006B7C43">
            <w:rPr>
              <w:rFonts w:ascii="Myriad Pro" w:eastAsia="方正黑体简体" w:hAnsi="Myriad Pro"/>
              <w:sz w:val="22"/>
              <w:szCs w:val="22"/>
            </w:rPr>
            <w:delText xml:space="preserve"> </w:delText>
          </w:r>
          <w:r w:rsidR="00282FFB" w:rsidDel="006B7C43">
            <w:rPr>
              <w:rFonts w:ascii="Myriad Pro" w:eastAsia="方正黑体简体" w:hAnsi="Myriad Pro"/>
              <w:sz w:val="22"/>
              <w:szCs w:val="22"/>
            </w:rPr>
            <w:delText xml:space="preserve">supports </w:delText>
          </w:r>
        </w:del>
      </w:ins>
      <w:ins w:id="1201" w:author="Chelsea Lee" w:date="2023-09-28T10:22:00Z">
        <w:del w:id="1202" w:author="Bright Liu" w:date="2025-11-25T17:05:00Z" w16du:dateUtc="2025-11-25T09:05:00Z">
          <w:r w:rsidR="006F0A12" w:rsidDel="006B7C43">
            <w:rPr>
              <w:rFonts w:ascii="Myriad Pro" w:eastAsia="方正黑体简体" w:hAnsi="Myriad Pro"/>
              <w:sz w:val="22"/>
              <w:szCs w:val="22"/>
            </w:rPr>
            <w:delText>above all</w:delText>
          </w:r>
        </w:del>
      </w:ins>
      <w:ins w:id="1203" w:author="Chelsea Lee" w:date="2023-09-20T17:11:00Z">
        <w:del w:id="1204" w:author="Bright Liu" w:date="2025-11-25T17:05:00Z" w16du:dateUtc="2025-11-25T09:05:00Z">
          <w:r w:rsidR="00282FFB" w:rsidDel="006B7C43">
            <w:rPr>
              <w:rFonts w:ascii="Myriad Pro" w:eastAsia="方正黑体简体" w:hAnsi="Myriad Pro"/>
              <w:sz w:val="22"/>
              <w:szCs w:val="22"/>
            </w:rPr>
            <w:delText>.</w:delText>
          </w:r>
        </w:del>
      </w:ins>
      <w:del w:id="1205" w:author="Chelsea Lee" w:date="2023-09-20T16:10:00Z">
        <w:r w:rsidRPr="007963C6" w:rsidDel="00272EF8">
          <w:rPr>
            <w:rFonts w:ascii="Myriad Pro" w:eastAsia="方正黑体简体" w:hAnsi="Myriad Pro"/>
            <w:sz w:val="22"/>
            <w:szCs w:val="22"/>
          </w:rPr>
          <w:delText>All RX devices</w:delText>
        </w:r>
      </w:del>
    </w:p>
    <w:p w14:paraId="4ED55EE9" w14:textId="77777777" w:rsidR="003920AB" w:rsidRPr="007963C6" w:rsidRDefault="003920AB" w:rsidP="008A3D82">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1132F2B7" w14:textId="2F6321C0" w:rsidR="00383277" w:rsidRPr="007963C6" w:rsidRDefault="00383277" w:rsidP="00B73FA3">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gbs</w:t>
      </w:r>
      <w:r w:rsidR="00193487" w:rsidRPr="007963C6">
        <w:rPr>
          <w:rStyle w:val="aff4"/>
          <w:rFonts w:ascii="Myriad Pro" w:eastAsia="方正黑体简体" w:hAnsi="Myriad Pro"/>
          <w:i w:val="0"/>
          <w:szCs w:val="21"/>
        </w:rPr>
        <w:t>et fvo 3840x2160_3</w:t>
      </w:r>
      <w:r w:rsidRPr="007963C6">
        <w:rPr>
          <w:rStyle w:val="aff4"/>
          <w:rFonts w:ascii="Myriad Pro" w:eastAsia="方正黑体简体" w:hAnsi="Myriad Pro"/>
          <w:i w:val="0"/>
          <w:szCs w:val="21"/>
        </w:rPr>
        <w:t>0</w:t>
      </w:r>
    </w:p>
    <w:p w14:paraId="23EED17E" w14:textId="77777777" w:rsidR="006873E9" w:rsidRPr="007963C6" w:rsidRDefault="00383277" w:rsidP="006873E9">
      <w:pPr>
        <w:ind w:leftChars="500" w:left="1050"/>
        <w:rPr>
          <w:rStyle w:val="aff4"/>
          <w:rFonts w:ascii="Myriad Pro" w:eastAsia="方正黑体简体" w:hAnsi="Myriad Pro"/>
          <w:szCs w:val="21"/>
        </w:rPr>
      </w:pPr>
      <w:r w:rsidRPr="007963C6">
        <w:rPr>
          <w:rStyle w:val="aff4"/>
          <w:rFonts w:ascii="Myriad Pro" w:eastAsia="方正黑体简体" w:hAnsi="Myriad Pro"/>
          <w:i w:val="0"/>
          <w:szCs w:val="21"/>
        </w:rPr>
        <w:t>/ #</w:t>
      </w:r>
      <w:r w:rsidR="006873E9" w:rsidRPr="007963C6">
        <w:rPr>
          <w:rStyle w:val="aff4"/>
          <w:rFonts w:ascii="Myriad Pro" w:eastAsia="方正黑体简体" w:hAnsi="Myriad Pro"/>
          <w:i w:val="0"/>
          <w:szCs w:val="21"/>
        </w:rPr>
        <w:t xml:space="preserve"> </w:t>
      </w:r>
      <w:r w:rsidR="006873E9" w:rsidRPr="007963C6">
        <w:rPr>
          <w:rStyle w:val="aff4"/>
          <w:rFonts w:ascii="Myriad Pro" w:eastAsia="方正黑体简体" w:hAnsi="Myriad Pro"/>
          <w:szCs w:val="21"/>
        </w:rPr>
        <w:t>e e_reoutput</w:t>
      </w:r>
    </w:p>
    <w:p w14:paraId="6A961BF0" w14:textId="51113912" w:rsidR="00383277" w:rsidRPr="007963C6" w:rsidRDefault="006873E9" w:rsidP="00B73FA3">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w:t>
      </w:r>
    </w:p>
    <w:p w14:paraId="2C87C45F" w14:textId="77777777" w:rsidR="0050323B" w:rsidRDefault="0050323B" w:rsidP="00B73FA3">
      <w:pPr>
        <w:ind w:leftChars="500" w:left="1050"/>
        <w:rPr>
          <w:ins w:id="1206" w:author="Chelsea Lee" w:date="2023-10-08T10:06:00Z"/>
          <w:rStyle w:val="aff4"/>
          <w:rFonts w:ascii="Myriad Pro" w:eastAsia="方正黑体简体" w:hAnsi="Myriad Pro"/>
          <w:i w:val="0"/>
          <w:szCs w:val="21"/>
        </w:rPr>
        <w:sectPr w:rsidR="0050323B" w:rsidSect="00CF3E24">
          <w:pgSz w:w="11907" w:h="16840"/>
          <w:pgMar w:top="1021" w:right="1191" w:bottom="1021" w:left="1191" w:header="720" w:footer="454" w:gutter="0"/>
          <w:cols w:space="425"/>
          <w:docGrid w:type="lines" w:linePitch="312"/>
        </w:sectPr>
      </w:pPr>
    </w:p>
    <w:p w14:paraId="3872B826" w14:textId="14714012" w:rsidR="00246F5E" w:rsidRPr="007963C6" w:rsidDel="0050323B" w:rsidRDefault="00246F5E" w:rsidP="00B73FA3">
      <w:pPr>
        <w:ind w:leftChars="500" w:left="1050"/>
        <w:rPr>
          <w:del w:id="1207" w:author="Chelsea Lee" w:date="2023-10-08T10:06:00Z"/>
          <w:rStyle w:val="aff4"/>
          <w:rFonts w:ascii="Myriad Pro" w:eastAsia="方正黑体简体" w:hAnsi="Myriad Pro"/>
          <w:i w:val="0"/>
          <w:szCs w:val="21"/>
        </w:rPr>
      </w:pPr>
      <w:bookmarkStart w:id="1208" w:name="_Toc214962405"/>
      <w:bookmarkEnd w:id="1208"/>
    </w:p>
    <w:p w14:paraId="63CA84FF" w14:textId="1119B4B4" w:rsidR="00383277" w:rsidRPr="007963C6" w:rsidRDefault="007D5773" w:rsidP="009F7196">
      <w:pPr>
        <w:pStyle w:val="3"/>
      </w:pPr>
      <w:bookmarkStart w:id="1209" w:name="_Toc214962406"/>
      <w:r>
        <w:t xml:space="preserve">Instructing </w:t>
      </w:r>
      <w:r w:rsidR="00393AC1">
        <w:t>RX</w:t>
      </w:r>
      <w:r>
        <w:t xml:space="preserve"> to Force</w:t>
      </w:r>
      <w:r w:rsidR="00B16F5E">
        <w:t xml:space="preserve"> Color Space</w:t>
      </w:r>
      <w:r>
        <w:t xml:space="preserve"> </w:t>
      </w:r>
      <w:r w:rsidR="00F71FAB">
        <w:t>(</w:t>
      </w:r>
      <w:r w:rsidR="0055500F">
        <w:t>RGB or YUV</w:t>
      </w:r>
      <w:r w:rsidR="00F71FAB">
        <w:t>)</w:t>
      </w:r>
      <w:r w:rsidR="0055500F">
        <w:t xml:space="preserve"> </w:t>
      </w:r>
      <w:r>
        <w:t>Output</w:t>
      </w:r>
      <w:bookmarkEnd w:id="1209"/>
      <w:r w:rsidR="0055500F">
        <w:t xml:space="preserve"> </w:t>
      </w:r>
    </w:p>
    <w:p w14:paraId="12517A28" w14:textId="77777777" w:rsidR="00870245" w:rsidRPr="007963C6" w:rsidRDefault="00870245" w:rsidP="00870245">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6ABDEB46" w14:textId="77777777" w:rsidR="00383277" w:rsidRPr="007963C6" w:rsidRDefault="00383277" w:rsidP="00741AD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gbparam s fource_output_color_space COLORSPACE</w:t>
      </w:r>
    </w:p>
    <w:p w14:paraId="12F7D272" w14:textId="77777777" w:rsidR="00383277" w:rsidRPr="007963C6" w:rsidRDefault="00383277" w:rsidP="00741AD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e e_reoutput</w:t>
      </w:r>
    </w:p>
    <w:p w14:paraId="4742E768" w14:textId="77777777" w:rsidR="00870245" w:rsidRPr="00981E30" w:rsidRDefault="00870245" w:rsidP="00870245">
      <w:pPr>
        <w:spacing w:line="360" w:lineRule="auto"/>
        <w:ind w:leftChars="500" w:left="1050"/>
        <w:rPr>
          <w:rFonts w:ascii="Myriad Pro" w:eastAsia="方正黑体简体" w:hAnsi="Myriad Pro"/>
          <w:b/>
          <w:bCs/>
          <w:sz w:val="22"/>
          <w:szCs w:val="22"/>
        </w:rPr>
      </w:pPr>
      <w:r w:rsidRPr="00981E30">
        <w:rPr>
          <w:rFonts w:ascii="Myriad Pro" w:eastAsia="方正黑体简体" w:hAnsi="Myriad Pro"/>
          <w:b/>
          <w:bCs/>
          <w:sz w:val="22"/>
          <w:szCs w:val="22"/>
        </w:rPr>
        <w:t>Description:</w:t>
      </w:r>
    </w:p>
    <w:p w14:paraId="57560A18" w14:textId="63F29BE3" w:rsidR="00374E7B" w:rsidRPr="00981E30" w:rsidRDefault="00383277">
      <w:pPr>
        <w:pStyle w:val="af7"/>
        <w:numPr>
          <w:ilvl w:val="0"/>
          <w:numId w:val="27"/>
        </w:numPr>
        <w:ind w:firstLineChars="0"/>
        <w:rPr>
          <w:rFonts w:ascii="Myriad Pro" w:eastAsia="方正黑体简体" w:hAnsi="Myriad Pro"/>
          <w:sz w:val="22"/>
          <w:szCs w:val="22"/>
        </w:rPr>
      </w:pPr>
      <w:r w:rsidRPr="00981E30">
        <w:rPr>
          <w:rFonts w:ascii="Myriad Pro" w:eastAsia="方正黑体简体" w:hAnsi="Myriad Pro"/>
          <w:sz w:val="22"/>
          <w:szCs w:val="22"/>
        </w:rPr>
        <w:t>COLORSPACE</w:t>
      </w:r>
      <w:r w:rsidR="00755044" w:rsidRPr="00981E30">
        <w:rPr>
          <w:rFonts w:ascii="Myriad Pro" w:eastAsia="方正黑体简体" w:hAnsi="Myriad Pro"/>
          <w:sz w:val="22"/>
          <w:szCs w:val="22"/>
        </w:rPr>
        <w:t xml:space="preserve"> =</w:t>
      </w:r>
      <w:r w:rsidR="009F7196" w:rsidRPr="00981E30">
        <w:rPr>
          <w:rFonts w:ascii="Myriad Pro" w:eastAsia="方正黑体简体" w:hAnsi="Myriad Pro"/>
          <w:sz w:val="22"/>
          <w:szCs w:val="22"/>
        </w:rPr>
        <w:t xml:space="preserve"> </w:t>
      </w:r>
      <w:r w:rsidR="00942810" w:rsidRPr="00981E30">
        <w:rPr>
          <w:rFonts w:ascii="Myriad Pro" w:eastAsia="方正黑体简体" w:hAnsi="Myriad Pro"/>
          <w:sz w:val="22"/>
          <w:szCs w:val="22"/>
        </w:rPr>
        <w:t>a</w:t>
      </w:r>
      <w:r w:rsidRPr="00981E30">
        <w:rPr>
          <w:rFonts w:ascii="Myriad Pro" w:eastAsia="方正黑体简体" w:hAnsi="Myriad Pro"/>
          <w:sz w:val="22"/>
          <w:szCs w:val="22"/>
        </w:rPr>
        <w:t>uto</w:t>
      </w:r>
      <w:r w:rsidR="00755044" w:rsidRPr="00981E30">
        <w:rPr>
          <w:rFonts w:ascii="Myriad Pro" w:eastAsia="方正黑体简体" w:hAnsi="Myriad Pro"/>
          <w:sz w:val="22"/>
          <w:szCs w:val="22"/>
        </w:rPr>
        <w:t xml:space="preserve"> |</w:t>
      </w:r>
      <w:r w:rsidR="00374E7B" w:rsidRPr="00981E30">
        <w:rPr>
          <w:rFonts w:ascii="Myriad Pro" w:eastAsia="方正黑体简体" w:hAnsi="Myriad Pro"/>
          <w:sz w:val="22"/>
          <w:szCs w:val="22"/>
        </w:rPr>
        <w:t xml:space="preserve"> </w:t>
      </w:r>
      <w:r w:rsidRPr="00981E30">
        <w:rPr>
          <w:rFonts w:ascii="Myriad Pro" w:eastAsia="方正黑体简体" w:hAnsi="Myriad Pro"/>
          <w:sz w:val="22"/>
          <w:szCs w:val="22"/>
        </w:rPr>
        <w:t>yuv</w:t>
      </w:r>
      <w:r w:rsidR="00755044" w:rsidRPr="00981E30">
        <w:rPr>
          <w:rFonts w:ascii="Myriad Pro" w:eastAsia="方正黑体简体" w:hAnsi="Myriad Pro"/>
          <w:sz w:val="22"/>
          <w:szCs w:val="22"/>
        </w:rPr>
        <w:t xml:space="preserve"> | </w:t>
      </w:r>
      <w:r w:rsidRPr="00981E30">
        <w:rPr>
          <w:rFonts w:ascii="Myriad Pro" w:eastAsia="方正黑体简体" w:hAnsi="Myriad Pro"/>
          <w:sz w:val="22"/>
          <w:szCs w:val="22"/>
        </w:rPr>
        <w:t xml:space="preserve">rgb. </w:t>
      </w:r>
      <w:r w:rsidR="00942810" w:rsidRPr="00981E30">
        <w:rPr>
          <w:rFonts w:ascii="Myriad Pro" w:eastAsia="方正黑体简体" w:hAnsi="Myriad Pro" w:hint="eastAsia"/>
          <w:sz w:val="22"/>
          <w:szCs w:val="22"/>
        </w:rPr>
        <w:t>D</w:t>
      </w:r>
      <w:r w:rsidR="00942810" w:rsidRPr="00981E30">
        <w:rPr>
          <w:rFonts w:ascii="Myriad Pro" w:eastAsia="方正黑体简体" w:hAnsi="Myriad Pro"/>
          <w:sz w:val="22"/>
          <w:szCs w:val="22"/>
        </w:rPr>
        <w:t>efault setting is auto.</w:t>
      </w:r>
    </w:p>
    <w:p w14:paraId="73D467BE" w14:textId="77777777" w:rsidR="00A37D83" w:rsidRPr="00A37D83" w:rsidRDefault="00A37D83" w:rsidP="00A37D83">
      <w:pPr>
        <w:spacing w:line="360" w:lineRule="auto"/>
        <w:ind w:left="1050"/>
        <w:rPr>
          <w:rFonts w:ascii="Myriad Pro" w:eastAsia="方正黑体简体" w:hAnsi="Myriad Pro"/>
          <w:sz w:val="22"/>
          <w:szCs w:val="22"/>
        </w:rPr>
      </w:pPr>
      <w:r w:rsidRPr="00A37D83">
        <w:rPr>
          <w:rFonts w:ascii="Myriad Pro" w:eastAsia="方正黑体简体" w:hAnsi="Myriad Pro"/>
          <w:b/>
          <w:bCs/>
          <w:sz w:val="22"/>
          <w:szCs w:val="22"/>
        </w:rPr>
        <w:t xml:space="preserve">Supported Devices: </w:t>
      </w:r>
      <w:r w:rsidRPr="00A37D83">
        <w:rPr>
          <w:rFonts w:ascii="Myriad Pro" w:eastAsia="方正黑体简体" w:hAnsi="Myriad Pro"/>
          <w:sz w:val="22"/>
          <w:szCs w:val="22"/>
        </w:rPr>
        <w:t>All RX devices</w:t>
      </w:r>
    </w:p>
    <w:p w14:paraId="53DA6A29" w14:textId="77777777" w:rsidR="00A37D83" w:rsidRPr="007963C6" w:rsidRDefault="00A37D83" w:rsidP="00A37D83">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14A2A3B5" w14:textId="77777777" w:rsidR="00383277" w:rsidRPr="007963C6" w:rsidRDefault="00383277" w:rsidP="00741AD5">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gbparam s fource_output_color_space yuv</w:t>
      </w:r>
    </w:p>
    <w:p w14:paraId="3E6F1F0F" w14:textId="77777777" w:rsidR="00383277" w:rsidRPr="007963C6" w:rsidRDefault="00383277" w:rsidP="00741AD5">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e e_reoutput</w:t>
      </w:r>
    </w:p>
    <w:p w14:paraId="48076727" w14:textId="77777777" w:rsidR="00383277" w:rsidRPr="007963C6" w:rsidRDefault="00383277" w:rsidP="00741AD5">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gbparam s fource_output_color_space rgb</w:t>
      </w:r>
    </w:p>
    <w:p w14:paraId="5F0D21CD" w14:textId="77777777" w:rsidR="00383277" w:rsidRPr="007963C6" w:rsidRDefault="00383277" w:rsidP="00741AD5">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e e_reoutput</w:t>
      </w:r>
    </w:p>
    <w:p w14:paraId="15D69F20" w14:textId="77777777" w:rsidR="00383277" w:rsidRPr="007963C6" w:rsidRDefault="00383277" w:rsidP="00741AD5">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gbparam s fource_output_color_space auto</w:t>
      </w:r>
    </w:p>
    <w:p w14:paraId="65A34672" w14:textId="77777777" w:rsidR="00383277" w:rsidRPr="007963C6" w:rsidRDefault="00383277" w:rsidP="00741AD5">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e e_reoutput</w:t>
      </w:r>
    </w:p>
    <w:p w14:paraId="43D2699E" w14:textId="77777777" w:rsidR="00383277" w:rsidRPr="007963C6" w:rsidRDefault="00383277" w:rsidP="00741AD5">
      <w:pPr>
        <w:ind w:leftChars="500" w:left="1050"/>
        <w:rPr>
          <w:rStyle w:val="aff4"/>
          <w:rFonts w:ascii="Myriad Pro" w:eastAsia="方正黑体简体" w:hAnsi="Myriad Pro"/>
          <w:i w:val="0"/>
          <w:szCs w:val="21"/>
        </w:rPr>
      </w:pPr>
      <w:r w:rsidRPr="007963C6">
        <w:rPr>
          <w:rStyle w:val="aff4"/>
          <w:rFonts w:ascii="Myriad Pro" w:eastAsia="方正黑体简体" w:hAnsi="Myriad Pro"/>
          <w:i w:val="0"/>
          <w:szCs w:val="21"/>
        </w:rPr>
        <w:t>/ # gbparam g fource_output_color_space</w:t>
      </w:r>
    </w:p>
    <w:p w14:paraId="50BA01DE" w14:textId="6B1D2822" w:rsidR="00383277" w:rsidRPr="007963C6" w:rsidRDefault="00383277" w:rsidP="00741AD5">
      <w:pPr>
        <w:ind w:leftChars="500" w:left="1050"/>
        <w:rPr>
          <w:rFonts w:ascii="Myriad Pro" w:eastAsia="方正黑体简体" w:hAnsi="Myriad Pro"/>
          <w:i/>
          <w:szCs w:val="21"/>
        </w:rPr>
      </w:pPr>
      <w:r w:rsidRPr="007963C6">
        <w:rPr>
          <w:rStyle w:val="aff4"/>
          <w:rFonts w:ascii="Myriad Pro" w:eastAsia="方正黑体简体" w:hAnsi="Myriad Pro"/>
          <w:i w:val="0"/>
          <w:szCs w:val="21"/>
        </w:rPr>
        <w:t>auto/ #</w:t>
      </w:r>
    </w:p>
    <w:p w14:paraId="0AE6877B" w14:textId="6E8B5844" w:rsidR="00383277" w:rsidRPr="007963C6" w:rsidRDefault="00393AC1" w:rsidP="003920AB">
      <w:pPr>
        <w:pStyle w:val="3"/>
      </w:pPr>
      <w:bookmarkStart w:id="1210" w:name="_Toc214962407"/>
      <w:bookmarkStart w:id="1211" w:name="_Toc135678039"/>
      <w:r>
        <w:t>Closing the Output</w:t>
      </w:r>
      <w:r w:rsidR="003C73C2">
        <w:t xml:space="preserve"> of Idle Image (</w:t>
      </w:r>
      <w:r w:rsidR="007D3B79">
        <w:t xml:space="preserve">Image </w:t>
      </w:r>
      <w:r w:rsidR="007D3B79">
        <w:rPr>
          <w:rFonts w:hint="eastAsia"/>
        </w:rPr>
        <w:t>reads</w:t>
      </w:r>
      <w:r w:rsidR="007D3B79">
        <w:t xml:space="preserve"> “</w:t>
      </w:r>
      <w:r w:rsidR="003C73C2">
        <w:t>No Source</w:t>
      </w:r>
      <w:r w:rsidR="007D3B79">
        <w:t>”</w:t>
      </w:r>
      <w:r w:rsidR="003C73C2">
        <w:t>)</w:t>
      </w:r>
      <w:r>
        <w:t xml:space="preserve"> </w:t>
      </w:r>
      <w:r w:rsidR="00D463D9">
        <w:t>o</w:t>
      </w:r>
      <w:r>
        <w:t>n Detecting No Source</w:t>
      </w:r>
      <w:bookmarkEnd w:id="1210"/>
      <w:r>
        <w:t xml:space="preserve"> </w:t>
      </w:r>
      <w:bookmarkEnd w:id="1211"/>
    </w:p>
    <w:p w14:paraId="0438DB4E" w14:textId="643FF76F" w:rsidR="003F6B7F" w:rsidRPr="00BC67B8" w:rsidRDefault="003F6B7F" w:rsidP="003F6B7F">
      <w:pPr>
        <w:spacing w:line="360" w:lineRule="auto"/>
        <w:ind w:leftChars="500" w:left="1050"/>
        <w:rPr>
          <w:rFonts w:ascii="Myriad Pro" w:eastAsia="方正黑体简体" w:hAnsi="Myriad Pro"/>
          <w:sz w:val="22"/>
          <w:szCs w:val="22"/>
        </w:rPr>
      </w:pPr>
      <w:r w:rsidRPr="00BC67B8">
        <w:rPr>
          <w:rFonts w:ascii="Myriad Pro" w:eastAsia="方正黑体简体" w:hAnsi="Myriad Pro"/>
          <w:sz w:val="22"/>
          <w:szCs w:val="22"/>
        </w:rPr>
        <w:t>Some TVs or certain devices will take custom action based on whether they detect valid signal input. In this case, users can clos</w:t>
      </w:r>
      <w:r w:rsidR="00BC67B8">
        <w:rPr>
          <w:rFonts w:ascii="Myriad Pro" w:eastAsia="方正黑体简体" w:hAnsi="Myriad Pro"/>
          <w:sz w:val="22"/>
          <w:szCs w:val="22"/>
        </w:rPr>
        <w:t xml:space="preserve">e </w:t>
      </w:r>
      <w:r w:rsidRPr="00BC67B8">
        <w:rPr>
          <w:rFonts w:ascii="Myriad Pro" w:eastAsia="方正黑体简体" w:hAnsi="Myriad Pro"/>
          <w:sz w:val="22"/>
          <w:szCs w:val="22"/>
        </w:rPr>
        <w:t xml:space="preserve">the RX’s output </w:t>
      </w:r>
      <w:r w:rsidR="00F07D86">
        <w:rPr>
          <w:rFonts w:ascii="Myriad Pro" w:eastAsia="方正黑体简体" w:hAnsi="Myriad Pro"/>
          <w:sz w:val="22"/>
          <w:szCs w:val="22"/>
        </w:rPr>
        <w:t xml:space="preserve">when RX detects no </w:t>
      </w:r>
      <w:r w:rsidR="0097668F">
        <w:rPr>
          <w:rFonts w:ascii="Myriad Pro" w:eastAsia="方正黑体简体" w:hAnsi="Myriad Pro"/>
          <w:sz w:val="22"/>
          <w:szCs w:val="22"/>
        </w:rPr>
        <w:t>signal</w:t>
      </w:r>
      <w:r w:rsidR="00F07D86">
        <w:rPr>
          <w:rFonts w:ascii="Myriad Pro" w:eastAsia="方正黑体简体" w:hAnsi="Myriad Pro"/>
          <w:sz w:val="22"/>
          <w:szCs w:val="22"/>
        </w:rPr>
        <w:t xml:space="preserve"> input.</w:t>
      </w:r>
      <w:r w:rsidRPr="00BC67B8">
        <w:rPr>
          <w:rFonts w:ascii="Myriad Pro" w:eastAsia="方正黑体简体" w:hAnsi="Myriad Pro"/>
          <w:sz w:val="22"/>
          <w:szCs w:val="22"/>
        </w:rPr>
        <w:t xml:space="preserve"> </w:t>
      </w:r>
    </w:p>
    <w:p w14:paraId="253E5CBB" w14:textId="77777777" w:rsidR="00C23CEC" w:rsidRPr="007963C6" w:rsidRDefault="00C23CEC" w:rsidP="00C23CEC">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53B05571" w14:textId="403A3C46" w:rsidR="00741AD5" w:rsidRPr="007963C6" w:rsidRDefault="00383277" w:rsidP="00741AD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gbparam s no_source_close_screen </w:t>
      </w:r>
      <w:r w:rsidR="00741AD5" w:rsidRPr="007963C6">
        <w:rPr>
          <w:rStyle w:val="aff4"/>
          <w:rFonts w:ascii="Myriad Pro" w:eastAsia="方正黑体简体" w:hAnsi="Myriad Pro"/>
          <w:szCs w:val="21"/>
        </w:rPr>
        <w:t>VALUE</w:t>
      </w:r>
    </w:p>
    <w:p w14:paraId="6CF3B6DD" w14:textId="77777777" w:rsidR="00741AD5" w:rsidRPr="007963C6" w:rsidRDefault="00383277" w:rsidP="00741AD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sleep 1;reboot</w:t>
      </w:r>
    </w:p>
    <w:p w14:paraId="6A35A445" w14:textId="77777777" w:rsidR="00C23CEC" w:rsidRPr="00981E30" w:rsidRDefault="00C23CEC" w:rsidP="00C23CEC">
      <w:pPr>
        <w:spacing w:line="360" w:lineRule="auto"/>
        <w:ind w:leftChars="500" w:left="1050"/>
        <w:rPr>
          <w:rFonts w:ascii="Myriad Pro" w:eastAsia="方正黑体简体" w:hAnsi="Myriad Pro"/>
          <w:b/>
          <w:bCs/>
          <w:sz w:val="22"/>
          <w:szCs w:val="22"/>
        </w:rPr>
      </w:pPr>
      <w:r w:rsidRPr="00981E30">
        <w:rPr>
          <w:rFonts w:ascii="Myriad Pro" w:eastAsia="方正黑体简体" w:hAnsi="Myriad Pro"/>
          <w:b/>
          <w:bCs/>
          <w:sz w:val="22"/>
          <w:szCs w:val="22"/>
        </w:rPr>
        <w:t>Description:</w:t>
      </w:r>
    </w:p>
    <w:p w14:paraId="287BAF00" w14:textId="77777777" w:rsidR="00C23CEC" w:rsidRDefault="00C23CEC">
      <w:pPr>
        <w:pStyle w:val="af7"/>
        <w:numPr>
          <w:ilvl w:val="0"/>
          <w:numId w:val="27"/>
        </w:numPr>
        <w:spacing w:line="360" w:lineRule="auto"/>
        <w:ind w:left="1491" w:firstLineChars="0" w:hanging="442"/>
        <w:rPr>
          <w:rFonts w:ascii="Myriad Pro" w:eastAsia="方正黑体简体" w:hAnsi="Myriad Pro"/>
          <w:sz w:val="22"/>
          <w:szCs w:val="22"/>
        </w:rPr>
      </w:pPr>
      <w:r w:rsidRPr="00C23CEC">
        <w:rPr>
          <w:rFonts w:ascii="Myriad Pro" w:eastAsia="方正黑体简体" w:hAnsi="Myriad Pro"/>
          <w:i/>
          <w:iCs/>
          <w:sz w:val="22"/>
          <w:szCs w:val="22"/>
        </w:rPr>
        <w:t>VALU</w:t>
      </w:r>
      <w:r>
        <w:rPr>
          <w:rFonts w:ascii="Myriad Pro" w:eastAsia="方正黑体简体" w:hAnsi="Myriad Pro"/>
          <w:i/>
          <w:iCs/>
          <w:sz w:val="22"/>
          <w:szCs w:val="22"/>
        </w:rPr>
        <w:t>E</w:t>
      </w:r>
      <w:r>
        <w:rPr>
          <w:rFonts w:ascii="Myriad Pro" w:eastAsia="方正黑体简体" w:hAnsi="Myriad Pro"/>
          <w:sz w:val="22"/>
          <w:szCs w:val="22"/>
        </w:rPr>
        <w:t xml:space="preserve"> = y | n.</w:t>
      </w:r>
    </w:p>
    <w:p w14:paraId="3EA79872" w14:textId="63E6CE0D" w:rsidR="00C23CEC" w:rsidRPr="00C23CEC" w:rsidRDefault="00C23CEC" w:rsidP="00C23CEC">
      <w:pPr>
        <w:spacing w:line="360" w:lineRule="auto"/>
        <w:ind w:left="1049"/>
        <w:rPr>
          <w:rFonts w:ascii="Myriad Pro" w:eastAsia="方正黑体简体" w:hAnsi="Myriad Pro"/>
          <w:sz w:val="22"/>
          <w:szCs w:val="22"/>
        </w:rPr>
      </w:pPr>
      <w:r w:rsidRPr="00C23CEC">
        <w:rPr>
          <w:rFonts w:ascii="Myriad Pro" w:eastAsia="方正黑体简体" w:hAnsi="Myriad Pro"/>
          <w:sz w:val="22"/>
          <w:szCs w:val="22"/>
        </w:rPr>
        <w:t xml:space="preserve">This command </w:t>
      </w:r>
      <w:r w:rsidRPr="00C23CEC">
        <w:rPr>
          <w:rFonts w:ascii="Myriad Pro" w:hAnsi="Myriad Pro" w:cs="宋体"/>
          <w:sz w:val="22"/>
          <w:szCs w:val="22"/>
        </w:rPr>
        <w:t>is not effective until the device restarts.</w:t>
      </w:r>
    </w:p>
    <w:p w14:paraId="421D2CF2" w14:textId="12640BC9" w:rsidR="00BC63E1" w:rsidRPr="00A37D83" w:rsidRDefault="00BC63E1" w:rsidP="00BC63E1">
      <w:pPr>
        <w:spacing w:line="360" w:lineRule="auto"/>
        <w:ind w:left="1050"/>
        <w:rPr>
          <w:rFonts w:ascii="Myriad Pro" w:eastAsia="方正黑体简体" w:hAnsi="Myriad Pro"/>
          <w:sz w:val="22"/>
          <w:szCs w:val="22"/>
        </w:rPr>
      </w:pPr>
      <w:r w:rsidRPr="00A37D83">
        <w:rPr>
          <w:rFonts w:ascii="Myriad Pro" w:eastAsia="方正黑体简体" w:hAnsi="Myriad Pro"/>
          <w:b/>
          <w:bCs/>
          <w:sz w:val="22"/>
          <w:szCs w:val="22"/>
        </w:rPr>
        <w:t xml:space="preserve">Supported Devices: </w:t>
      </w:r>
      <w:ins w:id="1212" w:author="Bright Liu" w:date="2026-05-07T17:15:00Z" w16du:dateUtc="2026-05-07T09:15:00Z">
        <w:r w:rsidR="00AF153C" w:rsidRPr="00DA2A60">
          <w:rPr>
            <w:rFonts w:ascii="Myriad Pro" w:eastAsia="方正黑体简体" w:hAnsi="Myriad Pro"/>
            <w:sz w:val="22"/>
            <w:szCs w:val="22"/>
          </w:rPr>
          <w:t>EVOIP</w:t>
        </w:r>
        <w:r w:rsidR="00AF153C">
          <w:rPr>
            <w:rFonts w:ascii="Myriad Pro" w:eastAsia="方正黑体简体" w:hAnsi="Myriad Pro" w:hint="eastAsia"/>
            <w:sz w:val="22"/>
            <w:szCs w:val="22"/>
          </w:rPr>
          <w:t>R</w:t>
        </w:r>
        <w:r w:rsidR="00AF153C" w:rsidRPr="00DA2A60">
          <w:rPr>
            <w:rFonts w:ascii="Myriad Pro" w:eastAsia="方正黑体简体" w:hAnsi="Myriad Pro"/>
            <w:sz w:val="22"/>
            <w:szCs w:val="22"/>
          </w:rPr>
          <w:t>XG</w:t>
        </w:r>
      </w:ins>
      <w:del w:id="1213" w:author="Bright Liu" w:date="2025-11-25T11:18:00Z" w16du:dateUtc="2025-11-25T03:18:00Z">
        <w:r w:rsidDel="0025676C">
          <w:rPr>
            <w:rFonts w:ascii="Myriad Pro" w:eastAsia="方正黑体简体" w:hAnsi="Myriad Pro"/>
            <w:sz w:val="22"/>
            <w:szCs w:val="22"/>
          </w:rPr>
          <w:delText>4KIP200D</w:delText>
        </w:r>
      </w:del>
      <w:ins w:id="1214" w:author="Chelsea Lee" w:date="2023-09-20T17:18:00Z">
        <w:del w:id="1215" w:author="Bright Liu" w:date="2025-11-25T17:05:00Z" w16du:dateUtc="2025-11-25T09:05:00Z">
          <w:r w:rsidR="00C62BBD" w:rsidDel="00766077">
            <w:rPr>
              <w:rFonts w:ascii="Myriad Pro" w:eastAsia="方正黑体简体" w:hAnsi="Myriad Pro"/>
              <w:sz w:val="22"/>
              <w:szCs w:val="22"/>
            </w:rPr>
            <w:delText xml:space="preserve">, </w:delText>
          </w:r>
        </w:del>
        <w:del w:id="1216" w:author="Bright Liu" w:date="2025-11-25T11:20:00Z" w16du:dateUtc="2025-11-25T03:20:00Z">
          <w:r w:rsidR="00C62BBD" w:rsidRPr="00B34205" w:rsidDel="009E50F2">
            <w:rPr>
              <w:rFonts w:ascii="Myriad Pro" w:eastAsia="方正黑体简体" w:hAnsi="Myriad Pro"/>
              <w:szCs w:val="21"/>
            </w:rPr>
            <w:delText>4KIP200M</w:delText>
          </w:r>
        </w:del>
      </w:ins>
      <w:del w:id="1217" w:author="Chelsea Lee" w:date="2023-09-20T17:18:00Z">
        <w:r w:rsidDel="00C62BBD">
          <w:rPr>
            <w:rFonts w:ascii="Myriad Pro" w:eastAsia="方正黑体简体" w:hAnsi="Myriad Pro"/>
            <w:sz w:val="22"/>
            <w:szCs w:val="22"/>
          </w:rPr>
          <w:delText xml:space="preserve"> only</w:delText>
        </w:r>
      </w:del>
    </w:p>
    <w:p w14:paraId="70867B98" w14:textId="77777777" w:rsidR="001E77D8" w:rsidRPr="007963C6" w:rsidRDefault="001E77D8" w:rsidP="001E77D8">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0479A4C8" w14:textId="77777777" w:rsidR="00383277" w:rsidRPr="007963C6" w:rsidRDefault="00383277" w:rsidP="00741AD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gbparam s  no_source_close_screen y</w:t>
      </w:r>
    </w:p>
    <w:p w14:paraId="49B33917" w14:textId="77777777" w:rsidR="00383277" w:rsidRPr="007963C6" w:rsidRDefault="00383277" w:rsidP="00741AD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sleep 1;reboot</w:t>
      </w:r>
    </w:p>
    <w:p w14:paraId="7BA1F62D" w14:textId="4C89E456" w:rsidR="00383277" w:rsidRPr="007963C6" w:rsidRDefault="0051182A" w:rsidP="00741AD5">
      <w:pPr>
        <w:ind w:leftChars="500" w:left="1050"/>
        <w:rPr>
          <w:rFonts w:ascii="Myriad Pro" w:eastAsia="方正黑体简体" w:hAnsi="Myriad Pro"/>
          <w:szCs w:val="21"/>
        </w:rPr>
      </w:pPr>
      <w:r>
        <w:rPr>
          <w:rFonts w:ascii="Myriad Pro" w:eastAsia="方正黑体简体" w:hAnsi="Myriad Pro"/>
          <w:szCs w:val="21"/>
        </w:rPr>
        <w:t>After re-login in to the device:</w:t>
      </w:r>
    </w:p>
    <w:p w14:paraId="0F6E1FDA" w14:textId="77777777" w:rsidR="00383277" w:rsidRPr="007963C6" w:rsidRDefault="00383277" w:rsidP="00741AD5">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gbparam g no_source_close_screen</w:t>
      </w:r>
    </w:p>
    <w:p w14:paraId="40AD23A4" w14:textId="7AE26E3A" w:rsidR="00383277" w:rsidRPr="007963C6" w:rsidRDefault="00383277" w:rsidP="007C077D">
      <w:pPr>
        <w:ind w:leftChars="500" w:left="1050"/>
        <w:rPr>
          <w:rFonts w:ascii="Myriad Pro" w:eastAsia="方正黑体简体" w:hAnsi="Myriad Pro"/>
          <w:szCs w:val="21"/>
        </w:rPr>
      </w:pPr>
      <w:r w:rsidRPr="007963C6">
        <w:rPr>
          <w:rStyle w:val="aff4"/>
          <w:rFonts w:ascii="Myriad Pro" w:eastAsia="方正黑体简体" w:hAnsi="Myriad Pro"/>
          <w:szCs w:val="21"/>
        </w:rPr>
        <w:t>y/ #</w:t>
      </w:r>
    </w:p>
    <w:p w14:paraId="4D3D252A" w14:textId="63A930EA" w:rsidR="00383277" w:rsidRPr="007963C6" w:rsidRDefault="00B12E9C" w:rsidP="009707B4">
      <w:pPr>
        <w:pStyle w:val="3"/>
        <w:rPr>
          <w:szCs w:val="21"/>
        </w:rPr>
      </w:pPr>
      <w:bookmarkStart w:id="1218" w:name="_Toc214962408"/>
      <w:ins w:id="1219" w:author="Chelsea Lee" w:date="2023-09-28T10:22:00Z">
        <w:r>
          <w:rPr>
            <w:szCs w:val="21"/>
          </w:rPr>
          <w:lastRenderedPageBreak/>
          <w:t>Ob</w:t>
        </w:r>
      </w:ins>
      <w:ins w:id="1220" w:author="Chelsea Lee" w:date="2023-09-28T10:23:00Z">
        <w:r>
          <w:rPr>
            <w:szCs w:val="21"/>
          </w:rPr>
          <w:t>taining</w:t>
        </w:r>
      </w:ins>
      <w:del w:id="1221" w:author="Chelsea Lee" w:date="2023-09-28T10:22:00Z">
        <w:r w:rsidR="0065583F" w:rsidDel="00B12E9C">
          <w:rPr>
            <w:szCs w:val="21"/>
          </w:rPr>
          <w:delText>Getting</w:delText>
        </w:r>
      </w:del>
      <w:r w:rsidR="0065583F">
        <w:rPr>
          <w:szCs w:val="21"/>
        </w:rPr>
        <w:t xml:space="preserve"> Display EDID</w:t>
      </w:r>
      <w:bookmarkEnd w:id="1218"/>
      <w:r w:rsidR="0065583F">
        <w:rPr>
          <w:szCs w:val="21"/>
        </w:rPr>
        <w:t xml:space="preserve"> </w:t>
      </w:r>
    </w:p>
    <w:p w14:paraId="1289CA2B" w14:textId="77777777" w:rsidR="00EE273D" w:rsidRPr="007963C6" w:rsidRDefault="00EE273D" w:rsidP="00EE273D">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6F17DD62" w14:textId="77777777" w:rsidR="001D4F16"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cat /var/tmpfs/monitor_info</w:t>
      </w:r>
    </w:p>
    <w:p w14:paraId="47A8EDD8" w14:textId="77777777" w:rsidR="003E7643" w:rsidRDefault="003E7643" w:rsidP="003E7643">
      <w:pPr>
        <w:spacing w:line="360" w:lineRule="auto"/>
        <w:ind w:leftChars="500" w:left="1050"/>
        <w:rPr>
          <w:rFonts w:ascii="Myriad Pro" w:eastAsia="方正黑体简体" w:hAnsi="Myriad Pro"/>
          <w:b/>
          <w:bCs/>
          <w:sz w:val="22"/>
          <w:szCs w:val="22"/>
        </w:rPr>
      </w:pPr>
      <w:r w:rsidRPr="00981E30">
        <w:rPr>
          <w:rFonts w:ascii="Myriad Pro" w:eastAsia="方正黑体简体" w:hAnsi="Myriad Pro"/>
          <w:b/>
          <w:bCs/>
          <w:sz w:val="22"/>
          <w:szCs w:val="22"/>
        </w:rPr>
        <w:t>Description:</w:t>
      </w:r>
    </w:p>
    <w:p w14:paraId="6FBBA0D4" w14:textId="52E871B1" w:rsidR="003E7643" w:rsidRPr="003E7643" w:rsidRDefault="003E7643" w:rsidP="003E7643">
      <w:pPr>
        <w:spacing w:line="360" w:lineRule="auto"/>
        <w:ind w:leftChars="500" w:left="1050"/>
        <w:rPr>
          <w:rFonts w:ascii="Myriad Pro" w:eastAsia="方正黑体简体" w:hAnsi="Myriad Pro"/>
          <w:sz w:val="22"/>
          <w:szCs w:val="22"/>
        </w:rPr>
      </w:pPr>
      <w:r>
        <w:rPr>
          <w:rFonts w:ascii="Myriad Pro" w:eastAsia="方正黑体简体" w:hAnsi="Myriad Pro"/>
          <w:sz w:val="22"/>
          <w:szCs w:val="22"/>
        </w:rPr>
        <w:t xml:space="preserve">To </w:t>
      </w:r>
      <w:ins w:id="1222" w:author="Chelsea Lee" w:date="2023-09-28T10:23:00Z">
        <w:r w:rsidR="0039029D">
          <w:rPr>
            <w:rFonts w:ascii="Myriad Pro" w:eastAsia="方正黑体简体" w:hAnsi="Myriad Pro"/>
            <w:sz w:val="22"/>
            <w:szCs w:val="22"/>
          </w:rPr>
          <w:t xml:space="preserve">obtain </w:t>
        </w:r>
      </w:ins>
      <w:del w:id="1223" w:author="Chelsea Lee" w:date="2023-09-28T10:23:00Z">
        <w:r w:rsidDel="0039029D">
          <w:rPr>
            <w:rFonts w:ascii="Myriad Pro" w:eastAsia="方正黑体简体" w:hAnsi="Myriad Pro"/>
            <w:sz w:val="22"/>
            <w:szCs w:val="22"/>
          </w:rPr>
          <w:delText xml:space="preserve">get </w:delText>
        </w:r>
      </w:del>
      <w:r>
        <w:rPr>
          <w:rFonts w:ascii="Myriad Pro" w:eastAsia="方正黑体简体" w:hAnsi="Myriad Pro"/>
          <w:sz w:val="22"/>
          <w:szCs w:val="22"/>
        </w:rPr>
        <w:t>the EDID data of the display attached to the RX’s HDMI OUT.</w:t>
      </w:r>
    </w:p>
    <w:p w14:paraId="742E7B23" w14:textId="62C88C42" w:rsidR="003E7643" w:rsidRPr="00A37D83" w:rsidRDefault="003E7643" w:rsidP="003E7643">
      <w:pPr>
        <w:spacing w:line="360" w:lineRule="auto"/>
        <w:ind w:left="1050"/>
        <w:rPr>
          <w:rFonts w:ascii="Myriad Pro" w:eastAsia="方正黑体简体" w:hAnsi="Myriad Pro"/>
          <w:sz w:val="22"/>
          <w:szCs w:val="22"/>
        </w:rPr>
      </w:pPr>
      <w:r w:rsidRPr="00A37D83">
        <w:rPr>
          <w:rFonts w:ascii="Myriad Pro" w:eastAsia="方正黑体简体" w:hAnsi="Myriad Pro"/>
          <w:b/>
          <w:bCs/>
          <w:sz w:val="22"/>
          <w:szCs w:val="22"/>
        </w:rPr>
        <w:t xml:space="preserve">Supported Devices: </w:t>
      </w:r>
      <w:r>
        <w:rPr>
          <w:rFonts w:ascii="Myriad Pro" w:eastAsia="方正黑体简体" w:hAnsi="Myriad Pro"/>
          <w:sz w:val="22"/>
          <w:szCs w:val="22"/>
        </w:rPr>
        <w:t>All RX devices</w:t>
      </w:r>
    </w:p>
    <w:p w14:paraId="3636E261" w14:textId="77777777" w:rsidR="003E7643" w:rsidRPr="007963C6" w:rsidRDefault="003E7643" w:rsidP="003E7643">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cs="宋体"/>
          <w:b/>
          <w:bCs/>
          <w:sz w:val="22"/>
          <w:szCs w:val="22"/>
        </w:rPr>
        <w:t xml:space="preserve">Command </w:t>
      </w:r>
      <w:r w:rsidRPr="007963C6">
        <w:rPr>
          <w:rFonts w:ascii="Myriad Pro" w:eastAsia="方正黑体简体" w:hAnsi="Myriad Pro"/>
          <w:b/>
          <w:bCs/>
          <w:sz w:val="22"/>
          <w:szCs w:val="22"/>
        </w:rPr>
        <w:t>Example</w:t>
      </w:r>
      <w:r w:rsidRPr="007963C6">
        <w:rPr>
          <w:rFonts w:ascii="Myriad Pro" w:eastAsia="方正黑体简体" w:hAnsi="Myriad Pro" w:cs="宋体"/>
          <w:b/>
          <w:bCs/>
          <w:sz w:val="22"/>
          <w:szCs w:val="22"/>
        </w:rPr>
        <w:t xml:space="preserve">: </w:t>
      </w:r>
    </w:p>
    <w:p w14:paraId="056DDD22"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cat /var/tmpfs/monitor_info</w:t>
      </w:r>
    </w:p>
    <w:p w14:paraId="62C9083D"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00 ff ff ff | ff ff ff 00 | 61 a9 03 b0 | 01 00 00 00 |</w:t>
      </w:r>
    </w:p>
    <w:p w14:paraId="554DF06A"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12 1f 01 03 | 80 3c 21 78 | 2a 1f 65 a4 | 55 50 9f 26 |</w:t>
      </w:r>
    </w:p>
    <w:p w14:paraId="2A0CEDB2"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0c 50 54 bd | cf 00 71 4f | 81 80 81 8c | 81 00 95 00 |</w:t>
      </w:r>
    </w:p>
    <w:p w14:paraId="4D07A1AD"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95 0f a9 c0 | b3 00 02 3a | 80 18 71 38 | 2d 40 58 2c |</w:t>
      </w:r>
    </w:p>
    <w:p w14:paraId="38D245C9"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45 00 56 50 | 21 00 00 1e | 00 00 00 fd | 00 32 4b 0f |</w:t>
      </w:r>
    </w:p>
    <w:p w14:paraId="75CC04FC"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64 13 00 0a | 20 20 20 20 | 20 20 00 00 | 00 ff 00 33 |</w:t>
      </w:r>
    </w:p>
    <w:p w14:paraId="2EE83700"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30 38 37 38 | 30 30 30 36 | 36 38 38 33 | 00 00 00 fc |</w:t>
      </w:r>
    </w:p>
    <w:p w14:paraId="1D92D3CB"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00 52 65 64 | 6d 69 20 32 | 37 20 4e 46 | 0a 20 01 c3 |</w:t>
      </w:r>
    </w:p>
    <w:p w14:paraId="24D3CF97"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02 03 1e f1 | 49 01 03 12 | 13 04 14 05 | 1f 10 67 03 |</w:t>
      </w:r>
    </w:p>
    <w:p w14:paraId="6CCF9A36"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0c 00 10 00 | 00 26 23 09 | 07 07 83 01 | 00 00 01 1d |</w:t>
      </w:r>
    </w:p>
    <w:p w14:paraId="735BF8F5"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00 72 51 d0 | 1e 20 6e 28 | 55 00 56 50 | 21 00 00 1e |</w:t>
      </w:r>
    </w:p>
    <w:p w14:paraId="2A6ACC36"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66 21 56 aa | 51 00 1e 30 | 46 8f 33 00 | 56 50 21 00 |</w:t>
      </w:r>
    </w:p>
    <w:p w14:paraId="5E28FB2C"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00 1e e0 45 | 80 c8 70 38 | 2d 40 30 28 | 55 00 56 50 |</w:t>
      </w:r>
    </w:p>
    <w:p w14:paraId="6538B2BB"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21 00 00 1e | 0e 1f 00 80 | 51 00 1e 30 | 30 20 37 00 |</w:t>
      </w:r>
    </w:p>
    <w:p w14:paraId="4B2D916A"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56 50 21 00 | 00 1e 00 00 | 00 00 00 00 | 00 00 00 00 |</w:t>
      </w:r>
    </w:p>
    <w:p w14:paraId="2E307569" w14:textId="77777777" w:rsidR="00383277" w:rsidRPr="007963C6" w:rsidRDefault="00383277" w:rsidP="001D4F16">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00 00 00 00 | 00 00 00 00 | 00 00 00 00 | 00 00 00 26 |</w:t>
      </w:r>
    </w:p>
    <w:p w14:paraId="1415182F" w14:textId="77777777" w:rsidR="00383277" w:rsidRPr="007963C6" w:rsidRDefault="00383277" w:rsidP="001D4F16">
      <w:pPr>
        <w:ind w:leftChars="500" w:left="1050"/>
        <w:rPr>
          <w:rStyle w:val="aff4"/>
          <w:rFonts w:ascii="Myriad Pro" w:eastAsia="方正黑体简体" w:hAnsi="Myriad Pro"/>
          <w:szCs w:val="21"/>
        </w:rPr>
      </w:pPr>
    </w:p>
    <w:p w14:paraId="22C642FC" w14:textId="3BDCAF03" w:rsidR="00383277" w:rsidRPr="007963C6" w:rsidRDefault="00383277" w:rsidP="001D4F16">
      <w:pPr>
        <w:ind w:leftChars="500" w:left="1050"/>
        <w:rPr>
          <w:rFonts w:ascii="Myriad Pro" w:eastAsia="方正黑体简体" w:hAnsi="Myriad Pro"/>
          <w:szCs w:val="21"/>
        </w:rPr>
      </w:pPr>
      <w:r w:rsidRPr="007963C6">
        <w:rPr>
          <w:rStyle w:val="aff4"/>
          <w:rFonts w:ascii="Myriad Pro" w:eastAsia="方正黑体简体" w:hAnsi="Myriad Pro"/>
          <w:szCs w:val="21"/>
        </w:rPr>
        <w:t>/ #</w:t>
      </w:r>
    </w:p>
    <w:p w14:paraId="2B0491C5" w14:textId="164EEE96" w:rsidR="00383277" w:rsidRPr="007963C6" w:rsidRDefault="001F3C0A" w:rsidP="009707B4">
      <w:pPr>
        <w:pStyle w:val="3"/>
        <w:rPr>
          <w:szCs w:val="21"/>
        </w:rPr>
      </w:pPr>
      <w:bookmarkStart w:id="1224" w:name="_Toc214962409"/>
      <w:bookmarkStart w:id="1225" w:name="OLE_LINK26"/>
      <w:r>
        <w:rPr>
          <w:szCs w:val="21"/>
        </w:rPr>
        <w:t xml:space="preserve">Overlaying Translucent Texts </w:t>
      </w:r>
      <w:r w:rsidR="00B54E5F">
        <w:rPr>
          <w:szCs w:val="21"/>
        </w:rPr>
        <w:t>on Video</w:t>
      </w:r>
      <w:bookmarkEnd w:id="1224"/>
    </w:p>
    <w:bookmarkEnd w:id="1225"/>
    <w:p w14:paraId="1F6A5104" w14:textId="77777777" w:rsidR="005E61E0" w:rsidRPr="007963C6" w:rsidRDefault="005E61E0" w:rsidP="005E61E0">
      <w:pPr>
        <w:spacing w:line="360" w:lineRule="auto"/>
        <w:ind w:leftChars="500" w:left="105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649375C6" w14:textId="756FE86E" w:rsidR="0019408F" w:rsidRPr="007963C6" w:rsidRDefault="0019408F" w:rsidP="0019408F">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osd_show [-o INDEX -s “CONTENT” [-f FONTSIZE] -p POSITION | -c INDEX]</w:t>
      </w:r>
    </w:p>
    <w:p w14:paraId="08CBA73A" w14:textId="1FBC9437" w:rsidR="005E61E0" w:rsidRDefault="005E61E0" w:rsidP="005E61E0">
      <w:pPr>
        <w:spacing w:line="360" w:lineRule="auto"/>
        <w:ind w:leftChars="500" w:left="1050"/>
        <w:rPr>
          <w:rFonts w:ascii="Myriad Pro" w:eastAsia="方正黑体简体" w:hAnsi="Myriad Pro"/>
          <w:b/>
          <w:bCs/>
          <w:sz w:val="22"/>
          <w:szCs w:val="22"/>
        </w:rPr>
      </w:pPr>
      <w:r>
        <w:rPr>
          <w:rFonts w:ascii="Myriad Pro" w:eastAsia="方正黑体简体" w:hAnsi="Myriad Pro"/>
          <w:b/>
          <w:bCs/>
          <w:sz w:val="22"/>
          <w:szCs w:val="22"/>
        </w:rPr>
        <w:t>Description:</w:t>
      </w:r>
    </w:p>
    <w:p w14:paraId="1E66B495" w14:textId="7131791B" w:rsidR="005E61E0" w:rsidRDefault="005E61E0">
      <w:pPr>
        <w:pStyle w:val="af7"/>
        <w:numPr>
          <w:ilvl w:val="0"/>
          <w:numId w:val="27"/>
        </w:numPr>
        <w:spacing w:line="360" w:lineRule="auto"/>
        <w:ind w:firstLineChars="0"/>
        <w:rPr>
          <w:rFonts w:ascii="Myriad Pro" w:eastAsia="方正黑体简体" w:hAnsi="Myriad Pro"/>
          <w:sz w:val="22"/>
          <w:szCs w:val="22"/>
        </w:rPr>
      </w:pPr>
      <w:r w:rsidRPr="007963C6">
        <w:rPr>
          <w:rFonts w:ascii="Myriad Pro" w:eastAsia="方正黑体简体" w:hAnsi="Myriad Pro"/>
          <w:szCs w:val="21"/>
        </w:rPr>
        <w:t>-o INDEX</w:t>
      </w:r>
      <w:r w:rsidRPr="005E61E0">
        <w:rPr>
          <w:rFonts w:ascii="Myriad Pro" w:eastAsia="方正黑体简体" w:hAnsi="Myriad Pro" w:hint="eastAsia"/>
          <w:sz w:val="22"/>
          <w:szCs w:val="22"/>
        </w:rPr>
        <w:t>:</w:t>
      </w:r>
      <w:r>
        <w:rPr>
          <w:rFonts w:ascii="Myriad Pro" w:eastAsia="方正黑体简体" w:hAnsi="Myriad Pro"/>
          <w:sz w:val="22"/>
          <w:szCs w:val="22"/>
        </w:rPr>
        <w:t xml:space="preserve"> To</w:t>
      </w:r>
      <w:r w:rsidR="00C20CB6">
        <w:rPr>
          <w:rFonts w:ascii="Myriad Pro" w:eastAsia="方正黑体简体" w:hAnsi="Myriad Pro"/>
          <w:sz w:val="22"/>
          <w:szCs w:val="22"/>
        </w:rPr>
        <w:t xml:space="preserve"> </w:t>
      </w:r>
      <w:r w:rsidR="00B270ED">
        <w:rPr>
          <w:rFonts w:ascii="Myriad Pro" w:eastAsia="方正黑体简体" w:hAnsi="Myriad Pro"/>
          <w:sz w:val="22"/>
          <w:szCs w:val="22"/>
        </w:rPr>
        <w:t xml:space="preserve">index </w:t>
      </w:r>
      <w:r w:rsidR="00927E01">
        <w:rPr>
          <w:rFonts w:ascii="Myriad Pro" w:eastAsia="方正黑体简体" w:hAnsi="Myriad Pro"/>
          <w:sz w:val="22"/>
          <w:szCs w:val="22"/>
        </w:rPr>
        <w:t>the newly added text</w:t>
      </w:r>
      <w:r w:rsidR="00582B3B">
        <w:rPr>
          <w:rFonts w:ascii="Myriad Pro" w:eastAsia="方正黑体简体" w:hAnsi="Myriad Pro"/>
          <w:sz w:val="22"/>
          <w:szCs w:val="22"/>
        </w:rPr>
        <w:t xml:space="preserve"> </w:t>
      </w:r>
      <w:r w:rsidR="00617029">
        <w:rPr>
          <w:rFonts w:ascii="Myriad Pro" w:eastAsia="方正黑体简体" w:hAnsi="Myriad Pro"/>
          <w:sz w:val="22"/>
          <w:szCs w:val="22"/>
        </w:rPr>
        <w:t>with</w:t>
      </w:r>
      <w:r w:rsidR="00821DBC">
        <w:rPr>
          <w:rFonts w:ascii="Myriad Pro" w:eastAsia="方正黑体简体" w:hAnsi="Myriad Pro"/>
          <w:sz w:val="22"/>
          <w:szCs w:val="22"/>
        </w:rPr>
        <w:t xml:space="preserve"> a number</w:t>
      </w:r>
      <w:r w:rsidR="00C20CB6">
        <w:rPr>
          <w:rFonts w:ascii="Myriad Pro" w:eastAsia="方正黑体简体" w:hAnsi="Myriad Pro"/>
          <w:sz w:val="22"/>
          <w:szCs w:val="22"/>
        </w:rPr>
        <w:t xml:space="preserve"> “INDEX” for later cleanup.</w:t>
      </w:r>
    </w:p>
    <w:p w14:paraId="369BF8F9" w14:textId="14DF5FE6" w:rsidR="00C20CB6" w:rsidRDefault="00C20CB6">
      <w:pPr>
        <w:pStyle w:val="af7"/>
        <w:numPr>
          <w:ilvl w:val="0"/>
          <w:numId w:val="27"/>
        </w:numPr>
        <w:spacing w:line="360" w:lineRule="auto"/>
        <w:ind w:firstLineChars="0"/>
        <w:rPr>
          <w:rFonts w:ascii="Myriad Pro" w:eastAsia="方正黑体简体" w:hAnsi="Myriad Pro"/>
          <w:sz w:val="22"/>
          <w:szCs w:val="22"/>
        </w:rPr>
      </w:pPr>
      <w:r w:rsidRPr="007963C6">
        <w:rPr>
          <w:rFonts w:ascii="Myriad Pro" w:eastAsia="方正黑体简体" w:hAnsi="Myriad Pro" w:cs="Arial"/>
          <w:szCs w:val="21"/>
          <w:shd w:val="clear" w:color="auto" w:fill="FFFFFF"/>
        </w:rPr>
        <w:t>-s CONTENT</w:t>
      </w:r>
      <w:r>
        <w:rPr>
          <w:rFonts w:ascii="Myriad Pro" w:eastAsia="方正黑体简体" w:hAnsi="Myriad Pro"/>
          <w:sz w:val="22"/>
          <w:szCs w:val="22"/>
        </w:rPr>
        <w:t>: To specify the text content to be displayed.</w:t>
      </w:r>
    </w:p>
    <w:p w14:paraId="3A52CE76" w14:textId="7F2092C7" w:rsidR="00300409" w:rsidRDefault="00300409">
      <w:pPr>
        <w:pStyle w:val="af7"/>
        <w:numPr>
          <w:ilvl w:val="0"/>
          <w:numId w:val="27"/>
        </w:numPr>
        <w:spacing w:line="360" w:lineRule="auto"/>
        <w:ind w:firstLineChars="0"/>
        <w:rPr>
          <w:rFonts w:ascii="Myriad Pro" w:eastAsia="方正黑体简体" w:hAnsi="Myriad Pro"/>
          <w:sz w:val="22"/>
          <w:szCs w:val="22"/>
        </w:rPr>
      </w:pPr>
      <w:r w:rsidRPr="007963C6">
        <w:rPr>
          <w:rFonts w:ascii="Myriad Pro" w:eastAsia="方正黑体简体" w:hAnsi="Myriad Pro" w:cs="Arial"/>
          <w:szCs w:val="21"/>
          <w:shd w:val="clear" w:color="auto" w:fill="FFFFFF"/>
        </w:rPr>
        <w:t>-f FONTSIZE</w:t>
      </w:r>
      <w:r>
        <w:rPr>
          <w:rFonts w:ascii="Myriad Pro" w:eastAsia="方正黑体简体" w:hAnsi="Myriad Pro"/>
          <w:sz w:val="22"/>
          <w:szCs w:val="22"/>
        </w:rPr>
        <w:t xml:space="preserve">: To specify the font size, default setting is 16, range 1-500, optional. </w:t>
      </w:r>
    </w:p>
    <w:p w14:paraId="79D0102C" w14:textId="77777777" w:rsidR="0042633B" w:rsidRDefault="0007323C">
      <w:pPr>
        <w:pStyle w:val="af7"/>
        <w:numPr>
          <w:ilvl w:val="0"/>
          <w:numId w:val="27"/>
        </w:numPr>
        <w:spacing w:line="360" w:lineRule="auto"/>
        <w:ind w:firstLineChars="0"/>
        <w:rPr>
          <w:rFonts w:ascii="Myriad Pro" w:eastAsia="方正黑体简体" w:hAnsi="Myriad Pro"/>
          <w:sz w:val="22"/>
          <w:szCs w:val="22"/>
        </w:rPr>
      </w:pPr>
      <w:r w:rsidRPr="0007323C">
        <w:rPr>
          <w:rFonts w:ascii="Myriad Pro" w:eastAsia="方正黑体简体" w:hAnsi="Myriad Pro"/>
          <w:sz w:val="22"/>
          <w:szCs w:val="22"/>
        </w:rPr>
        <w:t xml:space="preserve">-p POSITION: </w:t>
      </w:r>
      <w:r>
        <w:rPr>
          <w:rFonts w:ascii="Myriad Pro" w:eastAsia="方正黑体简体" w:hAnsi="Myriad Pro"/>
          <w:sz w:val="22"/>
          <w:szCs w:val="22"/>
        </w:rPr>
        <w:t>To s</w:t>
      </w:r>
      <w:r w:rsidRPr="0007323C">
        <w:rPr>
          <w:rFonts w:ascii="Myriad Pro" w:eastAsia="方正黑体简体" w:hAnsi="Myriad Pro"/>
          <w:sz w:val="22"/>
          <w:szCs w:val="22"/>
        </w:rPr>
        <w:t>pecif</w:t>
      </w:r>
      <w:r>
        <w:rPr>
          <w:rFonts w:ascii="Myriad Pro" w:eastAsia="方正黑体简体" w:hAnsi="Myriad Pro"/>
          <w:sz w:val="22"/>
          <w:szCs w:val="22"/>
        </w:rPr>
        <w:t>y</w:t>
      </w:r>
      <w:r w:rsidRPr="0007323C">
        <w:rPr>
          <w:rFonts w:ascii="Myriad Pro" w:eastAsia="方正黑体简体" w:hAnsi="Myriad Pro"/>
          <w:sz w:val="22"/>
          <w:szCs w:val="22"/>
        </w:rPr>
        <w:t xml:space="preserve"> the display position</w:t>
      </w:r>
      <w:r>
        <w:rPr>
          <w:rFonts w:ascii="Myriad Pro" w:eastAsia="方正黑体简体" w:hAnsi="Myriad Pro"/>
          <w:sz w:val="22"/>
          <w:szCs w:val="22"/>
        </w:rPr>
        <w:t xml:space="preserve"> of the text</w:t>
      </w:r>
      <w:r w:rsidRPr="0007323C">
        <w:rPr>
          <w:rFonts w:ascii="Myriad Pro" w:eastAsia="方正黑体简体" w:hAnsi="Myriad Pro"/>
          <w:sz w:val="22"/>
          <w:szCs w:val="22"/>
        </w:rPr>
        <w:t xml:space="preserve">. </w:t>
      </w:r>
      <w:r w:rsidR="00927E01">
        <w:rPr>
          <w:rFonts w:ascii="Myriad Pro" w:eastAsia="方正黑体简体" w:hAnsi="Myriad Pro"/>
          <w:sz w:val="22"/>
          <w:szCs w:val="22"/>
        </w:rPr>
        <w:t>The position</w:t>
      </w:r>
      <w:r w:rsidR="00DE4943">
        <w:rPr>
          <w:rFonts w:ascii="Myriad Pro" w:eastAsia="方正黑体简体" w:hAnsi="Myriad Pro"/>
          <w:sz w:val="22"/>
          <w:szCs w:val="22"/>
        </w:rPr>
        <w:t xml:space="preserve"> contains</w:t>
      </w:r>
      <w:r w:rsidR="00927E01">
        <w:rPr>
          <w:rFonts w:ascii="Myriad Pro" w:eastAsia="方正黑体简体" w:hAnsi="Myriad Pro"/>
          <w:sz w:val="22"/>
          <w:szCs w:val="22"/>
        </w:rPr>
        <w:t xml:space="preserve"> values of an X-coordinate and a Y-coordinate </w:t>
      </w:r>
      <w:r w:rsidR="00DE4943">
        <w:rPr>
          <w:rFonts w:ascii="Myriad Pro" w:eastAsia="方正黑体简体" w:hAnsi="Myriad Pro"/>
          <w:sz w:val="22"/>
          <w:szCs w:val="22"/>
        </w:rPr>
        <w:t xml:space="preserve">which are </w:t>
      </w:r>
      <w:r w:rsidRPr="0007323C">
        <w:rPr>
          <w:rFonts w:ascii="Myriad Pro" w:eastAsia="方正黑体简体" w:hAnsi="Myriad Pro"/>
          <w:sz w:val="22"/>
          <w:szCs w:val="22"/>
        </w:rPr>
        <w:t xml:space="preserve">separated by </w:t>
      </w:r>
      <w:r w:rsidR="00927E01">
        <w:rPr>
          <w:rFonts w:ascii="Myriad Pro" w:eastAsia="方正黑体简体" w:hAnsi="Myriad Pro"/>
          <w:sz w:val="22"/>
          <w:szCs w:val="22"/>
        </w:rPr>
        <w:t xml:space="preserve">a comma </w:t>
      </w:r>
      <w:r w:rsidRPr="0007323C">
        <w:rPr>
          <w:rFonts w:ascii="Myriad Pro" w:eastAsia="方正黑体简体" w:hAnsi="Myriad Pro"/>
          <w:sz w:val="22"/>
          <w:szCs w:val="22"/>
        </w:rPr>
        <w:t>","</w:t>
      </w:r>
      <w:r w:rsidR="00DE4943">
        <w:rPr>
          <w:rFonts w:ascii="Myriad Pro" w:eastAsia="方正黑体简体" w:hAnsi="Myriad Pro"/>
          <w:sz w:val="22"/>
          <w:szCs w:val="22"/>
        </w:rPr>
        <w:t xml:space="preserve">. </w:t>
      </w:r>
      <w:r w:rsidR="007F1C74">
        <w:rPr>
          <w:rFonts w:ascii="Myriad Pro" w:eastAsia="方正黑体简体" w:hAnsi="Myriad Pro"/>
          <w:sz w:val="22"/>
          <w:szCs w:val="22"/>
        </w:rPr>
        <w:t>M</w:t>
      </w:r>
      <w:r w:rsidRPr="0007323C">
        <w:rPr>
          <w:rFonts w:ascii="Myriad Pro" w:eastAsia="方正黑体简体" w:hAnsi="Myriad Pro"/>
          <w:sz w:val="22"/>
          <w:szCs w:val="22"/>
        </w:rPr>
        <w:t xml:space="preserve">aximum </w:t>
      </w:r>
      <w:r w:rsidR="00DE4943">
        <w:rPr>
          <w:rFonts w:ascii="Myriad Pro" w:eastAsia="方正黑体简体" w:hAnsi="Myriad Pro"/>
          <w:sz w:val="22"/>
          <w:szCs w:val="22"/>
        </w:rPr>
        <w:t>value</w:t>
      </w:r>
      <w:r w:rsidR="007F1C74">
        <w:rPr>
          <w:rFonts w:ascii="Myriad Pro" w:eastAsia="方正黑体简体" w:hAnsi="Myriad Pro"/>
          <w:sz w:val="22"/>
          <w:szCs w:val="22"/>
        </w:rPr>
        <w:t xml:space="preserve"> for each</w:t>
      </w:r>
      <w:r w:rsidR="00DE4943">
        <w:rPr>
          <w:rFonts w:ascii="Myriad Pro" w:eastAsia="方正黑体简体" w:hAnsi="Myriad Pro"/>
          <w:sz w:val="22"/>
          <w:szCs w:val="22"/>
        </w:rPr>
        <w:t xml:space="preserve"> is </w:t>
      </w:r>
      <w:r w:rsidRPr="0007323C">
        <w:rPr>
          <w:rFonts w:ascii="Myriad Pro" w:eastAsia="方正黑体简体" w:hAnsi="Myriad Pro"/>
          <w:sz w:val="22"/>
          <w:szCs w:val="22"/>
        </w:rPr>
        <w:t xml:space="preserve">10000. </w:t>
      </w:r>
    </w:p>
    <w:p w14:paraId="0795C64B" w14:textId="2712A02E" w:rsidR="0007323C" w:rsidRPr="005E61E0" w:rsidRDefault="0007323C" w:rsidP="0042633B">
      <w:pPr>
        <w:pStyle w:val="af7"/>
        <w:spacing w:line="360" w:lineRule="auto"/>
        <w:ind w:left="1490" w:firstLineChars="0" w:firstLine="0"/>
        <w:rPr>
          <w:rFonts w:ascii="Myriad Pro" w:eastAsia="方正黑体简体" w:hAnsi="Myriad Pro"/>
          <w:sz w:val="22"/>
          <w:szCs w:val="22"/>
        </w:rPr>
      </w:pPr>
      <w:r w:rsidRPr="0007323C">
        <w:rPr>
          <w:rFonts w:ascii="Myriad Pro" w:eastAsia="方正黑体简体" w:hAnsi="Myriad Pro"/>
          <w:sz w:val="22"/>
          <w:szCs w:val="22"/>
        </w:rPr>
        <w:lastRenderedPageBreak/>
        <w:t>Note: The actual maximum value is affected by the length</w:t>
      </w:r>
      <w:r w:rsidR="0042633B">
        <w:rPr>
          <w:rFonts w:ascii="Myriad Pro" w:eastAsia="方正黑体简体" w:hAnsi="Myriad Pro"/>
          <w:sz w:val="22"/>
          <w:szCs w:val="22"/>
        </w:rPr>
        <w:t xml:space="preserve"> </w:t>
      </w:r>
      <w:r w:rsidRPr="0007323C">
        <w:rPr>
          <w:rFonts w:ascii="Myriad Pro" w:eastAsia="方正黑体简体" w:hAnsi="Myriad Pro"/>
          <w:sz w:val="22"/>
          <w:szCs w:val="22"/>
        </w:rPr>
        <w:t>and font size</w:t>
      </w:r>
      <w:r w:rsidR="0042633B">
        <w:rPr>
          <w:rFonts w:ascii="Myriad Pro" w:eastAsia="方正黑体简体" w:hAnsi="Myriad Pro"/>
          <w:sz w:val="22"/>
          <w:szCs w:val="22"/>
        </w:rPr>
        <w:t xml:space="preserve"> of the text</w:t>
      </w:r>
      <w:r w:rsidR="00B3050F">
        <w:rPr>
          <w:rFonts w:ascii="Myriad Pro" w:eastAsia="方正黑体简体" w:hAnsi="Myriad Pro"/>
          <w:sz w:val="22"/>
          <w:szCs w:val="22"/>
        </w:rPr>
        <w:t xml:space="preserve"> and sh</w:t>
      </w:r>
      <w:r w:rsidR="00F81E17">
        <w:rPr>
          <w:rFonts w:ascii="Myriad Pro" w:eastAsia="方正黑体简体" w:hAnsi="Myriad Pro"/>
          <w:sz w:val="22"/>
          <w:szCs w:val="22"/>
        </w:rPr>
        <w:t>all</w:t>
      </w:r>
      <w:r w:rsidR="00B3050F">
        <w:rPr>
          <w:rFonts w:ascii="Myriad Pro" w:eastAsia="方正黑体简体" w:hAnsi="Myriad Pro"/>
          <w:sz w:val="22"/>
          <w:szCs w:val="22"/>
        </w:rPr>
        <w:t xml:space="preserve"> be determined according to the</w:t>
      </w:r>
      <w:r w:rsidR="00F81E17">
        <w:rPr>
          <w:rFonts w:ascii="Myriad Pro" w:eastAsia="方正黑体简体" w:hAnsi="Myriad Pro"/>
          <w:sz w:val="22"/>
          <w:szCs w:val="22"/>
        </w:rPr>
        <w:t xml:space="preserve"> application scenarios on site</w:t>
      </w:r>
      <w:r w:rsidRPr="0007323C">
        <w:rPr>
          <w:rFonts w:ascii="Myriad Pro" w:eastAsia="方正黑体简体" w:hAnsi="Myriad Pro"/>
          <w:sz w:val="22"/>
          <w:szCs w:val="22"/>
        </w:rPr>
        <w:t>.</w:t>
      </w:r>
    </w:p>
    <w:p w14:paraId="0AEEDE1D" w14:textId="5AD4C1C6" w:rsidR="005E61E0" w:rsidRDefault="00EB5D2D">
      <w:pPr>
        <w:pStyle w:val="af7"/>
        <w:numPr>
          <w:ilvl w:val="0"/>
          <w:numId w:val="27"/>
        </w:numPr>
        <w:spacing w:line="360" w:lineRule="auto"/>
        <w:ind w:firstLineChars="0"/>
        <w:rPr>
          <w:rFonts w:ascii="Myriad Pro" w:eastAsia="方正黑体简体" w:hAnsi="Myriad Pro"/>
          <w:sz w:val="22"/>
          <w:szCs w:val="22"/>
        </w:rPr>
      </w:pPr>
      <w:r w:rsidRPr="00EB5D2D">
        <w:rPr>
          <w:rFonts w:ascii="Myriad Pro" w:eastAsia="方正黑体简体" w:hAnsi="Myriad Pro"/>
          <w:sz w:val="22"/>
          <w:szCs w:val="22"/>
        </w:rPr>
        <w:t>-c INDEX</w:t>
      </w:r>
      <w:r w:rsidRPr="00EB5D2D">
        <w:rPr>
          <w:rFonts w:ascii="Myriad Pro" w:eastAsia="方正黑体简体" w:hAnsi="Myriad Pro" w:hint="eastAsia"/>
          <w:sz w:val="22"/>
          <w:szCs w:val="22"/>
        </w:rPr>
        <w:t>:</w:t>
      </w:r>
      <w:r w:rsidRPr="00EB5D2D">
        <w:rPr>
          <w:rFonts w:ascii="Myriad Pro" w:eastAsia="方正黑体简体" w:hAnsi="Myriad Pro"/>
          <w:sz w:val="22"/>
          <w:szCs w:val="22"/>
        </w:rPr>
        <w:t xml:space="preserve"> To undo the display of the text indexed</w:t>
      </w:r>
      <w:r w:rsidR="003906B6">
        <w:rPr>
          <w:rFonts w:ascii="Myriad Pro" w:eastAsia="方正黑体简体" w:hAnsi="Myriad Pro"/>
          <w:sz w:val="22"/>
          <w:szCs w:val="22"/>
        </w:rPr>
        <w:t xml:space="preserve"> </w:t>
      </w:r>
      <w:r w:rsidR="00621AD3">
        <w:rPr>
          <w:rFonts w:ascii="Myriad Pro" w:eastAsia="方正黑体简体" w:hAnsi="Myriad Pro"/>
          <w:sz w:val="22"/>
          <w:szCs w:val="22"/>
        </w:rPr>
        <w:t>with the number</w:t>
      </w:r>
      <w:r w:rsidR="003906B6">
        <w:rPr>
          <w:rFonts w:ascii="Myriad Pro" w:eastAsia="方正黑体简体" w:hAnsi="Myriad Pro"/>
          <w:sz w:val="22"/>
          <w:szCs w:val="22"/>
        </w:rPr>
        <w:t xml:space="preserve"> “INDEX”.</w:t>
      </w:r>
    </w:p>
    <w:p w14:paraId="4E323500" w14:textId="77777777" w:rsidR="006E6893" w:rsidRPr="006E6893" w:rsidRDefault="006E6893" w:rsidP="006E6893">
      <w:pPr>
        <w:spacing w:line="360" w:lineRule="auto"/>
        <w:ind w:left="1050"/>
        <w:rPr>
          <w:rFonts w:ascii="Myriad Pro" w:eastAsia="方正黑体简体" w:hAnsi="Myriad Pro"/>
          <w:sz w:val="22"/>
          <w:szCs w:val="22"/>
        </w:rPr>
      </w:pPr>
      <w:r w:rsidRPr="006E6893">
        <w:rPr>
          <w:rFonts w:ascii="Myriad Pro" w:eastAsia="方正黑体简体" w:hAnsi="Myriad Pro"/>
          <w:b/>
          <w:bCs/>
          <w:sz w:val="22"/>
          <w:szCs w:val="22"/>
        </w:rPr>
        <w:t xml:space="preserve">Supported Devices: </w:t>
      </w:r>
      <w:r w:rsidRPr="006E6893">
        <w:rPr>
          <w:rFonts w:ascii="Myriad Pro" w:eastAsia="方正黑体简体" w:hAnsi="Myriad Pro"/>
          <w:sz w:val="22"/>
          <w:szCs w:val="22"/>
        </w:rPr>
        <w:t>All RX devices</w:t>
      </w:r>
    </w:p>
    <w:p w14:paraId="01B9C11D" w14:textId="0A7DF175" w:rsidR="006E6893" w:rsidRPr="006E6893" w:rsidRDefault="006E6893" w:rsidP="006E6893">
      <w:pPr>
        <w:spacing w:line="360" w:lineRule="auto"/>
        <w:ind w:left="630" w:firstLine="420"/>
        <w:rPr>
          <w:rFonts w:ascii="Myriad Pro" w:eastAsia="方正黑体简体" w:hAnsi="Myriad Pro"/>
          <w:b/>
          <w:bCs/>
          <w:sz w:val="22"/>
          <w:szCs w:val="22"/>
        </w:rPr>
      </w:pPr>
      <w:r w:rsidRPr="006E6893">
        <w:rPr>
          <w:rFonts w:ascii="Myriad Pro" w:eastAsia="方正黑体简体" w:hAnsi="Myriad Pro" w:cs="宋体"/>
          <w:b/>
          <w:bCs/>
          <w:sz w:val="22"/>
          <w:szCs w:val="22"/>
        </w:rPr>
        <w:t xml:space="preserve">Command </w:t>
      </w:r>
      <w:r w:rsidRPr="006E6893">
        <w:rPr>
          <w:rFonts w:ascii="Myriad Pro" w:eastAsia="方正黑体简体" w:hAnsi="Myriad Pro"/>
          <w:b/>
          <w:bCs/>
          <w:sz w:val="22"/>
          <w:szCs w:val="22"/>
        </w:rPr>
        <w:t>Example</w:t>
      </w:r>
      <w:r w:rsidRPr="006E6893">
        <w:rPr>
          <w:rFonts w:ascii="Myriad Pro" w:eastAsia="方正黑体简体" w:hAnsi="Myriad Pro" w:cs="宋体"/>
          <w:b/>
          <w:bCs/>
          <w:sz w:val="22"/>
          <w:szCs w:val="22"/>
        </w:rPr>
        <w:t xml:space="preserve">: </w:t>
      </w:r>
    </w:p>
    <w:p w14:paraId="2CE30085" w14:textId="32A6D421"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-o 1 -s "1234" -p 9500,9800</w:t>
      </w:r>
    </w:p>
    <w:p w14:paraId="1B97B726" w14:textId="4524BA2C"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-o 1 -s "1234" -p 1000,500</w:t>
      </w:r>
    </w:p>
    <w:p w14:paraId="2659F590" w14:textId="2D070F10"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-o 2 -s "1234" -p 2000,500</w:t>
      </w:r>
    </w:p>
    <w:p w14:paraId="642E5719" w14:textId="02D9B3EE"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-o 3 -s "1234" -p 3000,500</w:t>
      </w:r>
    </w:p>
    <w:p w14:paraId="60D0465A" w14:textId="74D86023"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-o 4 -s "1234" -p 5000,500</w:t>
      </w:r>
    </w:p>
    <w:p w14:paraId="3127D698" w14:textId="77777777"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-c 4</w:t>
      </w:r>
    </w:p>
    <w:p w14:paraId="60604E46" w14:textId="77777777"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-c 3</w:t>
      </w:r>
    </w:p>
    <w:p w14:paraId="69A7B116" w14:textId="77777777"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-c 2</w:t>
      </w:r>
    </w:p>
    <w:p w14:paraId="61419B24" w14:textId="77777777"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 osd_show -c 1</w:t>
      </w:r>
    </w:p>
    <w:p w14:paraId="2CE9A17A" w14:textId="1030D903" w:rsidR="0082062B" w:rsidRPr="007963C6" w:rsidRDefault="0082062B" w:rsidP="0082062B">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xml:space="preserve">/ # osd_show -o </w:t>
      </w:r>
      <w:r w:rsidR="006873E9" w:rsidRPr="007963C6">
        <w:rPr>
          <w:rStyle w:val="aff4"/>
          <w:rFonts w:ascii="Myriad Pro" w:eastAsia="方正黑体简体" w:hAnsi="Myriad Pro"/>
          <w:szCs w:val="21"/>
        </w:rPr>
        <w:t>1</w:t>
      </w:r>
      <w:r w:rsidRPr="007963C6">
        <w:rPr>
          <w:rStyle w:val="aff4"/>
          <w:rFonts w:ascii="Myriad Pro" w:eastAsia="方正黑体简体" w:hAnsi="Myriad Pro"/>
          <w:szCs w:val="21"/>
        </w:rPr>
        <w:t xml:space="preserve"> -s "1234" -f 300 -p 2000,500</w:t>
      </w:r>
    </w:p>
    <w:p w14:paraId="1D32F2B5" w14:textId="42FB02CA" w:rsidR="0019408F" w:rsidRPr="007963C6" w:rsidRDefault="0082062B" w:rsidP="00210DBF">
      <w:pPr>
        <w:ind w:leftChars="500" w:left="1050"/>
        <w:rPr>
          <w:rStyle w:val="aff4"/>
          <w:rFonts w:ascii="Myriad Pro" w:eastAsia="方正黑体简体" w:hAnsi="Myriad Pro"/>
          <w:szCs w:val="21"/>
        </w:rPr>
      </w:pPr>
      <w:r w:rsidRPr="007963C6">
        <w:rPr>
          <w:rStyle w:val="aff4"/>
          <w:rFonts w:ascii="Myriad Pro" w:eastAsia="方正黑体简体" w:hAnsi="Myriad Pro"/>
          <w:szCs w:val="21"/>
        </w:rPr>
        <w:t>/ #</w:t>
      </w:r>
    </w:p>
    <w:p w14:paraId="3293E85D" w14:textId="77777777" w:rsidR="00E85338" w:rsidRDefault="00E85338" w:rsidP="00210DBF">
      <w:pPr>
        <w:ind w:leftChars="500" w:left="1050"/>
        <w:rPr>
          <w:ins w:id="1226" w:author="Chelsea Lee" w:date="2023-09-20T17:28:00Z"/>
          <w:rFonts w:ascii="Myriad Pro" w:eastAsia="方正黑体简体" w:hAnsi="Myriad Pro"/>
          <w:szCs w:val="21"/>
        </w:rPr>
      </w:pPr>
    </w:p>
    <w:p w14:paraId="33B429AB" w14:textId="07D499BA" w:rsidR="00E85338" w:rsidDel="00BA0399" w:rsidRDefault="00E85338">
      <w:pPr>
        <w:pStyle w:val="2"/>
        <w:rPr>
          <w:ins w:id="1227" w:author="Chelsea Lee" w:date="2023-09-20T17:37:00Z"/>
          <w:del w:id="1228" w:author="Bright Liu" w:date="2025-11-25T17:06:00Z" w16du:dateUtc="2025-11-25T09:06:00Z"/>
        </w:rPr>
        <w:pPrChange w:id="1229" w:author="Chelsea Lee" w:date="2023-09-20T17:38:00Z">
          <w:pPr>
            <w:ind w:leftChars="500" w:left="1050"/>
          </w:pPr>
        </w:pPrChange>
      </w:pPr>
      <w:bookmarkStart w:id="1230" w:name="_Toc214962410"/>
      <w:ins w:id="1231" w:author="Chelsea Lee" w:date="2023-09-20T17:37:00Z">
        <w:del w:id="1232" w:author="Bright Liu" w:date="2025-11-25T17:06:00Z" w16du:dateUtc="2025-11-25T09:06:00Z">
          <w:r w:rsidDel="00BA0399">
            <w:rPr>
              <w:rFonts w:hint="eastAsia"/>
            </w:rPr>
            <w:delText>F</w:delText>
          </w:r>
          <w:r w:rsidDel="00BA0399">
            <w:delText xml:space="preserve">unctions for </w:delText>
          </w:r>
        </w:del>
      </w:ins>
      <w:ins w:id="1233" w:author="Chelsea Lee" w:date="2023-09-20T17:38:00Z">
        <w:del w:id="1234" w:author="Bright Liu" w:date="2025-11-25T17:06:00Z" w16du:dateUtc="2025-11-25T09:06:00Z">
          <w:r w:rsidDel="00BA0399">
            <w:delText>MRX Only</w:delText>
          </w:r>
        </w:del>
      </w:ins>
      <w:bookmarkEnd w:id="1230"/>
    </w:p>
    <w:p w14:paraId="18A8CC75" w14:textId="4C3063C2" w:rsidR="00443847" w:rsidDel="00BA0399" w:rsidRDefault="00443847">
      <w:pPr>
        <w:pStyle w:val="3"/>
        <w:rPr>
          <w:ins w:id="1235" w:author="Chelsea Lee" w:date="2023-09-28T14:16:00Z"/>
          <w:del w:id="1236" w:author="Bright Liu" w:date="2025-11-25T17:06:00Z" w16du:dateUtc="2025-11-25T09:06:00Z"/>
        </w:rPr>
        <w:pPrChange w:id="1237" w:author="Chelsea Lee" w:date="2023-09-28T14:16:00Z">
          <w:pPr>
            <w:pStyle w:val="Body"/>
            <w:ind w:left="420"/>
          </w:pPr>
        </w:pPrChange>
      </w:pPr>
      <w:bookmarkStart w:id="1238" w:name="_Toc214962411"/>
      <w:ins w:id="1239" w:author="Chelsea Lee" w:date="2023-09-28T14:17:00Z">
        <w:del w:id="1240" w:author="Bright Liu" w:date="2025-11-25T17:06:00Z" w16du:dateUtc="2025-11-25T09:06:00Z">
          <w:r w:rsidDel="00BA0399">
            <w:delText>Design</w:delText>
          </w:r>
        </w:del>
      </w:ins>
      <w:ins w:id="1241" w:author="Chelsea Lee" w:date="2023-09-28T14:16:00Z">
        <w:del w:id="1242" w:author="Bright Liu" w:date="2025-11-25T17:06:00Z" w16du:dateUtc="2025-11-25T09:06:00Z">
          <w:r w:rsidDel="00BA0399">
            <w:delText xml:space="preserve"> Over</w:delText>
          </w:r>
        </w:del>
      </w:ins>
      <w:ins w:id="1243" w:author="Chelsea Lee" w:date="2023-09-28T14:17:00Z">
        <w:del w:id="1244" w:author="Bright Liu" w:date="2025-11-25T17:06:00Z" w16du:dateUtc="2025-11-25T09:06:00Z">
          <w:r w:rsidDel="00BA0399">
            <w:delText>view</w:delText>
          </w:r>
        </w:del>
      </w:ins>
      <w:bookmarkEnd w:id="1238"/>
    </w:p>
    <w:p w14:paraId="226E0E35" w14:textId="54617D9E" w:rsidR="00E85338" w:rsidRPr="00244508" w:rsidDel="00BA0399" w:rsidRDefault="003629AB" w:rsidP="00350618">
      <w:pPr>
        <w:pStyle w:val="Body"/>
        <w:ind w:left="420"/>
        <w:rPr>
          <w:ins w:id="1245" w:author="Chelsea Lee" w:date="2023-09-20T17:48:00Z"/>
          <w:del w:id="1246" w:author="Bright Liu" w:date="2025-11-25T17:06:00Z" w16du:dateUtc="2025-11-25T09:06:00Z"/>
          <w:rFonts w:eastAsiaTheme="minorEastAsia"/>
          <w:sz w:val="22"/>
          <w:szCs w:val="22"/>
          <w:rPrChange w:id="1247" w:author="Chelsea Lee" w:date="2023-09-21T11:29:00Z">
            <w:rPr>
              <w:ins w:id="1248" w:author="Chelsea Lee" w:date="2023-09-20T17:48:00Z"/>
              <w:del w:id="1249" w:author="Bright Liu" w:date="2025-11-25T17:06:00Z" w16du:dateUtc="2025-11-25T09:06:00Z"/>
              <w:rFonts w:eastAsiaTheme="minorEastAsia"/>
            </w:rPr>
          </w:rPrChange>
        </w:rPr>
      </w:pPr>
      <w:ins w:id="1250" w:author="Chelsea Lee" w:date="2023-09-20T17:39:00Z">
        <w:del w:id="1251" w:author="Bright Liu" w:date="2025-11-25T11:20:00Z" w16du:dateUtc="2025-11-25T03:20:00Z">
          <w:r w:rsidRPr="00244508" w:rsidDel="00BE172B">
            <w:rPr>
              <w:rFonts w:eastAsiaTheme="minorEastAsia"/>
              <w:sz w:val="22"/>
              <w:szCs w:val="22"/>
              <w:rPrChange w:id="1252" w:author="Chelsea Lee" w:date="2023-09-21T11:29:00Z">
                <w:rPr>
                  <w:rFonts w:eastAsiaTheme="minorEastAsia"/>
                </w:rPr>
              </w:rPrChange>
            </w:rPr>
            <w:delText>4KIP200M</w:delText>
          </w:r>
        </w:del>
        <w:del w:id="1253" w:author="Bright Liu" w:date="2025-11-25T17:06:00Z" w16du:dateUtc="2025-11-25T09:06:00Z">
          <w:r w:rsidRPr="00244508" w:rsidDel="00BA0399">
            <w:rPr>
              <w:rFonts w:eastAsiaTheme="minorEastAsia"/>
              <w:sz w:val="22"/>
              <w:szCs w:val="22"/>
              <w:rPrChange w:id="1254" w:author="Chelsea Lee" w:date="2023-09-21T11:29:00Z">
                <w:rPr>
                  <w:rFonts w:eastAsiaTheme="minorEastAsia"/>
                </w:rPr>
              </w:rPrChange>
            </w:rPr>
            <w:delText xml:space="preserve"> Supports </w:delText>
          </w:r>
        </w:del>
      </w:ins>
      <w:ins w:id="1255" w:author="Chelsea Lee" w:date="2023-09-20T17:46:00Z">
        <w:del w:id="1256" w:author="Bright Liu" w:date="2025-11-25T17:06:00Z" w16du:dateUtc="2025-11-25T09:06:00Z">
          <w:r w:rsidRPr="00244508" w:rsidDel="00BA0399">
            <w:rPr>
              <w:rFonts w:eastAsiaTheme="minorEastAsia"/>
              <w:sz w:val="22"/>
              <w:szCs w:val="22"/>
              <w:rPrChange w:id="1257" w:author="Chelsea Lee" w:date="2023-09-21T11:29:00Z">
                <w:rPr>
                  <w:rFonts w:eastAsiaTheme="minorEastAsia"/>
                </w:rPr>
              </w:rPrChange>
            </w:rPr>
            <w:delText>decoding on up to four</w:delText>
          </w:r>
        </w:del>
      </w:ins>
      <w:ins w:id="1258" w:author="Chelsea Lee" w:date="2023-09-20T17:39:00Z">
        <w:del w:id="1259" w:author="Bright Liu" w:date="2025-11-25T17:06:00Z" w16du:dateUtc="2025-11-25T09:06:00Z">
          <w:r w:rsidRPr="00244508" w:rsidDel="00BA0399">
            <w:rPr>
              <w:rFonts w:eastAsiaTheme="minorEastAsia"/>
              <w:sz w:val="22"/>
              <w:szCs w:val="22"/>
              <w:rPrChange w:id="1260" w:author="Chelsea Lee" w:date="2023-09-21T11:29:00Z">
                <w:rPr>
                  <w:rFonts w:eastAsiaTheme="minorEastAsia"/>
                </w:rPr>
              </w:rPrChange>
            </w:rPr>
            <w:delText xml:space="preserve"> </w:delText>
          </w:r>
        </w:del>
      </w:ins>
      <w:ins w:id="1261" w:author="Chelsea Lee" w:date="2023-09-20T17:47:00Z">
        <w:del w:id="1262" w:author="Bright Liu" w:date="2025-11-25T17:06:00Z" w16du:dateUtc="2025-11-25T09:06:00Z">
          <w:r w:rsidR="00E273DF" w:rsidRPr="00244508" w:rsidDel="00BA0399">
            <w:rPr>
              <w:rFonts w:eastAsiaTheme="minorEastAsia"/>
              <w:sz w:val="22"/>
              <w:szCs w:val="22"/>
              <w:rPrChange w:id="1263" w:author="Chelsea Lee" w:date="2023-09-21T11:29:00Z">
                <w:rPr>
                  <w:rFonts w:eastAsiaTheme="minorEastAsia"/>
                </w:rPr>
              </w:rPrChange>
            </w:rPr>
            <w:delText>video</w:delText>
          </w:r>
        </w:del>
      </w:ins>
      <w:ins w:id="1264" w:author="Chelsea Lee" w:date="2023-09-20T17:48:00Z">
        <w:del w:id="1265" w:author="Bright Liu" w:date="2025-11-25T17:06:00Z" w16du:dateUtc="2025-11-25T09:06:00Z">
          <w:r w:rsidR="00E273DF" w:rsidRPr="00244508" w:rsidDel="00BA0399">
            <w:rPr>
              <w:rFonts w:eastAsiaTheme="minorEastAsia"/>
              <w:sz w:val="22"/>
              <w:szCs w:val="22"/>
              <w:rPrChange w:id="1266" w:author="Chelsea Lee" w:date="2023-09-21T11:29:00Z">
                <w:rPr>
                  <w:rFonts w:eastAsiaTheme="minorEastAsia"/>
                </w:rPr>
              </w:rPrChange>
            </w:rPr>
            <w:delText xml:space="preserve"> streams</w:delText>
          </w:r>
        </w:del>
      </w:ins>
      <w:ins w:id="1267" w:author="Chelsea Lee" w:date="2023-09-20T17:47:00Z">
        <w:del w:id="1268" w:author="Bright Liu" w:date="2025-11-25T17:06:00Z" w16du:dateUtc="2025-11-25T09:06:00Z">
          <w:r w:rsidR="00E273DF" w:rsidRPr="00244508" w:rsidDel="00BA0399">
            <w:rPr>
              <w:rFonts w:eastAsiaTheme="minorEastAsia"/>
              <w:sz w:val="22"/>
              <w:szCs w:val="22"/>
              <w:rPrChange w:id="1269" w:author="Chelsea Lee" w:date="2023-09-21T11:29:00Z">
                <w:rPr>
                  <w:rFonts w:eastAsiaTheme="minorEastAsia"/>
                </w:rPr>
              </w:rPrChange>
            </w:rPr>
            <w:delText xml:space="preserve"> and </w:delText>
          </w:r>
        </w:del>
      </w:ins>
      <w:ins w:id="1270" w:author="Chelsea Lee" w:date="2023-09-20T17:48:00Z">
        <w:del w:id="1271" w:author="Bright Liu" w:date="2025-11-25T17:06:00Z" w16du:dateUtc="2025-11-25T09:06:00Z">
          <w:r w:rsidR="00E273DF" w:rsidRPr="00244508" w:rsidDel="00BA0399">
            <w:rPr>
              <w:rFonts w:eastAsiaTheme="minorEastAsia"/>
              <w:sz w:val="22"/>
              <w:szCs w:val="22"/>
              <w:rPrChange w:id="1272" w:author="Chelsea Lee" w:date="2023-09-21T11:29:00Z">
                <w:rPr>
                  <w:rFonts w:eastAsiaTheme="minorEastAsia"/>
                </w:rPr>
              </w:rPrChange>
            </w:rPr>
            <w:delText>one audio stream.</w:delText>
          </w:r>
        </w:del>
      </w:ins>
    </w:p>
    <w:p w14:paraId="3A2C7F0B" w14:textId="19AC14AF" w:rsidR="00350618" w:rsidDel="00BA0399" w:rsidRDefault="00350618">
      <w:pPr>
        <w:pStyle w:val="Body"/>
        <w:ind w:left="420"/>
        <w:rPr>
          <w:ins w:id="1273" w:author="Chelsea Lee" w:date="2023-09-28T10:29:00Z"/>
          <w:del w:id="1274" w:author="Bright Liu" w:date="2025-11-25T17:06:00Z" w16du:dateUtc="2025-11-25T09:06:00Z"/>
          <w:rFonts w:eastAsiaTheme="minorEastAsia"/>
          <w:sz w:val="22"/>
          <w:szCs w:val="22"/>
        </w:rPr>
      </w:pPr>
      <w:ins w:id="1275" w:author="Chelsea Lee" w:date="2023-09-20T17:48:00Z">
        <w:del w:id="1276" w:author="Bright Liu" w:date="2025-11-25T17:06:00Z" w16du:dateUtc="2025-11-25T09:06:00Z">
          <w:r w:rsidRPr="00244508" w:rsidDel="00BA0399">
            <w:rPr>
              <w:rFonts w:eastAsiaTheme="minorEastAsia"/>
              <w:sz w:val="22"/>
              <w:szCs w:val="22"/>
              <w:rPrChange w:id="1277" w:author="Chelsea Lee" w:date="2023-09-21T11:29:00Z">
                <w:rPr>
                  <w:rFonts w:eastAsiaTheme="minorEastAsia"/>
                </w:rPr>
              </w:rPrChange>
            </w:rPr>
            <w:delText xml:space="preserve">The device </w:delText>
          </w:r>
        </w:del>
      </w:ins>
      <w:ins w:id="1278" w:author="Chelsea Lee" w:date="2023-09-20T17:51:00Z">
        <w:del w:id="1279" w:author="Bright Liu" w:date="2025-11-25T17:06:00Z" w16du:dateUtc="2025-11-25T09:06:00Z">
          <w:r w:rsidRPr="00244508" w:rsidDel="00BA0399">
            <w:rPr>
              <w:rFonts w:eastAsiaTheme="minorEastAsia"/>
              <w:sz w:val="22"/>
              <w:szCs w:val="22"/>
              <w:rPrChange w:id="1280" w:author="Chelsea Lee" w:date="2023-09-21T11:29:00Z">
                <w:rPr>
                  <w:rFonts w:eastAsiaTheme="minorEastAsia"/>
                </w:rPr>
              </w:rPrChange>
            </w:rPr>
            <w:delText>supports the f</w:delText>
          </w:r>
        </w:del>
      </w:ins>
      <w:ins w:id="1281" w:author="Chelsea Lee" w:date="2023-09-20T17:52:00Z">
        <w:del w:id="1282" w:author="Bright Liu" w:date="2025-11-25T17:06:00Z" w16du:dateUtc="2025-11-25T09:06:00Z">
          <w:r w:rsidRPr="00244508" w:rsidDel="00BA0399">
            <w:rPr>
              <w:rFonts w:eastAsiaTheme="minorEastAsia"/>
              <w:sz w:val="22"/>
              <w:szCs w:val="22"/>
              <w:rPrChange w:id="1283" w:author="Chelsea Lee" w:date="2023-09-21T11:29:00Z">
                <w:rPr>
                  <w:rFonts w:eastAsiaTheme="minorEastAsia"/>
                </w:rPr>
              </w:rPrChange>
            </w:rPr>
            <w:delText xml:space="preserve">ollowing </w:delText>
          </w:r>
        </w:del>
      </w:ins>
      <w:ins w:id="1284" w:author="Chelsea Lee" w:date="2023-09-20T17:51:00Z">
        <w:del w:id="1285" w:author="Bright Liu" w:date="2025-11-25T17:06:00Z" w16du:dateUtc="2025-11-25T09:06:00Z">
          <w:r w:rsidRPr="00244508" w:rsidDel="00BA0399">
            <w:rPr>
              <w:rFonts w:eastAsiaTheme="minorEastAsia"/>
              <w:sz w:val="22"/>
              <w:szCs w:val="22"/>
              <w:rPrChange w:id="1286" w:author="Chelsea Lee" w:date="2023-09-21T11:29:00Z">
                <w:rPr>
                  <w:rFonts w:eastAsiaTheme="minorEastAsia"/>
                </w:rPr>
              </w:rPrChange>
            </w:rPr>
            <w:delText>four inbuilt screen layouts</w:delText>
          </w:r>
        </w:del>
      </w:ins>
      <w:ins w:id="1287" w:author="Chelsea Lee" w:date="2023-09-21T11:57:00Z">
        <w:del w:id="1288" w:author="Bright Liu" w:date="2025-11-25T17:06:00Z" w16du:dateUtc="2025-11-25T09:06:00Z">
          <w:r w:rsidR="00EB38DB" w:rsidDel="00BA0399">
            <w:rPr>
              <w:rFonts w:eastAsiaTheme="minorEastAsia"/>
              <w:sz w:val="22"/>
              <w:szCs w:val="22"/>
            </w:rPr>
            <w:delText xml:space="preserve">, </w:delText>
          </w:r>
        </w:del>
      </w:ins>
      <w:ins w:id="1289" w:author="Chelsea Lee" w:date="2023-09-21T11:58:00Z">
        <w:del w:id="1290" w:author="Bright Liu" w:date="2025-11-25T17:06:00Z" w16du:dateUtc="2025-11-25T09:06:00Z">
          <w:r w:rsidR="00EB38DB" w:rsidDel="00BA0399">
            <w:rPr>
              <w:rFonts w:eastAsiaTheme="minorEastAsia"/>
              <w:sz w:val="22"/>
              <w:szCs w:val="22"/>
            </w:rPr>
            <w:delText>in which each video image’s location, size and quantity is fixed.</w:delText>
          </w:r>
        </w:del>
      </w:ins>
    </w:p>
    <w:p w14:paraId="5E792F9A" w14:textId="657C7B4F" w:rsidR="006A3ED9" w:rsidDel="00BA0399" w:rsidRDefault="006A3ED9">
      <w:pPr>
        <w:spacing w:beforeLines="50" w:before="156"/>
        <w:jc w:val="center"/>
        <w:rPr>
          <w:ins w:id="1291" w:author="Chelsea Lee" w:date="2023-09-28T10:53:00Z"/>
          <w:del w:id="1292" w:author="Bright Liu" w:date="2025-11-25T17:06:00Z" w16du:dateUtc="2025-11-25T09:06:00Z"/>
        </w:rPr>
        <w:pPrChange w:id="1293" w:author="Chelsea Lee" w:date="2023-09-28T10:54:00Z">
          <w:pPr>
            <w:spacing w:beforeLines="50" w:before="156" w:afterLines="50" w:after="156"/>
            <w:jc w:val="center"/>
          </w:pPr>
        </w:pPrChange>
      </w:pPr>
      <w:ins w:id="1294" w:author="Chelsea Lee" w:date="2023-09-28T10:29:00Z">
        <w:del w:id="1295" w:author="Bright Liu" w:date="2025-11-25T17:06:00Z" w16du:dateUtc="2025-11-25T09:06:00Z">
          <w:r w:rsidRPr="00C15FEB" w:rsidDel="00BA0399">
            <w:rPr>
              <w:noProof/>
            </w:rPr>
            <w:drawing>
              <wp:inline distT="0" distB="0" distL="0" distR="0" wp14:anchorId="3E67ED73" wp14:editId="07E94BB0">
                <wp:extent cx="5040000" cy="957238"/>
                <wp:effectExtent l="0" t="0" r="0" b="0"/>
                <wp:docPr id="18523425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42526" name="图片 18523425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957238"/>
                        </a:xfrm>
                        <a:prstGeom prst="rect">
                          <a:avLst/>
                        </a:prstGeom>
                      </pic:spPr>
                    </pic:pic>
                  </a:graphicData>
                </a:graphic>
              </wp:inline>
            </w:drawing>
          </w:r>
        </w:del>
      </w:ins>
    </w:p>
    <w:p w14:paraId="45DC2F17" w14:textId="441EBB92" w:rsidR="0052326F" w:rsidRPr="0052326F" w:rsidDel="00BA0399" w:rsidRDefault="0052326F">
      <w:pPr>
        <w:spacing w:afterLines="50" w:after="156"/>
        <w:jc w:val="center"/>
        <w:rPr>
          <w:ins w:id="1296" w:author="Chelsea Lee" w:date="2023-09-28T10:29:00Z"/>
          <w:del w:id="1297" w:author="Bright Liu" w:date="2025-11-25T17:06:00Z" w16du:dateUtc="2025-11-25T09:06:00Z"/>
          <w:sz w:val="20"/>
          <w:szCs w:val="18"/>
          <w:rPrChange w:id="1298" w:author="Chelsea Lee" w:date="2023-09-28T10:54:00Z">
            <w:rPr>
              <w:ins w:id="1299" w:author="Chelsea Lee" w:date="2023-09-28T10:29:00Z"/>
              <w:del w:id="1300" w:author="Bright Liu" w:date="2025-11-25T17:06:00Z" w16du:dateUtc="2025-11-25T09:06:00Z"/>
              <w:rFonts w:eastAsiaTheme="minorEastAsia"/>
              <w:sz w:val="22"/>
              <w:szCs w:val="22"/>
            </w:rPr>
          </w:rPrChange>
        </w:rPr>
        <w:pPrChange w:id="1301" w:author="Chelsea Lee" w:date="2023-09-28T10:54:00Z">
          <w:pPr>
            <w:pStyle w:val="Body"/>
            <w:ind w:left="420"/>
          </w:pPr>
        </w:pPrChange>
      </w:pPr>
      <w:ins w:id="1302" w:author="Chelsea Lee" w:date="2023-09-28T10:54:00Z">
        <w:del w:id="1303" w:author="Bright Liu" w:date="2025-11-25T17:06:00Z" w16du:dateUtc="2025-11-25T09:06:00Z">
          <w:r w:rsidDel="00BA0399">
            <w:rPr>
              <w:rFonts w:ascii="Myriad Pro" w:hAnsi="Myriad Pro"/>
              <w:sz w:val="20"/>
              <w:szCs w:val="18"/>
            </w:rPr>
            <w:delText xml:space="preserve">Diag 1 -- </w:delText>
          </w:r>
          <w:r w:rsidRPr="0052326F" w:rsidDel="00BA0399">
            <w:rPr>
              <w:rFonts w:ascii="Myriad Pro" w:hAnsi="Myriad Pro"/>
              <w:sz w:val="20"/>
              <w:szCs w:val="18"/>
              <w:rPrChange w:id="1304" w:author="Chelsea Lee" w:date="2023-09-28T10:54:00Z">
                <w:rPr/>
              </w:rPrChange>
            </w:rPr>
            <w:delText>Four screen layouts</w:delText>
          </w:r>
        </w:del>
      </w:ins>
    </w:p>
    <w:p w14:paraId="7577BB73" w14:textId="58D23D19" w:rsidR="00350618" w:rsidRPr="00244508" w:rsidDel="00BA0399" w:rsidRDefault="00350618">
      <w:pPr>
        <w:pStyle w:val="Body"/>
        <w:numPr>
          <w:ilvl w:val="0"/>
          <w:numId w:val="31"/>
        </w:numPr>
        <w:spacing w:line="440" w:lineRule="exact"/>
        <w:rPr>
          <w:ins w:id="1305" w:author="Chelsea Lee" w:date="2023-09-20T17:53:00Z"/>
          <w:del w:id="1306" w:author="Bright Liu" w:date="2025-11-25T17:06:00Z" w16du:dateUtc="2025-11-25T09:06:00Z"/>
          <w:rFonts w:eastAsiaTheme="minorEastAsia"/>
          <w:sz w:val="22"/>
          <w:szCs w:val="22"/>
          <w:rPrChange w:id="1307" w:author="Chelsea Lee" w:date="2023-09-21T11:29:00Z">
            <w:rPr>
              <w:ins w:id="1308" w:author="Chelsea Lee" w:date="2023-09-20T17:53:00Z"/>
              <w:del w:id="1309" w:author="Bright Liu" w:date="2025-11-25T17:06:00Z" w16du:dateUtc="2025-11-25T09:06:00Z"/>
              <w:rFonts w:eastAsiaTheme="minorEastAsia"/>
            </w:rPr>
          </w:rPrChange>
        </w:rPr>
        <w:pPrChange w:id="1310" w:author="Chelsea Lee" w:date="2023-09-28T10:46:00Z">
          <w:pPr>
            <w:pStyle w:val="Body"/>
            <w:numPr>
              <w:numId w:val="31"/>
            </w:numPr>
            <w:ind w:left="860" w:hanging="440"/>
          </w:pPr>
        </w:pPrChange>
      </w:pPr>
      <w:ins w:id="1311" w:author="Chelsea Lee" w:date="2023-09-20T17:53:00Z">
        <w:del w:id="1312" w:author="Bright Liu" w:date="2025-11-25T17:06:00Z" w16du:dateUtc="2025-11-25T09:06:00Z">
          <w:r w:rsidRPr="00244508" w:rsidDel="00BA0399">
            <w:rPr>
              <w:rFonts w:eastAsiaTheme="minorEastAsia"/>
              <w:sz w:val="22"/>
              <w:szCs w:val="22"/>
              <w:rPrChange w:id="1313" w:author="Chelsea Lee" w:date="2023-09-21T11:29:00Z">
                <w:rPr>
                  <w:rFonts w:eastAsiaTheme="minorEastAsia"/>
                </w:rPr>
              </w:rPrChange>
            </w:rPr>
            <w:delText>1</w:delText>
          </w:r>
        </w:del>
      </w:ins>
      <w:ins w:id="1314" w:author="Chelsea Lee" w:date="2023-09-21T16:20:00Z">
        <w:del w:id="1315" w:author="Bright Liu" w:date="2025-11-25T17:06:00Z" w16du:dateUtc="2025-11-25T09:06:00Z">
          <w:r w:rsidR="00CD4C8F" w:rsidDel="00BA0399">
            <w:rPr>
              <w:rFonts w:eastAsiaTheme="minorEastAsia"/>
              <w:sz w:val="22"/>
              <w:szCs w:val="22"/>
            </w:rPr>
            <w:delText xml:space="preserve"> </w:delText>
          </w:r>
        </w:del>
      </w:ins>
      <w:ins w:id="1316" w:author="Chelsea Lee" w:date="2023-09-28T10:27:00Z">
        <w:del w:id="1317" w:author="Bright Liu" w:date="2025-11-25T17:06:00Z" w16du:dateUtc="2025-11-25T09:06:00Z">
          <w:r w:rsidR="00BD7E9B" w:rsidDel="00BA0399">
            <w:rPr>
              <w:rFonts w:eastAsiaTheme="minorEastAsia"/>
              <w:sz w:val="22"/>
              <w:szCs w:val="22"/>
            </w:rPr>
            <w:delText>–</w:delText>
          </w:r>
        </w:del>
      </w:ins>
      <w:ins w:id="1318" w:author="Chelsea Lee" w:date="2023-09-21T16:20:00Z">
        <w:del w:id="1319" w:author="Bright Liu" w:date="2025-11-25T17:06:00Z" w16du:dateUtc="2025-11-25T09:06:00Z">
          <w:r w:rsidR="00CD4C8F" w:rsidDel="00BA0399">
            <w:rPr>
              <w:rFonts w:eastAsiaTheme="minorEastAsia"/>
              <w:sz w:val="22"/>
              <w:szCs w:val="22"/>
            </w:rPr>
            <w:delText xml:space="preserve"> </w:delText>
          </w:r>
        </w:del>
      </w:ins>
      <w:ins w:id="1320" w:author="Chelsea Lee" w:date="2023-09-20T17:53:00Z">
        <w:del w:id="1321" w:author="Bright Liu" w:date="2025-11-25T17:06:00Z" w16du:dateUtc="2025-11-25T09:06:00Z">
          <w:r w:rsidRPr="00244508" w:rsidDel="00BA0399">
            <w:rPr>
              <w:rFonts w:eastAsiaTheme="minorEastAsia"/>
              <w:sz w:val="22"/>
              <w:szCs w:val="22"/>
              <w:rPrChange w:id="1322" w:author="Chelsea Lee" w:date="2023-09-21T11:29:00Z">
                <w:rPr>
                  <w:rFonts w:eastAsiaTheme="minorEastAsia"/>
                </w:rPr>
              </w:rPrChange>
            </w:rPr>
            <w:delText>1</w:delText>
          </w:r>
        </w:del>
      </w:ins>
      <w:ins w:id="1323" w:author="Chelsea Lee" w:date="2023-09-28T10:27:00Z">
        <w:del w:id="1324" w:author="Bright Liu" w:date="2025-11-25T17:06:00Z" w16du:dateUtc="2025-11-25T09:06:00Z">
          <w:r w:rsidR="00BD7E9B" w:rsidDel="00BA0399">
            <w:rPr>
              <w:rFonts w:eastAsiaTheme="minorEastAsia"/>
              <w:sz w:val="22"/>
              <w:szCs w:val="22"/>
            </w:rPr>
            <w:delText xml:space="preserve"> (</w:delText>
          </w:r>
        </w:del>
      </w:ins>
      <w:ins w:id="1325" w:author="Chelsea Lee" w:date="2023-09-28T10:28:00Z">
        <w:del w:id="1326" w:author="Bright Liu" w:date="2025-11-25T17:06:00Z" w16du:dateUtc="2025-11-25T09:06:00Z">
          <w:r w:rsidR="00BD7E9B" w:rsidDel="00BA0399">
            <w:rPr>
              <w:rFonts w:eastAsiaTheme="minorEastAsia"/>
              <w:sz w:val="22"/>
              <w:szCs w:val="22"/>
            </w:rPr>
            <w:delText>Single view layout)</w:delText>
          </w:r>
        </w:del>
      </w:ins>
    </w:p>
    <w:p w14:paraId="234A2DDD" w14:textId="5C65CD4C" w:rsidR="00350618" w:rsidRPr="00244508" w:rsidDel="00BA0399" w:rsidRDefault="00350618">
      <w:pPr>
        <w:pStyle w:val="Body"/>
        <w:numPr>
          <w:ilvl w:val="0"/>
          <w:numId w:val="31"/>
        </w:numPr>
        <w:spacing w:line="440" w:lineRule="exact"/>
        <w:rPr>
          <w:ins w:id="1327" w:author="Chelsea Lee" w:date="2023-09-20T17:54:00Z"/>
          <w:del w:id="1328" w:author="Bright Liu" w:date="2025-11-25T17:06:00Z" w16du:dateUtc="2025-11-25T09:06:00Z"/>
          <w:rFonts w:eastAsiaTheme="minorEastAsia"/>
          <w:sz w:val="22"/>
          <w:szCs w:val="22"/>
          <w:rPrChange w:id="1329" w:author="Chelsea Lee" w:date="2023-09-21T11:29:00Z">
            <w:rPr>
              <w:ins w:id="1330" w:author="Chelsea Lee" w:date="2023-09-20T17:54:00Z"/>
              <w:del w:id="1331" w:author="Bright Liu" w:date="2025-11-25T17:06:00Z" w16du:dateUtc="2025-11-25T09:06:00Z"/>
              <w:rFonts w:eastAsiaTheme="minorEastAsia"/>
            </w:rPr>
          </w:rPrChange>
        </w:rPr>
        <w:pPrChange w:id="1332" w:author="Chelsea Lee" w:date="2023-09-28T10:46:00Z">
          <w:pPr>
            <w:pStyle w:val="Body"/>
            <w:numPr>
              <w:numId w:val="31"/>
            </w:numPr>
            <w:ind w:left="860" w:hanging="440"/>
          </w:pPr>
        </w:pPrChange>
      </w:pPr>
      <w:ins w:id="1333" w:author="Chelsea Lee" w:date="2023-09-20T17:54:00Z">
        <w:del w:id="1334" w:author="Bright Liu" w:date="2025-11-25T17:06:00Z" w16du:dateUtc="2025-11-25T09:06:00Z">
          <w:r w:rsidRPr="00244508" w:rsidDel="00BA0399">
            <w:rPr>
              <w:rFonts w:eastAsiaTheme="minorEastAsia"/>
              <w:sz w:val="22"/>
              <w:szCs w:val="22"/>
              <w:rPrChange w:id="1335" w:author="Chelsea Lee" w:date="2023-09-21T11:29:00Z">
                <w:rPr>
                  <w:rFonts w:eastAsiaTheme="minorEastAsia"/>
                </w:rPr>
              </w:rPrChange>
            </w:rPr>
            <w:delText>2</w:delText>
          </w:r>
        </w:del>
      </w:ins>
      <w:ins w:id="1336" w:author="Chelsea Lee" w:date="2023-09-21T16:21:00Z">
        <w:del w:id="1337" w:author="Bright Liu" w:date="2025-11-25T17:06:00Z" w16du:dateUtc="2025-11-25T09:06:00Z">
          <w:r w:rsidR="00CD4C8F" w:rsidDel="00BA0399">
            <w:rPr>
              <w:rFonts w:eastAsiaTheme="minorEastAsia"/>
              <w:sz w:val="22"/>
              <w:szCs w:val="22"/>
            </w:rPr>
            <w:delText xml:space="preserve"> </w:delText>
          </w:r>
        </w:del>
      </w:ins>
      <w:ins w:id="1338" w:author="Chelsea Lee" w:date="2023-09-28T10:28:00Z">
        <w:del w:id="1339" w:author="Bright Liu" w:date="2025-11-25T17:06:00Z" w16du:dateUtc="2025-11-25T09:06:00Z">
          <w:r w:rsidR="00BD7E9B" w:rsidDel="00BA0399">
            <w:rPr>
              <w:rFonts w:eastAsiaTheme="minorEastAsia"/>
              <w:sz w:val="22"/>
              <w:szCs w:val="22"/>
            </w:rPr>
            <w:delText>–</w:delText>
          </w:r>
        </w:del>
      </w:ins>
      <w:ins w:id="1340" w:author="Chelsea Lee" w:date="2023-09-21T16:20:00Z">
        <w:del w:id="1341" w:author="Bright Liu" w:date="2025-11-25T17:06:00Z" w16du:dateUtc="2025-11-25T09:06:00Z">
          <w:r w:rsidR="00CD4C8F" w:rsidDel="00BA0399">
            <w:rPr>
              <w:rFonts w:eastAsiaTheme="minorEastAsia"/>
              <w:sz w:val="22"/>
              <w:szCs w:val="22"/>
            </w:rPr>
            <w:delText xml:space="preserve"> </w:delText>
          </w:r>
        </w:del>
      </w:ins>
      <w:ins w:id="1342" w:author="Chelsea Lee" w:date="2023-09-20T17:54:00Z">
        <w:del w:id="1343" w:author="Bright Liu" w:date="2025-11-25T17:06:00Z" w16du:dateUtc="2025-11-25T09:06:00Z">
          <w:r w:rsidRPr="00244508" w:rsidDel="00BA0399">
            <w:rPr>
              <w:rFonts w:eastAsiaTheme="minorEastAsia"/>
              <w:sz w:val="22"/>
              <w:szCs w:val="22"/>
              <w:rPrChange w:id="1344" w:author="Chelsea Lee" w:date="2023-09-21T11:29:00Z">
                <w:rPr>
                  <w:rFonts w:eastAsiaTheme="minorEastAsia"/>
                </w:rPr>
              </w:rPrChange>
            </w:rPr>
            <w:delText>1</w:delText>
          </w:r>
        </w:del>
      </w:ins>
      <w:ins w:id="1345" w:author="Chelsea Lee" w:date="2023-09-28T10:28:00Z">
        <w:del w:id="1346" w:author="Bright Liu" w:date="2025-11-25T17:06:00Z" w16du:dateUtc="2025-11-25T09:06:00Z">
          <w:r w:rsidR="00BD7E9B" w:rsidDel="00BA0399">
            <w:rPr>
              <w:rFonts w:eastAsiaTheme="minorEastAsia"/>
              <w:sz w:val="22"/>
              <w:szCs w:val="22"/>
            </w:rPr>
            <w:delText xml:space="preserve"> (Picture-in-Picture layout)</w:delText>
          </w:r>
        </w:del>
      </w:ins>
    </w:p>
    <w:p w14:paraId="2CDD5AC9" w14:textId="3FB72C3B" w:rsidR="00350618" w:rsidRPr="00244508" w:rsidDel="00BA0399" w:rsidRDefault="00350618">
      <w:pPr>
        <w:pStyle w:val="Body"/>
        <w:numPr>
          <w:ilvl w:val="0"/>
          <w:numId w:val="31"/>
        </w:numPr>
        <w:spacing w:line="440" w:lineRule="exact"/>
        <w:rPr>
          <w:ins w:id="1347" w:author="Chelsea Lee" w:date="2023-09-20T17:54:00Z"/>
          <w:del w:id="1348" w:author="Bright Liu" w:date="2025-11-25T17:06:00Z" w16du:dateUtc="2025-11-25T09:06:00Z"/>
          <w:rFonts w:eastAsiaTheme="minorEastAsia"/>
          <w:sz w:val="22"/>
          <w:szCs w:val="22"/>
          <w:rPrChange w:id="1349" w:author="Chelsea Lee" w:date="2023-09-21T11:29:00Z">
            <w:rPr>
              <w:ins w:id="1350" w:author="Chelsea Lee" w:date="2023-09-20T17:54:00Z"/>
              <w:del w:id="1351" w:author="Bright Liu" w:date="2025-11-25T17:06:00Z" w16du:dateUtc="2025-11-25T09:06:00Z"/>
              <w:rFonts w:eastAsiaTheme="minorEastAsia"/>
            </w:rPr>
          </w:rPrChange>
        </w:rPr>
        <w:pPrChange w:id="1352" w:author="Chelsea Lee" w:date="2023-09-28T10:46:00Z">
          <w:pPr>
            <w:pStyle w:val="Body"/>
            <w:numPr>
              <w:numId w:val="31"/>
            </w:numPr>
            <w:ind w:left="860" w:hanging="440"/>
          </w:pPr>
        </w:pPrChange>
      </w:pPr>
      <w:ins w:id="1353" w:author="Chelsea Lee" w:date="2023-09-20T17:54:00Z">
        <w:del w:id="1354" w:author="Bright Liu" w:date="2025-11-25T17:06:00Z" w16du:dateUtc="2025-11-25T09:06:00Z">
          <w:r w:rsidRPr="00244508" w:rsidDel="00BA0399">
            <w:rPr>
              <w:rFonts w:eastAsiaTheme="minorEastAsia"/>
              <w:sz w:val="22"/>
              <w:szCs w:val="22"/>
              <w:rPrChange w:id="1355" w:author="Chelsea Lee" w:date="2023-09-21T11:29:00Z">
                <w:rPr>
                  <w:rFonts w:eastAsiaTheme="minorEastAsia"/>
                </w:rPr>
              </w:rPrChange>
            </w:rPr>
            <w:delText>3</w:delText>
          </w:r>
        </w:del>
      </w:ins>
      <w:ins w:id="1356" w:author="Chelsea Lee" w:date="2023-09-21T16:21:00Z">
        <w:del w:id="1357" w:author="Bright Liu" w:date="2025-11-25T17:06:00Z" w16du:dateUtc="2025-11-25T09:06:00Z">
          <w:r w:rsidR="00CD4C8F" w:rsidDel="00BA0399">
            <w:rPr>
              <w:rFonts w:eastAsiaTheme="minorEastAsia"/>
              <w:sz w:val="22"/>
              <w:szCs w:val="22"/>
            </w:rPr>
            <w:delText xml:space="preserve"> </w:delText>
          </w:r>
        </w:del>
      </w:ins>
      <w:ins w:id="1358" w:author="Chelsea Lee" w:date="2023-09-28T10:28:00Z">
        <w:del w:id="1359" w:author="Bright Liu" w:date="2025-11-25T17:06:00Z" w16du:dateUtc="2025-11-25T09:06:00Z">
          <w:r w:rsidR="00BD7E9B" w:rsidDel="00BA0399">
            <w:rPr>
              <w:rFonts w:eastAsiaTheme="minorEastAsia"/>
              <w:sz w:val="22"/>
              <w:szCs w:val="22"/>
            </w:rPr>
            <w:delText>–</w:delText>
          </w:r>
        </w:del>
      </w:ins>
      <w:ins w:id="1360" w:author="Chelsea Lee" w:date="2023-09-21T16:21:00Z">
        <w:del w:id="1361" w:author="Bright Liu" w:date="2025-11-25T17:06:00Z" w16du:dateUtc="2025-11-25T09:06:00Z">
          <w:r w:rsidR="00CD4C8F" w:rsidDel="00BA0399">
            <w:rPr>
              <w:rFonts w:eastAsiaTheme="minorEastAsia"/>
              <w:sz w:val="22"/>
              <w:szCs w:val="22"/>
            </w:rPr>
            <w:delText xml:space="preserve"> </w:delText>
          </w:r>
        </w:del>
      </w:ins>
      <w:ins w:id="1362" w:author="Chelsea Lee" w:date="2023-09-20T17:54:00Z">
        <w:del w:id="1363" w:author="Bright Liu" w:date="2025-11-25T17:06:00Z" w16du:dateUtc="2025-11-25T09:06:00Z">
          <w:r w:rsidRPr="00244508" w:rsidDel="00BA0399">
            <w:rPr>
              <w:rFonts w:eastAsiaTheme="minorEastAsia"/>
              <w:sz w:val="22"/>
              <w:szCs w:val="22"/>
              <w:rPrChange w:id="1364" w:author="Chelsea Lee" w:date="2023-09-21T11:29:00Z">
                <w:rPr>
                  <w:rFonts w:eastAsiaTheme="minorEastAsia"/>
                </w:rPr>
              </w:rPrChange>
            </w:rPr>
            <w:delText>1</w:delText>
          </w:r>
        </w:del>
      </w:ins>
      <w:ins w:id="1365" w:author="Chelsea Lee" w:date="2023-09-28T10:28:00Z">
        <w:del w:id="1366" w:author="Bright Liu" w:date="2025-11-25T17:06:00Z" w16du:dateUtc="2025-11-25T09:06:00Z">
          <w:r w:rsidR="00BD7E9B" w:rsidDel="00BA0399">
            <w:rPr>
              <w:rFonts w:eastAsiaTheme="minorEastAsia"/>
              <w:sz w:val="22"/>
              <w:szCs w:val="22"/>
            </w:rPr>
            <w:delText xml:space="preserve"> (Portrait triple view layout)</w:delText>
          </w:r>
        </w:del>
      </w:ins>
    </w:p>
    <w:p w14:paraId="0DC6CBAA" w14:textId="25F44BE8" w:rsidR="00350618" w:rsidDel="00BA0399" w:rsidRDefault="00350618">
      <w:pPr>
        <w:pStyle w:val="Body"/>
        <w:numPr>
          <w:ilvl w:val="0"/>
          <w:numId w:val="31"/>
        </w:numPr>
        <w:spacing w:line="440" w:lineRule="exact"/>
        <w:rPr>
          <w:ins w:id="1367" w:author="Chelsea Lee" w:date="2023-09-28T10:34:00Z"/>
          <w:del w:id="1368" w:author="Bright Liu" w:date="2025-11-25T17:06:00Z" w16du:dateUtc="2025-11-25T09:06:00Z"/>
          <w:rFonts w:eastAsiaTheme="minorEastAsia"/>
          <w:sz w:val="22"/>
          <w:szCs w:val="22"/>
        </w:rPr>
        <w:pPrChange w:id="1369" w:author="Chelsea Lee" w:date="2023-09-28T10:46:00Z">
          <w:pPr>
            <w:pStyle w:val="Body"/>
            <w:numPr>
              <w:numId w:val="31"/>
            </w:numPr>
            <w:ind w:left="860" w:hanging="440"/>
          </w:pPr>
        </w:pPrChange>
      </w:pPr>
      <w:ins w:id="1370" w:author="Chelsea Lee" w:date="2023-09-20T17:54:00Z">
        <w:del w:id="1371" w:author="Bright Liu" w:date="2025-11-25T17:06:00Z" w16du:dateUtc="2025-11-25T09:06:00Z">
          <w:r w:rsidRPr="00244508" w:rsidDel="00BA0399">
            <w:rPr>
              <w:rFonts w:eastAsiaTheme="minorEastAsia"/>
              <w:sz w:val="22"/>
              <w:szCs w:val="22"/>
              <w:rPrChange w:id="1372" w:author="Chelsea Lee" w:date="2023-09-21T11:29:00Z">
                <w:rPr>
                  <w:rFonts w:eastAsiaTheme="minorEastAsia"/>
                </w:rPr>
              </w:rPrChange>
            </w:rPr>
            <w:delText>4</w:delText>
          </w:r>
        </w:del>
      </w:ins>
      <w:ins w:id="1373" w:author="Chelsea Lee" w:date="2023-09-21T16:21:00Z">
        <w:del w:id="1374" w:author="Bright Liu" w:date="2025-11-25T17:06:00Z" w16du:dateUtc="2025-11-25T09:06:00Z">
          <w:r w:rsidR="00CD4C8F" w:rsidDel="00BA0399">
            <w:rPr>
              <w:rFonts w:eastAsiaTheme="minorEastAsia"/>
              <w:sz w:val="22"/>
              <w:szCs w:val="22"/>
            </w:rPr>
            <w:delText xml:space="preserve"> </w:delText>
          </w:r>
        </w:del>
      </w:ins>
      <w:ins w:id="1375" w:author="Chelsea Lee" w:date="2023-09-28T10:28:00Z">
        <w:del w:id="1376" w:author="Bright Liu" w:date="2025-11-25T17:06:00Z" w16du:dateUtc="2025-11-25T09:06:00Z">
          <w:r w:rsidR="00BD7E9B" w:rsidDel="00BA0399">
            <w:rPr>
              <w:rFonts w:eastAsiaTheme="minorEastAsia"/>
              <w:sz w:val="22"/>
              <w:szCs w:val="22"/>
            </w:rPr>
            <w:delText>–</w:delText>
          </w:r>
        </w:del>
      </w:ins>
      <w:ins w:id="1377" w:author="Chelsea Lee" w:date="2023-09-21T16:21:00Z">
        <w:del w:id="1378" w:author="Bright Liu" w:date="2025-11-25T17:06:00Z" w16du:dateUtc="2025-11-25T09:06:00Z">
          <w:r w:rsidR="00CD4C8F" w:rsidDel="00BA0399">
            <w:rPr>
              <w:rFonts w:eastAsiaTheme="minorEastAsia"/>
              <w:sz w:val="22"/>
              <w:szCs w:val="22"/>
            </w:rPr>
            <w:delText xml:space="preserve"> </w:delText>
          </w:r>
        </w:del>
      </w:ins>
      <w:ins w:id="1379" w:author="Chelsea Lee" w:date="2023-09-20T17:54:00Z">
        <w:del w:id="1380" w:author="Bright Liu" w:date="2025-11-25T17:06:00Z" w16du:dateUtc="2025-11-25T09:06:00Z">
          <w:r w:rsidRPr="00244508" w:rsidDel="00BA0399">
            <w:rPr>
              <w:rFonts w:eastAsiaTheme="minorEastAsia"/>
              <w:sz w:val="22"/>
              <w:szCs w:val="22"/>
              <w:rPrChange w:id="1381" w:author="Chelsea Lee" w:date="2023-09-21T11:29:00Z">
                <w:rPr>
                  <w:rFonts w:eastAsiaTheme="minorEastAsia"/>
                </w:rPr>
              </w:rPrChange>
            </w:rPr>
            <w:delText>1</w:delText>
          </w:r>
        </w:del>
      </w:ins>
      <w:ins w:id="1382" w:author="Chelsea Lee" w:date="2023-09-28T10:28:00Z">
        <w:del w:id="1383" w:author="Bright Liu" w:date="2025-11-25T17:06:00Z" w16du:dateUtc="2025-11-25T09:06:00Z">
          <w:r w:rsidR="00BD7E9B" w:rsidDel="00BA0399">
            <w:rPr>
              <w:rFonts w:eastAsiaTheme="minorEastAsia"/>
              <w:sz w:val="22"/>
              <w:szCs w:val="22"/>
            </w:rPr>
            <w:delText xml:space="preserve"> (</w:delText>
          </w:r>
        </w:del>
      </w:ins>
      <w:ins w:id="1384" w:author="Chelsea Lee" w:date="2023-09-28T10:29:00Z">
        <w:del w:id="1385" w:author="Bright Liu" w:date="2025-11-25T17:06:00Z" w16du:dateUtc="2025-11-25T09:06:00Z">
          <w:r w:rsidR="00BD7E9B" w:rsidDel="00BA0399">
            <w:rPr>
              <w:rFonts w:eastAsiaTheme="minorEastAsia"/>
              <w:sz w:val="22"/>
              <w:szCs w:val="22"/>
            </w:rPr>
            <w:delText>Quad view layout</w:delText>
          </w:r>
        </w:del>
      </w:ins>
      <w:ins w:id="1386" w:author="Chelsea Lee" w:date="2023-09-28T10:28:00Z">
        <w:del w:id="1387" w:author="Bright Liu" w:date="2025-11-25T17:06:00Z" w16du:dateUtc="2025-11-25T09:06:00Z">
          <w:r w:rsidR="00BD7E9B" w:rsidDel="00BA0399">
            <w:rPr>
              <w:rFonts w:eastAsiaTheme="minorEastAsia"/>
              <w:sz w:val="22"/>
              <w:szCs w:val="22"/>
            </w:rPr>
            <w:delText>)</w:delText>
          </w:r>
        </w:del>
      </w:ins>
    </w:p>
    <w:p w14:paraId="6E500169" w14:textId="71625199" w:rsidR="00DD16DB" w:rsidRPr="00244508" w:rsidDel="00BA0399" w:rsidRDefault="002B66C3">
      <w:pPr>
        <w:pStyle w:val="Body"/>
        <w:ind w:left="420"/>
        <w:rPr>
          <w:ins w:id="1388" w:author="Chelsea Lee" w:date="2023-09-20T17:48:00Z"/>
          <w:del w:id="1389" w:author="Bright Liu" w:date="2025-11-25T17:06:00Z" w16du:dateUtc="2025-11-25T09:06:00Z"/>
          <w:rFonts w:eastAsiaTheme="minorEastAsia"/>
          <w:sz w:val="22"/>
          <w:szCs w:val="22"/>
          <w:rPrChange w:id="1390" w:author="Chelsea Lee" w:date="2023-09-21T11:29:00Z">
            <w:rPr>
              <w:ins w:id="1391" w:author="Chelsea Lee" w:date="2023-09-20T17:48:00Z"/>
              <w:del w:id="1392" w:author="Bright Liu" w:date="2025-11-25T17:06:00Z" w16du:dateUtc="2025-11-25T09:06:00Z"/>
              <w:rFonts w:ascii="Myriad Pro" w:eastAsia="方正黑体简体" w:hAnsi="Myriad Pro"/>
              <w:szCs w:val="21"/>
            </w:rPr>
          </w:rPrChange>
        </w:rPr>
        <w:pPrChange w:id="1393" w:author="Chelsea Lee" w:date="2023-10-08T10:06:00Z">
          <w:pPr>
            <w:ind w:leftChars="500" w:left="1050"/>
          </w:pPr>
        </w:pPrChange>
      </w:pPr>
      <w:ins w:id="1394" w:author="Chelsea Lee" w:date="2023-09-28T10:50:00Z">
        <w:del w:id="1395" w:author="Bright Liu" w:date="2025-11-25T17:06:00Z" w16du:dateUtc="2025-11-25T09:06:00Z">
          <w:r w:rsidDel="00BA0399">
            <w:rPr>
              <w:rFonts w:eastAsiaTheme="minorEastAsia"/>
              <w:noProof/>
              <w:sz w:val="22"/>
              <w:szCs w:val="22"/>
            </w:rPr>
            <w:drawing>
              <wp:inline distT="0" distB="0" distL="0" distR="0" wp14:anchorId="0DC187F4" wp14:editId="0436FCB1">
                <wp:extent cx="180000" cy="186529"/>
                <wp:effectExtent l="0" t="0" r="0" b="0"/>
                <wp:docPr id="77537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76502" name="图片 7753765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 cy="186529"/>
                        </a:xfrm>
                        <a:prstGeom prst="rect">
                          <a:avLst/>
                        </a:prstGeom>
                      </pic:spPr>
                    </pic:pic>
                  </a:graphicData>
                </a:graphic>
              </wp:inline>
            </w:drawing>
          </w:r>
          <w:r w:rsidDel="00BA0399">
            <w:rPr>
              <w:rFonts w:eastAsiaTheme="minorEastAsia"/>
              <w:sz w:val="22"/>
              <w:szCs w:val="22"/>
            </w:rPr>
            <w:delText xml:space="preserve"> </w:delText>
          </w:r>
        </w:del>
      </w:ins>
      <w:ins w:id="1396" w:author="Chelsea Lee" w:date="2023-09-28T10:40:00Z">
        <w:del w:id="1397" w:author="Bright Liu" w:date="2025-11-25T17:06:00Z" w16du:dateUtc="2025-11-25T09:06:00Z">
          <w:r w:rsidR="00251FDB" w:rsidDel="00BA0399">
            <w:rPr>
              <w:rFonts w:eastAsiaTheme="minorEastAsia"/>
              <w:sz w:val="22"/>
              <w:szCs w:val="22"/>
            </w:rPr>
            <w:delText xml:space="preserve">The main points of </w:delText>
          </w:r>
        </w:del>
      </w:ins>
      <w:ins w:id="1398" w:author="Chelsea Lee" w:date="2023-09-28T10:41:00Z">
        <w:del w:id="1399" w:author="Bright Liu" w:date="2025-11-25T17:06:00Z" w16du:dateUtc="2025-11-25T09:06:00Z">
          <w:r w:rsidR="00B54FE0" w:rsidDel="00BA0399">
            <w:rPr>
              <w:rFonts w:eastAsiaTheme="minorEastAsia"/>
              <w:sz w:val="22"/>
              <w:szCs w:val="22"/>
            </w:rPr>
            <w:delText xml:space="preserve">screen </w:delText>
          </w:r>
        </w:del>
      </w:ins>
      <w:ins w:id="1400" w:author="Chelsea Lee" w:date="2023-09-28T10:40:00Z">
        <w:del w:id="1401" w:author="Bright Liu" w:date="2025-11-25T17:06:00Z" w16du:dateUtc="2025-11-25T09:06:00Z">
          <w:r w:rsidR="00251FDB" w:rsidDel="00BA0399">
            <w:rPr>
              <w:rFonts w:eastAsiaTheme="minorEastAsia"/>
              <w:sz w:val="22"/>
              <w:szCs w:val="22"/>
            </w:rPr>
            <w:delText>layout setting are as follows:</w:delText>
          </w:r>
        </w:del>
      </w:ins>
    </w:p>
    <w:p w14:paraId="5BC9B35F" w14:textId="5571D7A2" w:rsidR="0037231E" w:rsidRPr="005B5BFE" w:rsidDel="00BA0399" w:rsidRDefault="00C260E8">
      <w:pPr>
        <w:pStyle w:val="Body"/>
        <w:numPr>
          <w:ilvl w:val="0"/>
          <w:numId w:val="32"/>
        </w:numPr>
        <w:spacing w:line="440" w:lineRule="exact"/>
        <w:rPr>
          <w:ins w:id="1402" w:author="Chelsea Lee" w:date="2023-09-21T14:25:00Z"/>
          <w:del w:id="1403" w:author="Bright Liu" w:date="2025-11-25T17:06:00Z" w16du:dateUtc="2025-11-25T09:06:00Z"/>
          <w:rFonts w:eastAsiaTheme="minorEastAsia"/>
          <w:sz w:val="22"/>
          <w:szCs w:val="22"/>
          <w:rPrChange w:id="1404" w:author="Chelsea Lee" w:date="2023-09-21T15:38:00Z">
            <w:rPr>
              <w:ins w:id="1405" w:author="Chelsea Lee" w:date="2023-09-21T14:25:00Z"/>
              <w:del w:id="1406" w:author="Bright Liu" w:date="2025-11-25T17:06:00Z" w16du:dateUtc="2025-11-25T09:06:00Z"/>
              <w:rFonts w:ascii="Myriad Pro" w:eastAsia="方正黑体简体" w:hAnsi="Myriad Pro"/>
              <w:sz w:val="22"/>
              <w:szCs w:val="22"/>
            </w:rPr>
          </w:rPrChange>
        </w:rPr>
        <w:pPrChange w:id="1407" w:author="Chelsea Lee" w:date="2023-09-28T10:46:00Z">
          <w:pPr>
            <w:ind w:left="420"/>
          </w:pPr>
        </w:pPrChange>
      </w:pPr>
      <w:ins w:id="1408" w:author="Chelsea Lee" w:date="2023-09-21T14:26:00Z">
        <w:del w:id="1409" w:author="Bright Liu" w:date="2025-11-25T17:06:00Z" w16du:dateUtc="2025-11-25T09:06:00Z">
          <w:r w:rsidDel="00BA0399">
            <w:rPr>
              <w:rFonts w:eastAsiaTheme="minorEastAsia"/>
              <w:sz w:val="22"/>
              <w:szCs w:val="22"/>
            </w:rPr>
            <w:delText>T</w:delText>
          </w:r>
        </w:del>
      </w:ins>
      <w:ins w:id="1410" w:author="Chelsea Lee" w:date="2023-09-21T14:25:00Z">
        <w:del w:id="1411" w:author="Bright Liu" w:date="2025-11-25T17:06:00Z" w16du:dateUtc="2025-11-25T09:06:00Z">
          <w:r w:rsidR="005F050E" w:rsidDel="00BA0399">
            <w:rPr>
              <w:rFonts w:eastAsiaTheme="minorEastAsia"/>
              <w:sz w:val="22"/>
              <w:szCs w:val="22"/>
            </w:rPr>
            <w:delText xml:space="preserve">he </w:delText>
          </w:r>
        </w:del>
      </w:ins>
      <w:ins w:id="1412" w:author="Chelsea Lee" w:date="2023-09-28T10:31:00Z">
        <w:del w:id="1413" w:author="Bright Liu" w:date="2025-11-25T17:06:00Z" w16du:dateUtc="2025-11-25T09:06:00Z">
          <w:r w:rsidR="007A4470" w:rsidDel="00BA0399">
            <w:rPr>
              <w:rFonts w:eastAsiaTheme="minorEastAsia"/>
              <w:sz w:val="22"/>
              <w:szCs w:val="22"/>
            </w:rPr>
            <w:delText>“1-1”</w:delText>
          </w:r>
        </w:del>
      </w:ins>
      <w:ins w:id="1414" w:author="Chelsea Lee" w:date="2023-09-28T10:32:00Z">
        <w:del w:id="1415" w:author="Bright Liu" w:date="2025-11-25T17:06:00Z" w16du:dateUtc="2025-11-25T09:06:00Z">
          <w:r w:rsidR="007A4470" w:rsidDel="00BA0399">
            <w:rPr>
              <w:rFonts w:eastAsiaTheme="minorEastAsia"/>
              <w:sz w:val="22"/>
              <w:szCs w:val="22"/>
            </w:rPr>
            <w:delText>,</w:delText>
          </w:r>
        </w:del>
      </w:ins>
      <w:ins w:id="1416" w:author="Chelsea Lee" w:date="2023-09-28T10:31:00Z">
        <w:del w:id="1417" w:author="Bright Liu" w:date="2025-11-25T17:06:00Z" w16du:dateUtc="2025-11-25T09:06:00Z">
          <w:r w:rsidR="007A4470" w:rsidDel="00BA0399">
            <w:rPr>
              <w:rFonts w:eastAsiaTheme="minorEastAsia"/>
              <w:sz w:val="22"/>
              <w:szCs w:val="22"/>
            </w:rPr>
            <w:delText xml:space="preserve"> “3-1”</w:delText>
          </w:r>
        </w:del>
      </w:ins>
      <w:ins w:id="1418" w:author="Chelsea Lee" w:date="2023-09-28T10:32:00Z">
        <w:del w:id="1419" w:author="Bright Liu" w:date="2025-11-25T17:06:00Z" w16du:dateUtc="2025-11-25T09:06:00Z">
          <w:r w:rsidR="007A4470" w:rsidDel="00BA0399">
            <w:rPr>
              <w:rFonts w:eastAsiaTheme="minorEastAsia"/>
              <w:sz w:val="22"/>
              <w:szCs w:val="22"/>
            </w:rPr>
            <w:delText xml:space="preserve"> and</w:delText>
          </w:r>
        </w:del>
      </w:ins>
      <w:ins w:id="1420" w:author="Chelsea Lee" w:date="2023-09-28T10:31:00Z">
        <w:del w:id="1421" w:author="Bright Liu" w:date="2025-11-25T17:06:00Z" w16du:dateUtc="2025-11-25T09:06:00Z">
          <w:r w:rsidR="007A4470" w:rsidDel="00BA0399">
            <w:rPr>
              <w:rFonts w:eastAsiaTheme="minorEastAsia"/>
              <w:sz w:val="22"/>
              <w:szCs w:val="22"/>
            </w:rPr>
            <w:delText xml:space="preserve"> “4-1”</w:delText>
          </w:r>
        </w:del>
      </w:ins>
      <w:ins w:id="1422" w:author="Chelsea Lee" w:date="2023-09-28T10:32:00Z">
        <w:del w:id="1423" w:author="Bright Liu" w:date="2025-11-25T17:06:00Z" w16du:dateUtc="2025-11-25T09:06:00Z">
          <w:r w:rsidR="007A4470" w:rsidDel="00BA0399">
            <w:rPr>
              <w:rFonts w:eastAsiaTheme="minorEastAsia"/>
              <w:sz w:val="22"/>
              <w:szCs w:val="22"/>
            </w:rPr>
            <w:delText xml:space="preserve"> layouts</w:delText>
          </w:r>
        </w:del>
      </w:ins>
      <w:ins w:id="1424" w:author="Chelsea Lee" w:date="2023-09-21T14:25:00Z">
        <w:del w:id="1425" w:author="Bright Liu" w:date="2025-11-25T17:06:00Z" w16du:dateUtc="2025-11-25T09:06:00Z">
          <w:r w:rsidR="005F050E" w:rsidDel="00BA0399">
            <w:rPr>
              <w:rFonts w:eastAsiaTheme="minorEastAsia"/>
              <w:sz w:val="22"/>
              <w:szCs w:val="22"/>
            </w:rPr>
            <w:delText xml:space="preserve"> can only work in tile mode, while layout </w:delText>
          </w:r>
        </w:del>
      </w:ins>
      <w:ins w:id="1426" w:author="Chelsea Lee" w:date="2023-09-28T10:32:00Z">
        <w:del w:id="1427" w:author="Bright Liu" w:date="2025-11-25T17:06:00Z" w16du:dateUtc="2025-11-25T09:06:00Z">
          <w:r w:rsidR="009122BF" w:rsidDel="00BA0399">
            <w:rPr>
              <w:rFonts w:eastAsiaTheme="minorEastAsia"/>
              <w:sz w:val="22"/>
              <w:szCs w:val="22"/>
            </w:rPr>
            <w:delText>“2-1”</w:delText>
          </w:r>
        </w:del>
      </w:ins>
      <w:ins w:id="1428" w:author="Chelsea Lee" w:date="2023-09-21T14:25:00Z">
        <w:del w:id="1429" w:author="Bright Liu" w:date="2025-11-25T17:06:00Z" w16du:dateUtc="2025-11-25T09:06:00Z">
          <w:r w:rsidR="005F050E" w:rsidDel="00BA0399">
            <w:rPr>
              <w:rFonts w:eastAsiaTheme="minorEastAsia"/>
              <w:sz w:val="22"/>
              <w:szCs w:val="22"/>
            </w:rPr>
            <w:delText xml:space="preserve"> can only work in overlay mode, for</w:delText>
          </w:r>
        </w:del>
      </w:ins>
      <w:ins w:id="1430" w:author="Chelsea Lee" w:date="2023-09-28T10:32:00Z">
        <w:del w:id="1431" w:author="Bright Liu" w:date="2025-11-25T17:06:00Z" w16du:dateUtc="2025-11-25T09:06:00Z">
          <w:r w:rsidR="009122BF" w:rsidDel="00BA0399">
            <w:rPr>
              <w:rFonts w:eastAsiaTheme="minorEastAsia"/>
              <w:sz w:val="22"/>
              <w:szCs w:val="22"/>
            </w:rPr>
            <w:delText xml:space="preserve"> setting of the display mode</w:delText>
          </w:r>
        </w:del>
      </w:ins>
      <w:ins w:id="1432" w:author="Chelsea Lee" w:date="2023-09-21T14:25:00Z">
        <w:del w:id="1433" w:author="Bright Liu" w:date="2025-11-25T17:06:00Z" w16du:dateUtc="2025-11-25T09:06:00Z">
          <w:r w:rsidR="005F050E" w:rsidDel="00BA0399">
            <w:rPr>
              <w:rFonts w:eastAsiaTheme="minorEastAsia"/>
              <w:sz w:val="22"/>
              <w:szCs w:val="22"/>
            </w:rPr>
            <w:delText xml:space="preserve"> see the following </w:delText>
          </w:r>
        </w:del>
      </w:ins>
      <w:ins w:id="1434" w:author="Chelsea Lee" w:date="2023-09-28T10:32:00Z">
        <w:del w:id="1435" w:author="Bright Liu" w:date="2025-11-25T17:06:00Z" w16du:dateUtc="2025-11-25T09:06:00Z">
          <w:r w:rsidR="00BC289D" w:rsidDel="00BA0399">
            <w:rPr>
              <w:rFonts w:eastAsiaTheme="minorEastAsia"/>
              <w:sz w:val="22"/>
              <w:szCs w:val="22"/>
            </w:rPr>
            <w:delText>c</w:delText>
          </w:r>
        </w:del>
      </w:ins>
      <w:ins w:id="1436" w:author="Chelsea Lee" w:date="2023-09-28T10:33:00Z">
        <w:del w:id="1437" w:author="Bright Liu" w:date="2025-11-25T17:06:00Z" w16du:dateUtc="2025-11-25T09:06:00Z">
          <w:r w:rsidR="00BC289D" w:rsidDel="00BA0399">
            <w:rPr>
              <w:rFonts w:eastAsiaTheme="minorEastAsia"/>
              <w:sz w:val="22"/>
              <w:szCs w:val="22"/>
            </w:rPr>
            <w:delText>ommands</w:delText>
          </w:r>
        </w:del>
      </w:ins>
      <w:ins w:id="1438" w:author="Chelsea Lee" w:date="2023-09-21T14:25:00Z">
        <w:del w:id="1439" w:author="Bright Liu" w:date="2025-11-25T17:06:00Z" w16du:dateUtc="2025-11-25T09:06:00Z">
          <w:r w:rsidR="005F050E" w:rsidDel="00BA0399">
            <w:rPr>
              <w:rFonts w:eastAsiaTheme="minorEastAsia"/>
              <w:sz w:val="22"/>
              <w:szCs w:val="22"/>
            </w:rPr>
            <w:delText>.</w:delText>
          </w:r>
        </w:del>
      </w:ins>
    </w:p>
    <w:p w14:paraId="22361FB9" w14:textId="5F4A7DE1" w:rsidR="00B60A7A" w:rsidDel="00BA0399" w:rsidRDefault="00CA5EE9">
      <w:pPr>
        <w:pStyle w:val="Body"/>
        <w:numPr>
          <w:ilvl w:val="0"/>
          <w:numId w:val="32"/>
        </w:numPr>
        <w:spacing w:line="440" w:lineRule="exact"/>
        <w:rPr>
          <w:ins w:id="1440" w:author="Chelsea Lee" w:date="2023-09-28T10:46:00Z"/>
          <w:del w:id="1441" w:author="Bright Liu" w:date="2025-11-25T17:06:00Z" w16du:dateUtc="2025-11-25T09:06:00Z"/>
          <w:rFonts w:eastAsiaTheme="minorEastAsia"/>
          <w:sz w:val="22"/>
          <w:szCs w:val="22"/>
        </w:rPr>
        <w:pPrChange w:id="1442" w:author="Chelsea Lee" w:date="2023-09-28T10:46:00Z">
          <w:pPr>
            <w:pStyle w:val="Body"/>
            <w:numPr>
              <w:numId w:val="32"/>
            </w:numPr>
            <w:ind w:left="860" w:hanging="440"/>
          </w:pPr>
        </w:pPrChange>
      </w:pPr>
      <w:ins w:id="1443" w:author="Chelsea Lee" w:date="2023-09-21T14:42:00Z">
        <w:del w:id="1444" w:author="Bright Liu" w:date="2025-11-25T17:06:00Z" w16du:dateUtc="2025-11-25T09:06:00Z">
          <w:r w:rsidRPr="006B6DDD" w:rsidDel="00BA0399">
            <w:rPr>
              <w:rFonts w:eastAsiaTheme="minorEastAsia"/>
              <w:sz w:val="22"/>
              <w:szCs w:val="22"/>
              <w:rPrChange w:id="1445" w:author="Chelsea Lee" w:date="2023-09-21T14:49:00Z">
                <w:rPr>
                  <w:rFonts w:eastAsia="方正黑体简体"/>
                  <w:sz w:val="22"/>
                  <w:szCs w:val="22"/>
                </w:rPr>
              </w:rPrChange>
            </w:rPr>
            <w:delText xml:space="preserve">The </w:delText>
          </w:r>
        </w:del>
      </w:ins>
      <w:ins w:id="1446" w:author="Chelsea Lee" w:date="2023-09-28T11:04:00Z">
        <w:del w:id="1447" w:author="Bright Liu" w:date="2025-11-25T17:06:00Z" w16du:dateUtc="2025-11-25T09:06:00Z">
          <w:r w:rsidR="000A46C4" w:rsidDel="00BA0399">
            <w:rPr>
              <w:rFonts w:eastAsiaTheme="minorEastAsia"/>
              <w:sz w:val="22"/>
              <w:szCs w:val="22"/>
            </w:rPr>
            <w:delText>MRX</w:delText>
          </w:r>
        </w:del>
      </w:ins>
      <w:ins w:id="1448" w:author="Chelsea Lee" w:date="2023-09-21T14:43:00Z">
        <w:del w:id="1449" w:author="Bright Liu" w:date="2025-11-25T17:06:00Z" w16du:dateUtc="2025-11-25T09:06:00Z">
          <w:r w:rsidRPr="006B6DDD" w:rsidDel="00BA0399">
            <w:rPr>
              <w:rFonts w:eastAsiaTheme="minorEastAsia"/>
              <w:sz w:val="22"/>
              <w:szCs w:val="22"/>
              <w:rPrChange w:id="1450" w:author="Chelsea Lee" w:date="2023-09-21T14:49:00Z">
                <w:rPr>
                  <w:rFonts w:eastAsia="方正黑体简体"/>
                  <w:sz w:val="22"/>
                  <w:szCs w:val="22"/>
                </w:rPr>
              </w:rPrChange>
            </w:rPr>
            <w:delText xml:space="preserve"> with factory default setting</w:delText>
          </w:r>
        </w:del>
      </w:ins>
      <w:ins w:id="1451" w:author="Chelsea Lee" w:date="2023-09-28T10:33:00Z">
        <w:del w:id="1452" w:author="Bright Liu" w:date="2025-11-25T17:06:00Z" w16du:dateUtc="2025-11-25T09:06:00Z">
          <w:r w:rsidR="00692E47" w:rsidDel="00BA0399">
            <w:rPr>
              <w:rFonts w:eastAsiaTheme="minorEastAsia"/>
              <w:sz w:val="22"/>
              <w:szCs w:val="22"/>
            </w:rPr>
            <w:delText>s</w:delText>
          </w:r>
        </w:del>
      </w:ins>
      <w:ins w:id="1453" w:author="Chelsea Lee" w:date="2023-09-21T14:43:00Z">
        <w:del w:id="1454" w:author="Bright Liu" w:date="2025-11-25T17:06:00Z" w16du:dateUtc="2025-11-25T09:06:00Z">
          <w:r w:rsidRPr="006B6DDD" w:rsidDel="00BA0399">
            <w:rPr>
              <w:rFonts w:eastAsiaTheme="minorEastAsia"/>
              <w:sz w:val="22"/>
              <w:szCs w:val="22"/>
              <w:rPrChange w:id="1455" w:author="Chelsea Lee" w:date="2023-09-21T14:49:00Z">
                <w:rPr>
                  <w:rFonts w:eastAsia="方正黑体简体"/>
                  <w:sz w:val="22"/>
                  <w:szCs w:val="22"/>
                </w:rPr>
              </w:rPrChange>
            </w:rPr>
            <w:delText xml:space="preserve"> will</w:delText>
          </w:r>
        </w:del>
      </w:ins>
      <w:ins w:id="1456" w:author="Chelsea Lee" w:date="2023-09-21T14:44:00Z">
        <w:del w:id="1457" w:author="Bright Liu" w:date="2025-11-25T17:06:00Z" w16du:dateUtc="2025-11-25T09:06:00Z">
          <w:r w:rsidR="00BC53A6" w:rsidRPr="006B6DDD" w:rsidDel="00BA0399">
            <w:rPr>
              <w:rFonts w:eastAsiaTheme="minorEastAsia"/>
              <w:sz w:val="22"/>
              <w:szCs w:val="22"/>
              <w:rPrChange w:id="1458" w:author="Chelsea Lee" w:date="2023-09-21T14:49:00Z">
                <w:rPr>
                  <w:rFonts w:eastAsia="方正黑体简体"/>
                  <w:sz w:val="22"/>
                  <w:szCs w:val="22"/>
                </w:rPr>
              </w:rPrChange>
            </w:rPr>
            <w:delText xml:space="preserve"> enter </w:delText>
          </w:r>
        </w:del>
      </w:ins>
      <w:ins w:id="1459" w:author="Chelsea Lee" w:date="2023-09-28T10:33:00Z">
        <w:del w:id="1460" w:author="Bright Liu" w:date="2025-11-25T17:06:00Z" w16du:dateUtc="2025-11-25T09:06:00Z">
          <w:r w:rsidR="00692E47" w:rsidDel="00BA0399">
            <w:rPr>
              <w:rFonts w:eastAsiaTheme="minorEastAsia"/>
              <w:sz w:val="22"/>
              <w:szCs w:val="22"/>
            </w:rPr>
            <w:delText>A</w:delText>
          </w:r>
        </w:del>
      </w:ins>
      <w:ins w:id="1461" w:author="Chelsea Lee" w:date="2023-09-21T14:44:00Z">
        <w:del w:id="1462" w:author="Bright Liu" w:date="2025-11-25T17:06:00Z" w16du:dateUtc="2025-11-25T09:06:00Z">
          <w:r w:rsidR="00BC53A6" w:rsidRPr="006B6DDD" w:rsidDel="00BA0399">
            <w:rPr>
              <w:rFonts w:eastAsiaTheme="minorEastAsia"/>
              <w:sz w:val="22"/>
              <w:szCs w:val="22"/>
              <w:rPrChange w:id="1463" w:author="Chelsea Lee" w:date="2023-09-21T14:49:00Z">
                <w:rPr>
                  <w:rFonts w:eastAsia="方正黑体简体"/>
                  <w:sz w:val="22"/>
                  <w:szCs w:val="22"/>
                </w:rPr>
              </w:rPrChange>
            </w:rPr>
            <w:delText xml:space="preserve">uto layout state after startup. It </w:delText>
          </w:r>
        </w:del>
      </w:ins>
      <w:ins w:id="1464" w:author="Chelsea Lee" w:date="2023-09-21T14:45:00Z">
        <w:del w:id="1465" w:author="Bright Liu" w:date="2025-11-25T17:06:00Z" w16du:dateUtc="2025-11-25T09:06:00Z">
          <w:r w:rsidR="00BC53A6" w:rsidRPr="006B6DDD" w:rsidDel="00BA0399">
            <w:rPr>
              <w:rFonts w:eastAsiaTheme="minorEastAsia"/>
              <w:sz w:val="22"/>
              <w:szCs w:val="22"/>
              <w:rPrChange w:id="1466" w:author="Chelsea Lee" w:date="2023-09-21T14:49:00Z">
                <w:rPr>
                  <w:rFonts w:eastAsia="方正黑体简体"/>
                  <w:sz w:val="22"/>
                  <w:szCs w:val="22"/>
                </w:rPr>
              </w:rPrChange>
            </w:rPr>
            <w:delText>automatically select</w:delText>
          </w:r>
        </w:del>
      </w:ins>
      <w:ins w:id="1467" w:author="Chelsea Lee" w:date="2023-09-28T10:33:00Z">
        <w:del w:id="1468" w:author="Bright Liu" w:date="2025-11-25T17:06:00Z" w16du:dateUtc="2025-11-25T09:06:00Z">
          <w:r w:rsidR="00692E47" w:rsidDel="00BA0399">
            <w:rPr>
              <w:rFonts w:eastAsiaTheme="minorEastAsia"/>
              <w:sz w:val="22"/>
              <w:szCs w:val="22"/>
            </w:rPr>
            <w:delText>s</w:delText>
          </w:r>
        </w:del>
      </w:ins>
      <w:ins w:id="1469" w:author="Chelsea Lee" w:date="2023-09-21T14:45:00Z">
        <w:del w:id="1470" w:author="Bright Liu" w:date="2025-11-25T17:06:00Z" w16du:dateUtc="2025-11-25T09:06:00Z">
          <w:r w:rsidR="00BC53A6" w:rsidRPr="006B6DDD" w:rsidDel="00BA0399">
            <w:rPr>
              <w:rFonts w:eastAsiaTheme="minorEastAsia"/>
              <w:sz w:val="22"/>
              <w:szCs w:val="22"/>
              <w:rPrChange w:id="1471" w:author="Chelsea Lee" w:date="2023-09-21T14:49:00Z">
                <w:rPr>
                  <w:rFonts w:eastAsia="方正黑体简体"/>
                  <w:sz w:val="22"/>
                  <w:szCs w:val="22"/>
                </w:rPr>
              </w:rPrChange>
            </w:rPr>
            <w:delText xml:space="preserve"> one layout</w:delText>
          </w:r>
        </w:del>
      </w:ins>
      <w:ins w:id="1472" w:author="Chelsea Lee" w:date="2023-09-28T10:43:00Z">
        <w:del w:id="1473" w:author="Bright Liu" w:date="2025-11-25T17:06:00Z" w16du:dateUtc="2025-11-25T09:06:00Z">
          <w:r w:rsidR="00982A9A" w:rsidDel="00BA0399">
            <w:rPr>
              <w:rFonts w:eastAsiaTheme="minorEastAsia"/>
              <w:sz w:val="22"/>
              <w:szCs w:val="22"/>
            </w:rPr>
            <w:delText xml:space="preserve"> from the above </w:delText>
          </w:r>
        </w:del>
      </w:ins>
      <w:ins w:id="1474" w:author="Chelsea Lee" w:date="2023-09-21T14:46:00Z">
        <w:del w:id="1475" w:author="Bright Liu" w:date="2025-11-25T17:06:00Z" w16du:dateUtc="2025-11-25T09:06:00Z">
          <w:r w:rsidR="00A302F3" w:rsidRPr="006B6DDD" w:rsidDel="00BA0399">
            <w:rPr>
              <w:rFonts w:eastAsiaTheme="minorEastAsia"/>
              <w:sz w:val="22"/>
              <w:szCs w:val="22"/>
              <w:rPrChange w:id="1476" w:author="Chelsea Lee" w:date="2023-09-21T14:49:00Z">
                <w:rPr>
                  <w:rFonts w:eastAsia="方正黑体简体"/>
                  <w:sz w:val="22"/>
                  <w:szCs w:val="22"/>
                </w:rPr>
              </w:rPrChange>
            </w:rPr>
            <w:delText xml:space="preserve">based on the </w:delText>
          </w:r>
        </w:del>
      </w:ins>
      <w:ins w:id="1477" w:author="Chelsea Lee" w:date="2023-09-28T10:33:00Z">
        <w:del w:id="1478" w:author="Bright Liu" w:date="2025-11-25T17:06:00Z" w16du:dateUtc="2025-11-25T09:06:00Z">
          <w:r w:rsidR="00692E47" w:rsidDel="00BA0399">
            <w:rPr>
              <w:rFonts w:eastAsiaTheme="minorEastAsia"/>
              <w:sz w:val="22"/>
              <w:szCs w:val="22"/>
            </w:rPr>
            <w:delText>quantity</w:delText>
          </w:r>
        </w:del>
      </w:ins>
      <w:ins w:id="1479" w:author="Chelsea Lee" w:date="2023-09-21T14:46:00Z">
        <w:del w:id="1480" w:author="Bright Liu" w:date="2025-11-25T17:06:00Z" w16du:dateUtc="2025-11-25T09:06:00Z">
          <w:r w:rsidR="00A302F3" w:rsidRPr="006B6DDD" w:rsidDel="00BA0399">
            <w:rPr>
              <w:rFonts w:eastAsiaTheme="minorEastAsia"/>
              <w:sz w:val="22"/>
              <w:szCs w:val="22"/>
              <w:rPrChange w:id="1481" w:author="Chelsea Lee" w:date="2023-09-21T14:49:00Z">
                <w:rPr>
                  <w:rFonts w:eastAsia="方正黑体简体"/>
                  <w:sz w:val="22"/>
                  <w:szCs w:val="22"/>
                </w:rPr>
              </w:rPrChange>
            </w:rPr>
            <w:delText xml:space="preserve"> of online </w:delText>
          </w:r>
        </w:del>
      </w:ins>
      <w:ins w:id="1482" w:author="Chelsea Lee" w:date="2023-09-28T10:33:00Z">
        <w:del w:id="1483" w:author="Bright Liu" w:date="2025-11-25T17:06:00Z" w16du:dateUtc="2025-11-25T09:06:00Z">
          <w:r w:rsidR="00692E47" w:rsidDel="00BA0399">
            <w:rPr>
              <w:rFonts w:eastAsiaTheme="minorEastAsia"/>
              <w:sz w:val="22"/>
              <w:szCs w:val="22"/>
            </w:rPr>
            <w:delText>encoders</w:delText>
          </w:r>
        </w:del>
      </w:ins>
      <w:ins w:id="1484" w:author="Chelsea Lee" w:date="2023-09-28T10:51:00Z">
        <w:del w:id="1485" w:author="Bright Liu" w:date="2025-11-25T17:06:00Z" w16du:dateUtc="2025-11-25T09:06:00Z">
          <w:r w:rsidR="001F01F3" w:rsidDel="00BA0399">
            <w:rPr>
              <w:rFonts w:eastAsiaTheme="minorEastAsia"/>
              <w:sz w:val="22"/>
              <w:szCs w:val="22"/>
            </w:rPr>
            <w:delText xml:space="preserve"> it detec</w:delText>
          </w:r>
        </w:del>
      </w:ins>
      <w:ins w:id="1486" w:author="Chelsea Lee" w:date="2023-09-28T10:52:00Z">
        <w:del w:id="1487" w:author="Bright Liu" w:date="2025-11-25T17:06:00Z" w16du:dateUtc="2025-11-25T09:06:00Z">
          <w:r w:rsidR="001F01F3" w:rsidDel="00BA0399">
            <w:rPr>
              <w:rFonts w:eastAsiaTheme="minorEastAsia"/>
              <w:sz w:val="22"/>
              <w:szCs w:val="22"/>
            </w:rPr>
            <w:delText>ts</w:delText>
          </w:r>
        </w:del>
      </w:ins>
      <w:ins w:id="1488" w:author="Chelsea Lee" w:date="2023-09-21T15:56:00Z">
        <w:del w:id="1489" w:author="Bright Liu" w:date="2025-11-25T17:06:00Z" w16du:dateUtc="2025-11-25T09:06:00Z">
          <w:r w:rsidR="002C5349" w:rsidDel="00BA0399">
            <w:rPr>
              <w:rFonts w:eastAsiaTheme="minorEastAsia"/>
              <w:sz w:val="22"/>
              <w:szCs w:val="22"/>
            </w:rPr>
            <w:delText xml:space="preserve">, and </w:delText>
          </w:r>
        </w:del>
      </w:ins>
      <w:ins w:id="1490" w:author="Chelsea Lee" w:date="2023-09-21T15:59:00Z">
        <w:del w:id="1491" w:author="Bright Liu" w:date="2025-11-25T17:06:00Z" w16du:dateUtc="2025-11-25T09:06:00Z">
          <w:r w:rsidR="00F21801" w:rsidDel="00BA0399">
            <w:rPr>
              <w:rFonts w:eastAsiaTheme="minorEastAsia"/>
              <w:sz w:val="22"/>
              <w:szCs w:val="22"/>
            </w:rPr>
            <w:delText>output</w:delText>
          </w:r>
        </w:del>
      </w:ins>
      <w:ins w:id="1492" w:author="Chelsea Lee" w:date="2023-09-28T10:42:00Z">
        <w:del w:id="1493" w:author="Bright Liu" w:date="2025-11-25T17:06:00Z" w16du:dateUtc="2025-11-25T09:06:00Z">
          <w:r w:rsidR="00982A9A" w:rsidDel="00BA0399">
            <w:rPr>
              <w:rFonts w:eastAsiaTheme="minorEastAsia"/>
              <w:sz w:val="22"/>
              <w:szCs w:val="22"/>
            </w:rPr>
            <w:delText>s</w:delText>
          </w:r>
        </w:del>
      </w:ins>
      <w:ins w:id="1494" w:author="Chelsea Lee" w:date="2023-09-21T15:56:00Z">
        <w:del w:id="1495" w:author="Bright Liu" w:date="2025-11-25T17:06:00Z" w16du:dateUtc="2025-11-25T09:06:00Z">
          <w:r w:rsidR="002C5349" w:rsidDel="00BA0399">
            <w:rPr>
              <w:rFonts w:eastAsiaTheme="minorEastAsia"/>
              <w:sz w:val="22"/>
              <w:szCs w:val="22"/>
            </w:rPr>
            <w:delText xml:space="preserve"> corresponding </w:delText>
          </w:r>
        </w:del>
      </w:ins>
      <w:ins w:id="1496" w:author="Chelsea Lee" w:date="2023-09-21T15:57:00Z">
        <w:del w:id="1497" w:author="Bright Liu" w:date="2025-11-25T17:06:00Z" w16du:dateUtc="2025-11-25T09:06:00Z">
          <w:r w:rsidR="004A4377" w:rsidDel="00BA0399">
            <w:rPr>
              <w:rFonts w:eastAsiaTheme="minorEastAsia"/>
              <w:sz w:val="22"/>
              <w:szCs w:val="22"/>
            </w:rPr>
            <w:delText>video</w:delText>
          </w:r>
        </w:del>
      </w:ins>
      <w:ins w:id="1498" w:author="Chelsea Lee" w:date="2023-09-28T10:43:00Z">
        <w:del w:id="1499" w:author="Bright Liu" w:date="2025-11-25T17:06:00Z" w16du:dateUtc="2025-11-25T09:06:00Z">
          <w:r w:rsidR="00982A9A" w:rsidDel="00BA0399">
            <w:rPr>
              <w:rFonts w:eastAsiaTheme="minorEastAsia"/>
              <w:sz w:val="22"/>
              <w:szCs w:val="22"/>
            </w:rPr>
            <w:delText xml:space="preserve"> sources</w:delText>
          </w:r>
        </w:del>
      </w:ins>
      <w:ins w:id="1500" w:author="Chelsea Lee" w:date="2023-09-21T15:57:00Z">
        <w:del w:id="1501" w:author="Bright Liu" w:date="2025-11-25T17:06:00Z" w16du:dateUtc="2025-11-25T09:06:00Z">
          <w:r w:rsidR="004A4377" w:rsidDel="00BA0399">
            <w:rPr>
              <w:rFonts w:eastAsiaTheme="minorEastAsia"/>
              <w:sz w:val="22"/>
              <w:szCs w:val="22"/>
            </w:rPr>
            <w:delText xml:space="preserve"> </w:delText>
          </w:r>
        </w:del>
      </w:ins>
      <w:ins w:id="1502" w:author="Chelsea Lee" w:date="2023-09-21T15:58:00Z">
        <w:del w:id="1503" w:author="Bright Liu" w:date="2025-11-25T17:06:00Z" w16du:dateUtc="2025-11-25T09:06:00Z">
          <w:r w:rsidR="004A4377" w:rsidDel="00BA0399">
            <w:rPr>
              <w:rFonts w:eastAsiaTheme="minorEastAsia"/>
              <w:sz w:val="22"/>
              <w:szCs w:val="22"/>
            </w:rPr>
            <w:delText>and a certain audio stream</w:delText>
          </w:r>
        </w:del>
      </w:ins>
      <w:ins w:id="1504" w:author="Chelsea Lee" w:date="2023-09-28T10:45:00Z">
        <w:del w:id="1505" w:author="Bright Liu" w:date="2025-11-25T17:06:00Z" w16du:dateUtc="2025-11-25T09:06:00Z">
          <w:r w:rsidR="00DE1E9B" w:rsidDel="00BA0399">
            <w:rPr>
              <w:rFonts w:eastAsiaTheme="minorEastAsia"/>
              <w:sz w:val="22"/>
              <w:szCs w:val="22"/>
            </w:rPr>
            <w:delText xml:space="preserve"> in the selected layout</w:delText>
          </w:r>
        </w:del>
      </w:ins>
      <w:ins w:id="1506" w:author="Chelsea Lee" w:date="2023-09-21T15:59:00Z">
        <w:del w:id="1507" w:author="Bright Liu" w:date="2025-11-25T17:06:00Z" w16du:dateUtc="2025-11-25T09:06:00Z">
          <w:r w:rsidR="00F21801" w:rsidDel="00BA0399">
            <w:rPr>
              <w:rFonts w:eastAsiaTheme="minorEastAsia"/>
              <w:sz w:val="22"/>
              <w:szCs w:val="22"/>
            </w:rPr>
            <w:delText>.</w:delText>
          </w:r>
        </w:del>
      </w:ins>
      <w:ins w:id="1508" w:author="Chelsea Lee" w:date="2023-09-21T17:20:00Z">
        <w:del w:id="1509" w:author="Bright Liu" w:date="2025-11-25T17:06:00Z" w16du:dateUtc="2025-11-25T09:06:00Z">
          <w:r w:rsidR="002C2CE9" w:rsidDel="00BA0399">
            <w:rPr>
              <w:rFonts w:eastAsiaTheme="minorEastAsia" w:hint="eastAsia"/>
              <w:sz w:val="22"/>
              <w:szCs w:val="22"/>
            </w:rPr>
            <w:delText xml:space="preserve"> </w:delText>
          </w:r>
        </w:del>
      </w:ins>
      <w:ins w:id="1510" w:author="Chelsea Lee" w:date="2023-09-21T16:00:00Z">
        <w:del w:id="1511" w:author="Bright Liu" w:date="2025-11-25T17:06:00Z" w16du:dateUtc="2025-11-25T09:06:00Z">
          <w:r w:rsidR="0033116A" w:rsidDel="00BA0399">
            <w:rPr>
              <w:rFonts w:eastAsiaTheme="minorEastAsia"/>
              <w:sz w:val="22"/>
              <w:szCs w:val="22"/>
            </w:rPr>
            <w:delText>The audio</w:delText>
          </w:r>
        </w:del>
      </w:ins>
      <w:ins w:id="1512" w:author="Chelsea Lee" w:date="2023-09-21T16:02:00Z">
        <w:del w:id="1513" w:author="Bright Liu" w:date="2025-11-25T17:06:00Z" w16du:dateUtc="2025-11-25T09:06:00Z">
          <w:r w:rsidR="00D10094" w:rsidDel="00BA0399">
            <w:rPr>
              <w:rFonts w:eastAsiaTheme="minorEastAsia"/>
              <w:sz w:val="22"/>
              <w:szCs w:val="22"/>
            </w:rPr>
            <w:delText xml:space="preserve"> of the </w:delText>
          </w:r>
        </w:del>
      </w:ins>
      <w:ins w:id="1514" w:author="Chelsea Lee" w:date="2023-09-28T11:59:00Z">
        <w:del w:id="1515" w:author="Bright Liu" w:date="2025-11-25T17:06:00Z" w16du:dateUtc="2025-11-25T09:06:00Z">
          <w:r w:rsidR="004A6367" w:rsidDel="00BA0399">
            <w:rPr>
              <w:rFonts w:eastAsiaTheme="minorEastAsia"/>
              <w:sz w:val="22"/>
              <w:szCs w:val="22"/>
            </w:rPr>
            <w:delText>HDMI</w:delText>
          </w:r>
        </w:del>
      </w:ins>
      <w:ins w:id="1516" w:author="Chelsea Lee" w:date="2023-09-28T10:47:00Z">
        <w:del w:id="1517" w:author="Bright Liu" w:date="2025-11-25T17:06:00Z" w16du:dateUtc="2025-11-25T09:06:00Z">
          <w:r w:rsidR="006A1765" w:rsidDel="00BA0399">
            <w:rPr>
              <w:rFonts w:eastAsiaTheme="minorEastAsia"/>
              <w:sz w:val="22"/>
              <w:szCs w:val="22"/>
            </w:rPr>
            <w:delText xml:space="preserve"> source 1</w:delText>
          </w:r>
        </w:del>
      </w:ins>
      <w:ins w:id="1518" w:author="Chelsea Lee" w:date="2023-09-21T16:02:00Z">
        <w:del w:id="1519" w:author="Bright Liu" w:date="2025-11-25T17:06:00Z" w16du:dateUtc="2025-11-25T09:06:00Z">
          <w:r w:rsidR="00D10094" w:rsidDel="00BA0399">
            <w:rPr>
              <w:rFonts w:eastAsiaTheme="minorEastAsia"/>
              <w:sz w:val="22"/>
              <w:szCs w:val="22"/>
            </w:rPr>
            <w:delText xml:space="preserve"> </w:delText>
          </w:r>
        </w:del>
      </w:ins>
      <w:ins w:id="1520" w:author="Chelsea Lee" w:date="2023-09-21T16:05:00Z">
        <w:del w:id="1521" w:author="Bright Liu" w:date="2025-11-25T17:06:00Z" w16du:dateUtc="2025-11-25T09:06:00Z">
          <w:r w:rsidR="00E00ABD" w:rsidDel="00BA0399">
            <w:rPr>
              <w:rFonts w:eastAsiaTheme="minorEastAsia"/>
              <w:sz w:val="22"/>
              <w:szCs w:val="22"/>
            </w:rPr>
            <w:delText xml:space="preserve">located </w:delText>
          </w:r>
        </w:del>
      </w:ins>
      <w:ins w:id="1522" w:author="Chelsea Lee" w:date="2023-09-21T16:03:00Z">
        <w:del w:id="1523" w:author="Bright Liu" w:date="2025-11-25T17:06:00Z" w16du:dateUtc="2025-11-25T09:06:00Z">
          <w:r w:rsidR="00D10094" w:rsidDel="00BA0399">
            <w:rPr>
              <w:rFonts w:eastAsiaTheme="minorEastAsia"/>
              <w:sz w:val="22"/>
              <w:szCs w:val="22"/>
            </w:rPr>
            <w:delText>in the layout</w:delText>
          </w:r>
        </w:del>
      </w:ins>
      <w:ins w:id="1524" w:author="Chelsea Lee" w:date="2023-09-21T16:06:00Z">
        <w:del w:id="1525" w:author="Bright Liu" w:date="2025-11-25T17:06:00Z" w16du:dateUtc="2025-11-25T09:06:00Z">
          <w:r w:rsidR="00587216" w:rsidDel="00BA0399">
            <w:rPr>
              <w:rFonts w:eastAsiaTheme="minorEastAsia"/>
              <w:sz w:val="22"/>
              <w:szCs w:val="22"/>
            </w:rPr>
            <w:delText xml:space="preserve"> </w:delText>
          </w:r>
        </w:del>
      </w:ins>
      <w:ins w:id="1526" w:author="Chelsea Lee" w:date="2023-09-28T10:46:00Z">
        <w:del w:id="1527" w:author="Bright Liu" w:date="2025-11-25T17:06:00Z" w16du:dateUtc="2025-11-25T09:06:00Z">
          <w:r w:rsidR="008E56BE" w:rsidDel="00BA0399">
            <w:rPr>
              <w:rFonts w:eastAsiaTheme="minorEastAsia"/>
              <w:sz w:val="22"/>
              <w:szCs w:val="22"/>
            </w:rPr>
            <w:delText xml:space="preserve">is </w:delText>
          </w:r>
        </w:del>
      </w:ins>
      <w:ins w:id="1528" w:author="Chelsea Lee" w:date="2023-09-21T16:08:00Z">
        <w:del w:id="1529" w:author="Bright Liu" w:date="2025-11-25T17:06:00Z" w16du:dateUtc="2025-11-25T09:06:00Z">
          <w:r w:rsidR="00F41F24" w:rsidDel="00BA0399">
            <w:rPr>
              <w:rFonts w:eastAsiaTheme="minorEastAsia"/>
              <w:sz w:val="22"/>
              <w:szCs w:val="22"/>
            </w:rPr>
            <w:delText xml:space="preserve">automatically </w:delText>
          </w:r>
        </w:del>
      </w:ins>
      <w:ins w:id="1530" w:author="Chelsea Lee" w:date="2023-09-21T16:09:00Z">
        <w:del w:id="1531" w:author="Bright Liu" w:date="2025-11-25T17:06:00Z" w16du:dateUtc="2025-11-25T09:06:00Z">
          <w:r w:rsidR="00F65543" w:rsidDel="00BA0399">
            <w:rPr>
              <w:rFonts w:eastAsiaTheme="minorEastAsia"/>
              <w:sz w:val="22"/>
              <w:szCs w:val="22"/>
            </w:rPr>
            <w:delText>selected</w:delText>
          </w:r>
        </w:del>
      </w:ins>
      <w:ins w:id="1532" w:author="Chelsea Lee" w:date="2023-09-28T10:48:00Z">
        <w:del w:id="1533" w:author="Bright Liu" w:date="2025-11-25T17:06:00Z" w16du:dateUtc="2025-11-25T09:06:00Z">
          <w:r w:rsidR="00723F28" w:rsidDel="00BA0399">
            <w:rPr>
              <w:rFonts w:eastAsiaTheme="minorEastAsia"/>
              <w:sz w:val="22"/>
              <w:szCs w:val="22"/>
            </w:rPr>
            <w:delText xml:space="preserve"> and </w:delText>
          </w:r>
        </w:del>
      </w:ins>
      <w:ins w:id="1534" w:author="Chelsea Lee" w:date="2023-09-28T10:49:00Z">
        <w:del w:id="1535" w:author="Bright Liu" w:date="2025-11-25T17:06:00Z" w16du:dateUtc="2025-11-25T09:06:00Z">
          <w:r w:rsidR="00B976FF" w:rsidDel="00BA0399">
            <w:rPr>
              <w:rFonts w:eastAsiaTheme="minorEastAsia"/>
              <w:sz w:val="22"/>
              <w:szCs w:val="22"/>
            </w:rPr>
            <w:delText xml:space="preserve">being </w:delText>
          </w:r>
        </w:del>
      </w:ins>
      <w:ins w:id="1536" w:author="Chelsea Lee" w:date="2023-09-28T10:48:00Z">
        <w:del w:id="1537" w:author="Bright Liu" w:date="2025-11-25T17:06:00Z" w16du:dateUtc="2025-11-25T09:06:00Z">
          <w:r w:rsidR="00451B3E" w:rsidDel="00BA0399">
            <w:rPr>
              <w:rFonts w:eastAsiaTheme="minorEastAsia"/>
              <w:sz w:val="22"/>
              <w:szCs w:val="22"/>
            </w:rPr>
            <w:delText>played</w:delText>
          </w:r>
        </w:del>
      </w:ins>
      <w:ins w:id="1538" w:author="Chelsea Lee" w:date="2023-09-21T17:01:00Z">
        <w:del w:id="1539" w:author="Bright Liu" w:date="2025-11-25T17:06:00Z" w16du:dateUtc="2025-11-25T09:06:00Z">
          <w:r w:rsidR="00646D48" w:rsidDel="00BA0399">
            <w:rPr>
              <w:rFonts w:eastAsiaTheme="minorEastAsia"/>
              <w:sz w:val="22"/>
              <w:szCs w:val="22"/>
            </w:rPr>
            <w:delText>.</w:delText>
          </w:r>
        </w:del>
      </w:ins>
      <w:ins w:id="1540" w:author="Chelsea Lee" w:date="2023-09-21T16:09:00Z">
        <w:del w:id="1541" w:author="Bright Liu" w:date="2025-11-25T17:06:00Z" w16du:dateUtc="2025-11-25T09:06:00Z">
          <w:r w:rsidR="00F65543" w:rsidDel="00BA0399">
            <w:rPr>
              <w:rFonts w:eastAsiaTheme="minorEastAsia"/>
              <w:sz w:val="22"/>
              <w:szCs w:val="22"/>
            </w:rPr>
            <w:delText xml:space="preserve"> </w:delText>
          </w:r>
        </w:del>
      </w:ins>
    </w:p>
    <w:p w14:paraId="437E091B" w14:textId="5AFCB18B" w:rsidR="00242CD3" w:rsidRPr="008B048A" w:rsidDel="00BA0399" w:rsidRDefault="008B048A" w:rsidP="00D80BA7">
      <w:pPr>
        <w:pStyle w:val="Body"/>
        <w:numPr>
          <w:ilvl w:val="0"/>
          <w:numId w:val="32"/>
        </w:numPr>
        <w:spacing w:line="440" w:lineRule="exact"/>
        <w:rPr>
          <w:ins w:id="1542" w:author="Chelsea Lee" w:date="2023-09-28T11:02:00Z"/>
          <w:del w:id="1543" w:author="Bright Liu" w:date="2025-11-25T17:06:00Z" w16du:dateUtc="2025-11-25T09:06:00Z"/>
          <w:rFonts w:eastAsia="方正黑体简体"/>
          <w:szCs w:val="21"/>
          <w:rPrChange w:id="1544" w:author="Chelsea Lee" w:date="2023-09-28T11:02:00Z">
            <w:rPr>
              <w:ins w:id="1545" w:author="Chelsea Lee" w:date="2023-09-28T11:02:00Z"/>
              <w:del w:id="1546" w:author="Bright Liu" w:date="2025-11-25T17:06:00Z" w16du:dateUtc="2025-11-25T09:06:00Z"/>
              <w:rFonts w:eastAsiaTheme="minorEastAsia"/>
              <w:sz w:val="22"/>
              <w:szCs w:val="22"/>
            </w:rPr>
          </w:rPrChange>
        </w:rPr>
      </w:pPr>
      <w:ins w:id="1547" w:author="Chelsea Lee" w:date="2023-09-28T11:02:00Z">
        <w:del w:id="1548" w:author="Bright Liu" w:date="2025-11-25T17:06:00Z" w16du:dateUtc="2025-11-25T09:06:00Z">
          <w:r w:rsidDel="00BA0399">
            <w:rPr>
              <w:rFonts w:eastAsiaTheme="minorEastAsia"/>
              <w:sz w:val="22"/>
              <w:szCs w:val="22"/>
            </w:rPr>
            <w:delText xml:space="preserve">At factory default, </w:delText>
          </w:r>
        </w:del>
      </w:ins>
      <w:ins w:id="1549" w:author="Chelsea Lee" w:date="2023-09-28T11:03:00Z">
        <w:del w:id="1550" w:author="Bright Liu" w:date="2025-11-25T17:06:00Z" w16du:dateUtc="2025-11-25T09:06:00Z">
          <w:r w:rsidDel="00BA0399">
            <w:rPr>
              <w:rFonts w:eastAsiaTheme="minorEastAsia"/>
              <w:sz w:val="22"/>
              <w:szCs w:val="22"/>
            </w:rPr>
            <w:delText>i</w:delText>
          </w:r>
        </w:del>
      </w:ins>
      <w:ins w:id="1551" w:author="Chelsea Lee" w:date="2023-09-21T17:21:00Z">
        <w:del w:id="1552" w:author="Bright Liu" w:date="2025-11-25T17:06:00Z" w16du:dateUtc="2025-11-25T09:06:00Z">
          <w:r w:rsidR="00AE518B" w:rsidRPr="00EB0131" w:rsidDel="00BA0399">
            <w:rPr>
              <w:rFonts w:eastAsiaTheme="minorEastAsia"/>
              <w:sz w:val="22"/>
              <w:szCs w:val="22"/>
            </w:rPr>
            <w:delText xml:space="preserve">f the </w:delText>
          </w:r>
        </w:del>
      </w:ins>
      <w:ins w:id="1553" w:author="Chelsea Lee" w:date="2023-09-28T10:52:00Z">
        <w:del w:id="1554" w:author="Bright Liu" w:date="2025-11-25T17:06:00Z" w16du:dateUtc="2025-11-25T09:06:00Z">
          <w:r w:rsidR="00DC3266" w:rsidRPr="00EB0131" w:rsidDel="00BA0399">
            <w:rPr>
              <w:rFonts w:eastAsiaTheme="minorEastAsia"/>
              <w:sz w:val="22"/>
              <w:szCs w:val="22"/>
            </w:rPr>
            <w:delText>MRX</w:delText>
          </w:r>
        </w:del>
      </w:ins>
      <w:ins w:id="1555" w:author="Chelsea Lee" w:date="2023-09-21T17:21:00Z">
        <w:del w:id="1556" w:author="Bright Liu" w:date="2025-11-25T17:06:00Z" w16du:dateUtc="2025-11-25T09:06:00Z">
          <w:r w:rsidR="00AE518B" w:rsidRPr="00EB0131" w:rsidDel="00BA0399">
            <w:rPr>
              <w:rFonts w:eastAsiaTheme="minorEastAsia"/>
              <w:sz w:val="22"/>
              <w:szCs w:val="22"/>
            </w:rPr>
            <w:delText xml:space="preserve"> detects </w:delText>
          </w:r>
        </w:del>
      </w:ins>
      <w:ins w:id="1557" w:author="Chelsea Lee" w:date="2023-09-28T10:52:00Z">
        <w:del w:id="1558" w:author="Bright Liu" w:date="2025-11-25T17:06:00Z" w16du:dateUtc="2025-11-25T09:06:00Z">
          <w:r w:rsidR="00DC3266" w:rsidRPr="00EB0131" w:rsidDel="00BA0399">
            <w:rPr>
              <w:rFonts w:eastAsiaTheme="minorEastAsia"/>
              <w:sz w:val="22"/>
              <w:szCs w:val="22"/>
            </w:rPr>
            <w:delText>the front panel Layout button is being pressed</w:delText>
          </w:r>
        </w:del>
      </w:ins>
      <w:ins w:id="1559" w:author="Chelsea Lee" w:date="2023-09-28T10:57:00Z">
        <w:del w:id="1560" w:author="Bright Liu" w:date="2025-11-25T17:06:00Z" w16du:dateUtc="2025-11-25T09:06:00Z">
          <w:r w:rsidR="002D6E89" w:rsidRPr="00EB0131" w:rsidDel="00BA0399">
            <w:rPr>
              <w:rFonts w:eastAsiaTheme="minorEastAsia"/>
              <w:sz w:val="22"/>
              <w:szCs w:val="22"/>
            </w:rPr>
            <w:delText>,</w:delText>
          </w:r>
        </w:del>
      </w:ins>
      <w:ins w:id="1561" w:author="Chelsea Lee" w:date="2023-09-28T10:55:00Z">
        <w:del w:id="1562" w:author="Bright Liu" w:date="2025-11-25T17:06:00Z" w16du:dateUtc="2025-11-25T09:06:00Z">
          <w:r w:rsidR="0052326F" w:rsidRPr="00EB0131" w:rsidDel="00BA0399">
            <w:rPr>
              <w:rFonts w:eastAsiaTheme="minorEastAsia"/>
              <w:sz w:val="22"/>
              <w:szCs w:val="22"/>
            </w:rPr>
            <w:delText xml:space="preserve"> </w:delText>
          </w:r>
          <w:r w:rsidR="00385958" w:rsidRPr="00EB0131" w:rsidDel="00BA0399">
            <w:rPr>
              <w:rFonts w:eastAsiaTheme="minorEastAsia"/>
              <w:sz w:val="22"/>
              <w:szCs w:val="22"/>
            </w:rPr>
            <w:delText>or</w:delText>
          </w:r>
        </w:del>
      </w:ins>
      <w:ins w:id="1563" w:author="Chelsea Lee" w:date="2023-09-28T10:56:00Z">
        <w:del w:id="1564" w:author="Bright Liu" w:date="2025-11-25T17:06:00Z" w16du:dateUtc="2025-11-25T09:06:00Z">
          <w:r w:rsidR="002D6E89" w:rsidRPr="00EB0131" w:rsidDel="00BA0399">
            <w:rPr>
              <w:rFonts w:eastAsiaTheme="minorEastAsia"/>
              <w:sz w:val="22"/>
              <w:szCs w:val="22"/>
            </w:rPr>
            <w:delText xml:space="preserve"> </w:delText>
          </w:r>
        </w:del>
      </w:ins>
      <w:ins w:id="1565" w:author="Chelsea Lee" w:date="2023-09-28T10:57:00Z">
        <w:del w:id="1566" w:author="Bright Liu" w:date="2025-11-25T17:06:00Z" w16du:dateUtc="2025-11-25T09:06:00Z">
          <w:r w:rsidR="002D6E89" w:rsidRPr="00EB0131" w:rsidDel="00BA0399">
            <w:rPr>
              <w:rFonts w:eastAsiaTheme="minorEastAsia"/>
              <w:sz w:val="22"/>
              <w:szCs w:val="22"/>
            </w:rPr>
            <w:delText>receives commands of switching sources</w:delText>
          </w:r>
        </w:del>
      </w:ins>
      <w:ins w:id="1567" w:author="Chelsea Lee" w:date="2023-09-28T10:58:00Z">
        <w:del w:id="1568" w:author="Bright Liu" w:date="2025-11-25T17:06:00Z" w16du:dateUtc="2025-11-25T09:06:00Z">
          <w:r w:rsidR="002D6E89" w:rsidRPr="00EB0131" w:rsidDel="00BA0399">
            <w:rPr>
              <w:rFonts w:eastAsiaTheme="minorEastAsia"/>
              <w:sz w:val="22"/>
              <w:szCs w:val="22"/>
            </w:rPr>
            <w:delText xml:space="preserve"> and screen layout</w:delText>
          </w:r>
          <w:r w:rsidR="001E65D3" w:rsidRPr="00EB0131" w:rsidDel="00BA0399">
            <w:rPr>
              <w:rFonts w:eastAsiaTheme="minorEastAsia"/>
              <w:sz w:val="22"/>
              <w:szCs w:val="22"/>
            </w:rPr>
            <w:delText>s</w:delText>
          </w:r>
          <w:r w:rsidR="002D6E89" w:rsidRPr="00EB0131" w:rsidDel="00BA0399">
            <w:rPr>
              <w:rFonts w:eastAsiaTheme="minorEastAsia"/>
              <w:sz w:val="22"/>
              <w:szCs w:val="22"/>
            </w:rPr>
            <w:delText xml:space="preserve"> from</w:delText>
          </w:r>
        </w:del>
      </w:ins>
      <w:ins w:id="1569" w:author="Chelsea Lee" w:date="2023-09-28T10:57:00Z">
        <w:del w:id="1570" w:author="Bright Liu" w:date="2025-11-25T17:06:00Z" w16du:dateUtc="2025-11-25T09:06:00Z">
          <w:r w:rsidR="002D6E89" w:rsidRPr="00EB0131" w:rsidDel="00BA0399">
            <w:rPr>
              <w:rFonts w:eastAsiaTheme="minorEastAsia"/>
              <w:sz w:val="22"/>
              <w:szCs w:val="22"/>
            </w:rPr>
            <w:delText xml:space="preserve"> </w:delText>
          </w:r>
        </w:del>
      </w:ins>
      <w:ins w:id="1571" w:author="Chelsea Lee" w:date="2023-09-28T10:56:00Z">
        <w:del w:id="1572" w:author="Bright Liu" w:date="2025-11-25T17:06:00Z" w16du:dateUtc="2025-11-25T09:06:00Z">
          <w:r w:rsidR="002D6E89" w:rsidRPr="00EB0131" w:rsidDel="00BA0399">
            <w:rPr>
              <w:rFonts w:eastAsiaTheme="minorEastAsia"/>
              <w:sz w:val="22"/>
              <w:szCs w:val="22"/>
            </w:rPr>
            <w:delText>a third-party Client App</w:delText>
          </w:r>
        </w:del>
      </w:ins>
      <w:ins w:id="1573" w:author="Chelsea Lee" w:date="2023-09-28T10:52:00Z">
        <w:del w:id="1574" w:author="Bright Liu" w:date="2025-11-25T17:06:00Z" w16du:dateUtc="2025-11-25T09:06:00Z">
          <w:r w:rsidR="00DC3266" w:rsidRPr="00EB0131" w:rsidDel="00BA0399">
            <w:rPr>
              <w:rFonts w:eastAsiaTheme="minorEastAsia"/>
              <w:sz w:val="22"/>
              <w:szCs w:val="22"/>
            </w:rPr>
            <w:delText xml:space="preserve">, it </w:delText>
          </w:r>
        </w:del>
      </w:ins>
      <w:ins w:id="1575" w:author="Chelsea Lee" w:date="2023-09-28T10:59:00Z">
        <w:del w:id="1576" w:author="Bright Liu" w:date="2025-11-25T17:06:00Z" w16du:dateUtc="2025-11-25T09:06:00Z">
          <w:r w:rsidR="00EB0131" w:rsidDel="00BA0399">
            <w:rPr>
              <w:rFonts w:eastAsiaTheme="minorEastAsia"/>
              <w:sz w:val="22"/>
              <w:szCs w:val="22"/>
            </w:rPr>
            <w:delText>will turn fro</w:delText>
          </w:r>
        </w:del>
      </w:ins>
      <w:ins w:id="1577" w:author="Chelsea Lee" w:date="2023-09-28T11:00:00Z">
        <w:del w:id="1578" w:author="Bright Liu" w:date="2025-11-25T17:06:00Z" w16du:dateUtc="2025-11-25T09:06:00Z">
          <w:r w:rsidR="00EB0131" w:rsidDel="00BA0399">
            <w:rPr>
              <w:rFonts w:eastAsiaTheme="minorEastAsia"/>
              <w:sz w:val="22"/>
              <w:szCs w:val="22"/>
            </w:rPr>
            <w:delText xml:space="preserve">m </w:delText>
          </w:r>
        </w:del>
      </w:ins>
      <w:ins w:id="1579" w:author="Chelsea Lee" w:date="2023-09-28T10:59:00Z">
        <w:del w:id="1580" w:author="Bright Liu" w:date="2025-11-25T17:06:00Z" w16du:dateUtc="2025-11-25T09:06:00Z">
          <w:r w:rsidR="00EB0131" w:rsidDel="00BA0399">
            <w:rPr>
              <w:rFonts w:eastAsiaTheme="minorEastAsia"/>
              <w:sz w:val="22"/>
              <w:szCs w:val="22"/>
            </w:rPr>
            <w:delText xml:space="preserve">Auto layout </w:delText>
          </w:r>
        </w:del>
      </w:ins>
      <w:ins w:id="1581" w:author="Chelsea Lee" w:date="2023-09-28T11:00:00Z">
        <w:del w:id="1582" w:author="Bright Liu" w:date="2025-11-25T17:06:00Z" w16du:dateUtc="2025-11-25T09:06:00Z">
          <w:r w:rsidR="00EB0131" w:rsidDel="00BA0399">
            <w:rPr>
              <w:rFonts w:eastAsiaTheme="minorEastAsia"/>
              <w:sz w:val="22"/>
              <w:szCs w:val="22"/>
            </w:rPr>
            <w:delText>to Manual layout status</w:delText>
          </w:r>
        </w:del>
      </w:ins>
      <w:ins w:id="1583" w:author="Chelsea Lee" w:date="2023-09-28T11:01:00Z">
        <w:del w:id="1584" w:author="Bright Liu" w:date="2025-11-25T17:06:00Z" w16du:dateUtc="2025-11-25T09:06:00Z">
          <w:r w:rsidR="0087593F" w:rsidDel="00BA0399">
            <w:rPr>
              <w:rFonts w:eastAsiaTheme="minorEastAsia"/>
              <w:sz w:val="22"/>
              <w:szCs w:val="22"/>
            </w:rPr>
            <w:delText>. The MRX cannot fall back to Auto layout status until it is reset to factory default</w:delText>
          </w:r>
        </w:del>
      </w:ins>
      <w:ins w:id="1585" w:author="Chelsea Lee" w:date="2023-09-28T11:02:00Z">
        <w:del w:id="1586" w:author="Bright Liu" w:date="2025-11-25T17:06:00Z" w16du:dateUtc="2025-11-25T09:06:00Z">
          <w:r w:rsidR="0087593F" w:rsidDel="00BA0399">
            <w:rPr>
              <w:rFonts w:eastAsiaTheme="minorEastAsia"/>
              <w:sz w:val="22"/>
              <w:szCs w:val="22"/>
            </w:rPr>
            <w:delText>s.</w:delText>
          </w:r>
        </w:del>
      </w:ins>
    </w:p>
    <w:p w14:paraId="5F41D568" w14:textId="3B47CDA8" w:rsidR="008B048A" w:rsidDel="00BA0399" w:rsidRDefault="000A46C4" w:rsidP="00D80BA7">
      <w:pPr>
        <w:pStyle w:val="Body"/>
        <w:numPr>
          <w:ilvl w:val="0"/>
          <w:numId w:val="32"/>
        </w:numPr>
        <w:spacing w:line="440" w:lineRule="exact"/>
        <w:rPr>
          <w:ins w:id="1587" w:author="Chelsea Lee" w:date="2023-09-28T12:13:00Z"/>
          <w:del w:id="1588" w:author="Bright Liu" w:date="2025-11-25T17:06:00Z" w16du:dateUtc="2025-11-25T09:06:00Z"/>
          <w:rFonts w:eastAsia="方正黑体简体"/>
          <w:sz w:val="22"/>
          <w:szCs w:val="20"/>
        </w:rPr>
      </w:pPr>
      <w:ins w:id="1589" w:author="Chelsea Lee" w:date="2023-09-28T11:04:00Z">
        <w:del w:id="1590" w:author="Bright Liu" w:date="2025-11-25T17:06:00Z" w16du:dateUtc="2025-11-25T09:06:00Z">
          <w:r w:rsidRPr="0004527A" w:rsidDel="00BA0399">
            <w:rPr>
              <w:rFonts w:eastAsia="方正黑体简体"/>
              <w:sz w:val="22"/>
              <w:szCs w:val="20"/>
              <w:rPrChange w:id="1591" w:author="Chelsea Lee" w:date="2023-09-28T11:42:00Z">
                <w:rPr>
                  <w:rFonts w:eastAsia="方正黑体简体"/>
                  <w:szCs w:val="21"/>
                </w:rPr>
              </w:rPrChange>
            </w:rPr>
            <w:delText xml:space="preserve">The MRX </w:delText>
          </w:r>
        </w:del>
      </w:ins>
      <w:ins w:id="1592" w:author="Chelsea Lee" w:date="2023-09-28T11:05:00Z">
        <w:del w:id="1593" w:author="Bright Liu" w:date="2025-11-25T17:06:00Z" w16du:dateUtc="2025-11-25T09:06:00Z">
          <w:r w:rsidR="00687A1C" w:rsidRPr="0004527A" w:rsidDel="00BA0399">
            <w:rPr>
              <w:rFonts w:eastAsia="方正黑体简体"/>
              <w:sz w:val="22"/>
              <w:szCs w:val="20"/>
              <w:rPrChange w:id="1594" w:author="Chelsea Lee" w:date="2023-09-28T11:42:00Z">
                <w:rPr>
                  <w:rFonts w:eastAsia="方正黑体简体"/>
                  <w:szCs w:val="21"/>
                </w:rPr>
              </w:rPrChange>
            </w:rPr>
            <w:delText xml:space="preserve">cycles among the four layouts on detecting the front panel Layout button is </w:delText>
          </w:r>
        </w:del>
      </w:ins>
      <w:ins w:id="1595" w:author="Chelsea Lee" w:date="2023-09-28T11:06:00Z">
        <w:del w:id="1596" w:author="Bright Liu" w:date="2025-11-25T17:06:00Z" w16du:dateUtc="2025-11-25T09:06:00Z">
          <w:r w:rsidR="00687A1C" w:rsidRPr="0004527A" w:rsidDel="00BA0399">
            <w:rPr>
              <w:rFonts w:eastAsia="方正黑体简体"/>
              <w:sz w:val="22"/>
              <w:szCs w:val="20"/>
              <w:rPrChange w:id="1597" w:author="Chelsea Lee" w:date="2023-09-28T11:42:00Z">
                <w:rPr>
                  <w:rFonts w:eastAsia="方正黑体简体"/>
                  <w:szCs w:val="21"/>
                </w:rPr>
              </w:rPrChange>
            </w:rPr>
            <w:delText xml:space="preserve">being pressed. </w:delText>
          </w:r>
        </w:del>
      </w:ins>
      <w:ins w:id="1598" w:author="Chelsea Lee" w:date="2023-09-28T11:42:00Z">
        <w:del w:id="1599" w:author="Bright Liu" w:date="2025-11-25T17:06:00Z" w16du:dateUtc="2025-11-25T09:06:00Z">
          <w:r w:rsidR="00FD5751" w:rsidDel="00BA0399">
            <w:rPr>
              <w:rFonts w:eastAsia="方正黑体简体"/>
              <w:sz w:val="22"/>
              <w:szCs w:val="20"/>
            </w:rPr>
            <w:delText xml:space="preserve"> </w:delText>
          </w:r>
        </w:del>
      </w:ins>
      <w:ins w:id="1600" w:author="Chelsea Lee" w:date="2023-09-28T11:46:00Z">
        <w:del w:id="1601" w:author="Bright Liu" w:date="2025-11-25T17:06:00Z" w16du:dateUtc="2025-11-25T09:06:00Z">
          <w:r w:rsidR="00E27735" w:rsidDel="00BA0399">
            <w:rPr>
              <w:rFonts w:eastAsia="方正黑体简体"/>
              <w:sz w:val="22"/>
              <w:szCs w:val="20"/>
            </w:rPr>
            <w:delText xml:space="preserve">Meanwhile, it will </w:delText>
          </w:r>
        </w:del>
      </w:ins>
      <w:ins w:id="1602" w:author="Chelsea Lee" w:date="2023-09-28T11:52:00Z">
        <w:del w:id="1603" w:author="Bright Liu" w:date="2025-11-25T17:06:00Z" w16du:dateUtc="2025-11-25T09:06:00Z">
          <w:r w:rsidR="00E27735" w:rsidDel="00BA0399">
            <w:rPr>
              <w:rFonts w:eastAsia="方正黑体简体"/>
              <w:sz w:val="22"/>
              <w:szCs w:val="20"/>
            </w:rPr>
            <w:delText>notify</w:delText>
          </w:r>
        </w:del>
      </w:ins>
      <w:ins w:id="1604" w:author="Chelsea Lee" w:date="2023-09-28T11:54:00Z">
        <w:del w:id="1605" w:author="Bright Liu" w:date="2025-11-25T17:06:00Z" w16du:dateUtc="2025-11-25T09:06:00Z">
          <w:r w:rsidR="005603EB" w:rsidDel="00BA0399">
            <w:rPr>
              <w:rFonts w:eastAsia="方正黑体简体"/>
              <w:sz w:val="22"/>
              <w:szCs w:val="20"/>
            </w:rPr>
            <w:delText xml:space="preserve"> </w:delText>
          </w:r>
        </w:del>
      </w:ins>
      <w:ins w:id="1606" w:author="Chelsea Lee" w:date="2023-09-28T12:09:00Z">
        <w:del w:id="1607" w:author="Bright Liu" w:date="2025-11-25T17:06:00Z" w16du:dateUtc="2025-11-25T09:06:00Z">
          <w:r w:rsidR="006F1667" w:rsidDel="00BA0399">
            <w:rPr>
              <w:rFonts w:eastAsia="方正黑体简体"/>
              <w:sz w:val="22"/>
              <w:szCs w:val="20"/>
            </w:rPr>
            <w:delText xml:space="preserve">the </w:delText>
          </w:r>
        </w:del>
      </w:ins>
      <w:ins w:id="1608" w:author="Chelsea Lee" w:date="2023-09-28T11:54:00Z">
        <w:del w:id="1609" w:author="Bright Liu" w:date="2025-11-25T17:06:00Z" w16du:dateUtc="2025-11-25T09:06:00Z">
          <w:r w:rsidR="005603EB" w:rsidDel="00BA0399">
            <w:rPr>
              <w:rFonts w:eastAsia="方正黑体简体"/>
              <w:sz w:val="22"/>
              <w:szCs w:val="20"/>
            </w:rPr>
            <w:delText xml:space="preserve">outside of </w:delText>
          </w:r>
        </w:del>
      </w:ins>
      <w:ins w:id="1610" w:author="Chelsea Lee" w:date="2023-09-28T11:46:00Z">
        <w:del w:id="1611" w:author="Bright Liu" w:date="2025-11-25T17:06:00Z" w16du:dateUtc="2025-11-25T09:06:00Z">
          <w:r w:rsidR="00E27735" w:rsidDel="00BA0399">
            <w:rPr>
              <w:rFonts w:eastAsia="方正黑体简体"/>
              <w:sz w:val="22"/>
              <w:szCs w:val="20"/>
            </w:rPr>
            <w:delText xml:space="preserve">the </w:delText>
          </w:r>
        </w:del>
      </w:ins>
      <w:ins w:id="1612" w:author="Chelsea Lee" w:date="2023-09-28T11:47:00Z">
        <w:del w:id="1613" w:author="Bright Liu" w:date="2025-11-25T17:06:00Z" w16du:dateUtc="2025-11-25T09:06:00Z">
          <w:r w:rsidR="00E27735" w:rsidDel="00BA0399">
            <w:rPr>
              <w:rFonts w:eastAsia="方正黑体简体"/>
              <w:sz w:val="22"/>
              <w:szCs w:val="20"/>
            </w:rPr>
            <w:delText>layout chang</w:delText>
          </w:r>
        </w:del>
      </w:ins>
      <w:ins w:id="1614" w:author="Chelsea Lee" w:date="2023-09-28T11:54:00Z">
        <w:del w:id="1615" w:author="Bright Liu" w:date="2025-11-25T17:06:00Z" w16du:dateUtc="2025-11-25T09:06:00Z">
          <w:r w:rsidR="005603EB" w:rsidDel="00BA0399">
            <w:rPr>
              <w:rFonts w:eastAsia="方正黑体简体"/>
              <w:sz w:val="22"/>
              <w:szCs w:val="20"/>
            </w:rPr>
            <w:delText>e</w:delText>
          </w:r>
        </w:del>
      </w:ins>
      <w:ins w:id="1616" w:author="Chelsea Lee" w:date="2023-09-28T11:56:00Z">
        <w:del w:id="1617" w:author="Bright Liu" w:date="2025-11-25T17:06:00Z" w16du:dateUtc="2025-11-25T09:06:00Z">
          <w:r w:rsidR="005603EB" w:rsidDel="00BA0399">
            <w:rPr>
              <w:rFonts w:eastAsia="方正黑体简体"/>
              <w:sz w:val="22"/>
              <w:szCs w:val="20"/>
            </w:rPr>
            <w:delText>s</w:delText>
          </w:r>
        </w:del>
      </w:ins>
      <w:ins w:id="1618" w:author="Chelsea Lee" w:date="2023-09-28T11:52:00Z">
        <w:del w:id="1619" w:author="Bright Liu" w:date="2025-11-25T17:06:00Z" w16du:dateUtc="2025-11-25T09:06:00Z">
          <w:r w:rsidR="00E27735" w:rsidDel="00BA0399">
            <w:rPr>
              <w:rFonts w:eastAsia="方正黑体简体"/>
              <w:sz w:val="22"/>
              <w:szCs w:val="20"/>
            </w:rPr>
            <w:delText xml:space="preserve"> </w:delText>
          </w:r>
        </w:del>
      </w:ins>
      <w:ins w:id="1620" w:author="Chelsea Lee" w:date="2023-09-28T11:53:00Z">
        <w:del w:id="1621" w:author="Bright Liu" w:date="2025-11-25T17:06:00Z" w16du:dateUtc="2025-11-25T09:06:00Z">
          <w:r w:rsidR="00E27735" w:rsidDel="00BA0399">
            <w:rPr>
              <w:rFonts w:eastAsia="方正黑体简体"/>
              <w:sz w:val="22"/>
              <w:szCs w:val="20"/>
            </w:rPr>
            <w:delText>by broadcast</w:delText>
          </w:r>
        </w:del>
      </w:ins>
      <w:ins w:id="1622" w:author="Chelsea Lee" w:date="2023-09-28T11:57:00Z">
        <w:del w:id="1623" w:author="Bright Liu" w:date="2025-11-25T17:06:00Z" w16du:dateUtc="2025-11-25T09:06:00Z">
          <w:r w:rsidR="005603EB" w:rsidDel="00BA0399">
            <w:rPr>
              <w:rFonts w:eastAsia="方正黑体简体"/>
              <w:sz w:val="22"/>
              <w:szCs w:val="20"/>
            </w:rPr>
            <w:delText xml:space="preserve">. It notifies not only </w:delText>
          </w:r>
        </w:del>
      </w:ins>
      <w:ins w:id="1624" w:author="Chelsea Lee" w:date="2023-09-28T11:59:00Z">
        <w:del w:id="1625" w:author="Bright Liu" w:date="2025-11-25T17:06:00Z" w16du:dateUtc="2025-11-25T09:06:00Z">
          <w:r w:rsidR="00827C2C" w:rsidDel="00BA0399">
            <w:rPr>
              <w:rFonts w:eastAsia="方正黑体简体"/>
              <w:sz w:val="22"/>
              <w:szCs w:val="20"/>
            </w:rPr>
            <w:delText xml:space="preserve">when </w:delText>
          </w:r>
        </w:del>
      </w:ins>
      <w:ins w:id="1626" w:author="Chelsea Lee" w:date="2023-09-28T11:58:00Z">
        <w:del w:id="1627" w:author="Bright Liu" w:date="2025-11-25T17:06:00Z" w16du:dateUtc="2025-11-25T09:06:00Z">
          <w:r w:rsidR="005603EB" w:rsidDel="00BA0399">
            <w:rPr>
              <w:rFonts w:eastAsia="方正黑体简体"/>
              <w:sz w:val="22"/>
              <w:szCs w:val="20"/>
            </w:rPr>
            <w:delText xml:space="preserve">the layout changes but also </w:delText>
          </w:r>
        </w:del>
      </w:ins>
      <w:ins w:id="1628" w:author="Chelsea Lee" w:date="2023-09-28T11:59:00Z">
        <w:del w:id="1629" w:author="Bright Liu" w:date="2025-11-25T17:06:00Z" w16du:dateUtc="2025-11-25T09:06:00Z">
          <w:r w:rsidR="00827C2C" w:rsidDel="00BA0399">
            <w:rPr>
              <w:rFonts w:eastAsia="方正黑体简体"/>
              <w:sz w:val="22"/>
              <w:szCs w:val="20"/>
            </w:rPr>
            <w:delText xml:space="preserve">when the </w:delText>
          </w:r>
        </w:del>
      </w:ins>
      <w:ins w:id="1630" w:author="Chelsea Lee" w:date="2023-09-28T12:01:00Z">
        <w:del w:id="1631" w:author="Bright Liu" w:date="2025-11-25T17:06:00Z" w16du:dateUtc="2025-11-25T09:06:00Z">
          <w:r w:rsidR="00FE140F" w:rsidDel="00BA0399">
            <w:rPr>
              <w:rFonts w:eastAsia="方正黑体简体"/>
              <w:sz w:val="22"/>
              <w:szCs w:val="20"/>
            </w:rPr>
            <w:delText>corresponding video</w:delText>
          </w:r>
        </w:del>
      </w:ins>
      <w:ins w:id="1632" w:author="Chelsea Lee" w:date="2023-09-28T12:02:00Z">
        <w:del w:id="1633" w:author="Bright Liu" w:date="2025-11-25T17:06:00Z" w16du:dateUtc="2025-11-25T09:06:00Z">
          <w:r w:rsidR="00FE140F" w:rsidDel="00BA0399">
            <w:rPr>
              <w:rFonts w:eastAsia="方正黑体简体"/>
              <w:sz w:val="22"/>
              <w:szCs w:val="20"/>
            </w:rPr>
            <w:delText xml:space="preserve"> source </w:delText>
          </w:r>
        </w:del>
      </w:ins>
      <w:ins w:id="1634" w:author="Chelsea Lee" w:date="2023-09-28T12:04:00Z">
        <w:del w:id="1635" w:author="Bright Liu" w:date="2025-11-25T17:06:00Z" w16du:dateUtc="2025-11-25T09:06:00Z">
          <w:r w:rsidR="00FE140F" w:rsidDel="00BA0399">
            <w:rPr>
              <w:rFonts w:eastAsia="方正黑体简体"/>
              <w:sz w:val="22"/>
              <w:szCs w:val="20"/>
            </w:rPr>
            <w:delText>is online or offline</w:delText>
          </w:r>
        </w:del>
      </w:ins>
      <w:ins w:id="1636" w:author="Chelsea Lee" w:date="2023-09-28T12:07:00Z">
        <w:del w:id="1637" w:author="Bright Liu" w:date="2025-11-25T17:06:00Z" w16du:dateUtc="2025-11-25T09:06:00Z">
          <w:r w:rsidR="00D100DE" w:rsidDel="00BA0399">
            <w:rPr>
              <w:rFonts w:eastAsia="方正黑体简体"/>
              <w:sz w:val="22"/>
              <w:szCs w:val="20"/>
            </w:rPr>
            <w:delText xml:space="preserve"> </w:delText>
          </w:r>
        </w:del>
      </w:ins>
      <w:ins w:id="1638" w:author="Chelsea Lee" w:date="2023-09-28T12:10:00Z">
        <w:del w:id="1639" w:author="Bright Liu" w:date="2025-11-25T17:06:00Z" w16du:dateUtc="2025-11-25T09:06:00Z">
          <w:r w:rsidR="006F1667" w:rsidDel="00BA0399">
            <w:rPr>
              <w:rFonts w:eastAsia="方正黑体简体"/>
              <w:sz w:val="22"/>
              <w:szCs w:val="20"/>
            </w:rPr>
            <w:delText>even</w:delText>
          </w:r>
        </w:del>
      </w:ins>
      <w:ins w:id="1640" w:author="Chelsea Lee" w:date="2023-09-28T12:12:00Z">
        <w:del w:id="1641" w:author="Bright Liu" w:date="2025-11-25T17:06:00Z" w16du:dateUtc="2025-11-25T09:06:00Z">
          <w:r w:rsidR="004C607B" w:rsidDel="00BA0399">
            <w:rPr>
              <w:rFonts w:eastAsia="方正黑体简体"/>
              <w:sz w:val="22"/>
              <w:szCs w:val="20"/>
            </w:rPr>
            <w:delText xml:space="preserve"> if</w:delText>
          </w:r>
        </w:del>
      </w:ins>
      <w:ins w:id="1642" w:author="Chelsea Lee" w:date="2023-09-28T12:07:00Z">
        <w:del w:id="1643" w:author="Bright Liu" w:date="2025-11-25T17:06:00Z" w16du:dateUtc="2025-11-25T09:06:00Z">
          <w:r w:rsidR="00D100DE" w:rsidDel="00BA0399">
            <w:rPr>
              <w:rFonts w:eastAsia="方正黑体简体"/>
              <w:sz w:val="22"/>
              <w:szCs w:val="20"/>
            </w:rPr>
            <w:delText xml:space="preserve"> the</w:delText>
          </w:r>
        </w:del>
      </w:ins>
      <w:ins w:id="1644" w:author="Chelsea Lee" w:date="2023-09-28T12:08:00Z">
        <w:del w:id="1645" w:author="Bright Liu" w:date="2025-11-25T17:06:00Z" w16du:dateUtc="2025-11-25T09:06:00Z">
          <w:r w:rsidR="00D100DE" w:rsidDel="00BA0399">
            <w:rPr>
              <w:rFonts w:eastAsia="方正黑体简体"/>
              <w:sz w:val="22"/>
              <w:szCs w:val="20"/>
            </w:rPr>
            <w:delText xml:space="preserve"> layout</w:delText>
          </w:r>
        </w:del>
      </w:ins>
      <w:ins w:id="1646" w:author="Chelsea Lee" w:date="2023-09-28T12:10:00Z">
        <w:del w:id="1647" w:author="Bright Liu" w:date="2025-11-25T17:06:00Z" w16du:dateUtc="2025-11-25T09:06:00Z">
          <w:r w:rsidR="006F1667" w:rsidDel="00BA0399">
            <w:rPr>
              <w:rFonts w:eastAsia="方正黑体简体"/>
              <w:sz w:val="22"/>
              <w:szCs w:val="20"/>
            </w:rPr>
            <w:delText xml:space="preserve"> remains unchanged.</w:delText>
          </w:r>
        </w:del>
      </w:ins>
      <w:ins w:id="1648" w:author="Chelsea Lee" w:date="2023-09-28T12:12:00Z">
        <w:del w:id="1649" w:author="Bright Liu" w:date="2025-11-25T17:06:00Z" w16du:dateUtc="2025-11-25T09:06:00Z">
          <w:r w:rsidR="009B27B6" w:rsidDel="00BA0399">
            <w:rPr>
              <w:rFonts w:eastAsia="方正黑体简体"/>
              <w:sz w:val="22"/>
              <w:szCs w:val="20"/>
            </w:rPr>
            <w:delText xml:space="preserve"> </w:delText>
          </w:r>
          <w:r w:rsidR="00177B9E" w:rsidDel="00BA0399">
            <w:rPr>
              <w:rFonts w:eastAsia="方正黑体简体"/>
              <w:sz w:val="22"/>
              <w:szCs w:val="20"/>
            </w:rPr>
            <w:delText xml:space="preserve">The third-party client app </w:delText>
          </w:r>
        </w:del>
      </w:ins>
      <w:ins w:id="1650" w:author="Chelsea Lee" w:date="2023-09-28T12:13:00Z">
        <w:del w:id="1651" w:author="Bright Liu" w:date="2025-11-25T17:06:00Z" w16du:dateUtc="2025-11-25T09:06:00Z">
          <w:r w:rsidR="00177B9E" w:rsidDel="00BA0399">
            <w:rPr>
              <w:rFonts w:eastAsia="方正黑体简体"/>
              <w:sz w:val="22"/>
              <w:szCs w:val="20"/>
            </w:rPr>
            <w:delText xml:space="preserve">can send specific commands to MRX to obtain the latest </w:delText>
          </w:r>
          <w:r w:rsidR="00913F56" w:rsidDel="00BA0399">
            <w:rPr>
              <w:rFonts w:eastAsia="方正黑体简体"/>
              <w:sz w:val="22"/>
              <w:szCs w:val="20"/>
            </w:rPr>
            <w:delText>information</w:delText>
          </w:r>
        </w:del>
      </w:ins>
      <w:ins w:id="1652" w:author="Chelsea Lee" w:date="2023-09-28T14:01:00Z">
        <w:del w:id="1653" w:author="Bright Liu" w:date="2025-11-25T17:06:00Z" w16du:dateUtc="2025-11-25T09:06:00Z">
          <w:r w:rsidR="008356EC" w:rsidDel="00BA0399">
            <w:rPr>
              <w:rFonts w:eastAsia="方正黑体简体"/>
              <w:sz w:val="22"/>
              <w:szCs w:val="20"/>
            </w:rPr>
            <w:delText>, change screen layout and select desired video sources.</w:delText>
          </w:r>
        </w:del>
      </w:ins>
    </w:p>
    <w:p w14:paraId="38D02286" w14:textId="50ECBC50" w:rsidR="00973D47" w:rsidDel="00BA0399" w:rsidRDefault="00973D47" w:rsidP="00973D47">
      <w:pPr>
        <w:pStyle w:val="Body"/>
        <w:spacing w:line="440" w:lineRule="exact"/>
        <w:ind w:left="860"/>
        <w:rPr>
          <w:ins w:id="1654" w:author="Chelsea Lee" w:date="2023-09-28T14:05:00Z"/>
          <w:del w:id="1655" w:author="Bright Liu" w:date="2025-11-25T17:06:00Z" w16du:dateUtc="2025-11-25T09:06:00Z"/>
          <w:rFonts w:eastAsia="方正黑体简体"/>
          <w:sz w:val="22"/>
          <w:szCs w:val="20"/>
        </w:rPr>
      </w:pPr>
      <w:ins w:id="1656" w:author="Chelsea Lee" w:date="2023-09-28T14:02:00Z">
        <w:del w:id="1657" w:author="Bright Liu" w:date="2025-11-25T17:06:00Z" w16du:dateUtc="2025-11-25T09:06:00Z">
          <w:r w:rsidDel="00BA0399">
            <w:rPr>
              <w:rFonts w:eastAsia="方正黑体简体" w:hint="eastAsia"/>
              <w:sz w:val="22"/>
              <w:szCs w:val="20"/>
            </w:rPr>
            <w:delText>B</w:delText>
          </w:r>
          <w:r w:rsidDel="00BA0399">
            <w:rPr>
              <w:rFonts w:eastAsia="方正黑体简体"/>
              <w:sz w:val="22"/>
              <w:szCs w:val="20"/>
            </w:rPr>
            <w:delText xml:space="preserve">ased on the key points above, the interaction between </w:delText>
          </w:r>
        </w:del>
      </w:ins>
      <w:ins w:id="1658" w:author="Chelsea Lee" w:date="2023-09-28T14:03:00Z">
        <w:del w:id="1659" w:author="Bright Liu" w:date="2025-11-25T17:06:00Z" w16du:dateUtc="2025-11-25T09:06:00Z">
          <w:r w:rsidDel="00BA0399">
            <w:rPr>
              <w:rFonts w:eastAsia="方正黑体简体"/>
              <w:sz w:val="22"/>
              <w:szCs w:val="20"/>
            </w:rPr>
            <w:delText xml:space="preserve">the third-party client </w:delText>
          </w:r>
        </w:del>
      </w:ins>
      <w:ins w:id="1660" w:author="Chelsea Lee" w:date="2023-09-28T14:04:00Z">
        <w:del w:id="1661" w:author="Bright Liu" w:date="2025-11-25T17:06:00Z" w16du:dateUtc="2025-11-25T09:06:00Z">
          <w:r w:rsidDel="00BA0399">
            <w:rPr>
              <w:rFonts w:eastAsia="方正黑体简体"/>
              <w:sz w:val="22"/>
              <w:szCs w:val="20"/>
            </w:rPr>
            <w:delText>app</w:delText>
          </w:r>
        </w:del>
      </w:ins>
      <w:ins w:id="1662" w:author="Chelsea Lee" w:date="2023-09-28T14:19:00Z">
        <w:del w:id="1663" w:author="Bright Liu" w:date="2025-11-25T17:06:00Z" w16du:dateUtc="2025-11-25T09:06:00Z">
          <w:r w:rsidR="00203F19" w:rsidDel="00BA0399">
            <w:rPr>
              <w:rFonts w:eastAsia="方正黑体简体"/>
              <w:sz w:val="22"/>
              <w:szCs w:val="20"/>
            </w:rPr>
            <w:delText xml:space="preserve"> and MRX</w:delText>
          </w:r>
        </w:del>
      </w:ins>
      <w:ins w:id="1664" w:author="Chelsea Lee" w:date="2023-09-28T14:04:00Z">
        <w:del w:id="1665" w:author="Bright Liu" w:date="2025-11-25T17:06:00Z" w16du:dateUtc="2025-11-25T09:06:00Z">
          <w:r w:rsidDel="00BA0399">
            <w:rPr>
              <w:rFonts w:eastAsia="方正黑体简体"/>
              <w:sz w:val="22"/>
              <w:szCs w:val="20"/>
            </w:rPr>
            <w:delText xml:space="preserve"> comprises of three steps</w:delText>
          </w:r>
        </w:del>
      </w:ins>
      <w:ins w:id="1666" w:author="Chelsea Lee" w:date="2023-09-28T14:05:00Z">
        <w:del w:id="1667" w:author="Bright Liu" w:date="2025-11-25T17:06:00Z" w16du:dateUtc="2025-11-25T09:06:00Z">
          <w:r w:rsidDel="00BA0399">
            <w:rPr>
              <w:rFonts w:eastAsia="方正黑体简体"/>
              <w:sz w:val="22"/>
              <w:szCs w:val="20"/>
            </w:rPr>
            <w:delText xml:space="preserve">: </w:delText>
          </w:r>
        </w:del>
      </w:ins>
    </w:p>
    <w:p w14:paraId="46205337" w14:textId="73D1CE86" w:rsidR="00973D47" w:rsidDel="00BA0399" w:rsidRDefault="00973D47" w:rsidP="00973D47">
      <w:pPr>
        <w:pStyle w:val="Body"/>
        <w:numPr>
          <w:ilvl w:val="0"/>
          <w:numId w:val="33"/>
        </w:numPr>
        <w:spacing w:line="440" w:lineRule="exact"/>
        <w:rPr>
          <w:ins w:id="1668" w:author="Chelsea Lee" w:date="2023-09-28T14:08:00Z"/>
          <w:del w:id="1669" w:author="Bright Liu" w:date="2025-11-25T17:06:00Z" w16du:dateUtc="2025-11-25T09:06:00Z"/>
          <w:rFonts w:eastAsia="方正黑体简体"/>
          <w:sz w:val="22"/>
          <w:szCs w:val="20"/>
        </w:rPr>
      </w:pPr>
      <w:ins w:id="1670" w:author="Chelsea Lee" w:date="2023-09-28T14:05:00Z">
        <w:del w:id="1671" w:author="Bright Liu" w:date="2025-11-25T17:06:00Z" w16du:dateUtc="2025-11-25T09:06:00Z">
          <w:r w:rsidDel="00BA0399">
            <w:rPr>
              <w:rFonts w:eastAsia="方正黑体简体" w:hint="eastAsia"/>
              <w:sz w:val="22"/>
              <w:szCs w:val="20"/>
            </w:rPr>
            <w:delText>T</w:delText>
          </w:r>
          <w:r w:rsidDel="00BA0399">
            <w:rPr>
              <w:rFonts w:eastAsia="方正黑体简体"/>
              <w:sz w:val="22"/>
              <w:szCs w:val="20"/>
            </w:rPr>
            <w:delText xml:space="preserve">he app obtains </w:delText>
          </w:r>
        </w:del>
      </w:ins>
      <w:ins w:id="1672" w:author="Chelsea Lee" w:date="2023-09-28T14:06:00Z">
        <w:del w:id="1673" w:author="Bright Liu" w:date="2025-11-25T17:06:00Z" w16du:dateUtc="2025-11-25T09:06:00Z">
          <w:r w:rsidDel="00BA0399">
            <w:rPr>
              <w:rFonts w:eastAsia="方正黑体简体"/>
              <w:sz w:val="22"/>
              <w:szCs w:val="20"/>
            </w:rPr>
            <w:delText xml:space="preserve">the </w:delText>
          </w:r>
        </w:del>
      </w:ins>
      <w:ins w:id="1674" w:author="Chelsea Lee" w:date="2023-09-28T14:07:00Z">
        <w:del w:id="1675" w:author="Bright Liu" w:date="2025-11-25T17:06:00Z" w16du:dateUtc="2025-11-25T09:06:00Z">
          <w:r w:rsidR="009E4BFC" w:rsidDel="00BA0399">
            <w:rPr>
              <w:rFonts w:eastAsia="方正黑体简体"/>
              <w:sz w:val="22"/>
              <w:szCs w:val="20"/>
            </w:rPr>
            <w:delText xml:space="preserve">MRX’s four </w:delText>
          </w:r>
        </w:del>
      </w:ins>
      <w:ins w:id="1676" w:author="Chelsea Lee" w:date="2023-09-28T14:08:00Z">
        <w:del w:id="1677" w:author="Bright Liu" w:date="2025-11-25T17:06:00Z" w16du:dateUtc="2025-11-25T09:06:00Z">
          <w:r w:rsidR="009E4BFC" w:rsidDel="00BA0399">
            <w:rPr>
              <w:rFonts w:eastAsia="方正黑体简体"/>
              <w:sz w:val="22"/>
              <w:szCs w:val="20"/>
            </w:rPr>
            <w:delText>inbuilt layouts and current layout’s information after it starts.</w:delText>
          </w:r>
        </w:del>
      </w:ins>
    </w:p>
    <w:p w14:paraId="7E16AFE6" w14:textId="47A35B81" w:rsidR="009E4BFC" w:rsidDel="00BA0399" w:rsidRDefault="005B7E4D" w:rsidP="00973D47">
      <w:pPr>
        <w:pStyle w:val="Body"/>
        <w:numPr>
          <w:ilvl w:val="0"/>
          <w:numId w:val="33"/>
        </w:numPr>
        <w:spacing w:line="440" w:lineRule="exact"/>
        <w:rPr>
          <w:ins w:id="1678" w:author="Chelsea Lee" w:date="2023-09-28T14:09:00Z"/>
          <w:del w:id="1679" w:author="Bright Liu" w:date="2025-11-25T17:06:00Z" w16du:dateUtc="2025-11-25T09:06:00Z"/>
          <w:rFonts w:eastAsia="方正黑体简体"/>
          <w:sz w:val="22"/>
          <w:szCs w:val="20"/>
        </w:rPr>
      </w:pPr>
      <w:ins w:id="1680" w:author="Chelsea Lee" w:date="2023-09-28T14:08:00Z">
        <w:del w:id="1681" w:author="Bright Liu" w:date="2025-11-25T17:06:00Z" w16du:dateUtc="2025-11-25T09:06:00Z">
          <w:r w:rsidDel="00BA0399">
            <w:rPr>
              <w:rFonts w:eastAsia="方正黑体简体"/>
              <w:sz w:val="22"/>
              <w:szCs w:val="20"/>
            </w:rPr>
            <w:delText>Listens</w:delText>
          </w:r>
        </w:del>
      </w:ins>
      <w:ins w:id="1682" w:author="Chelsea Lee" w:date="2023-09-28T14:09:00Z">
        <w:del w:id="1683" w:author="Bright Liu" w:date="2025-11-25T17:06:00Z" w16du:dateUtc="2025-11-25T09:06:00Z">
          <w:r w:rsidR="00FD7EE3" w:rsidDel="00BA0399">
            <w:rPr>
              <w:rFonts w:eastAsia="方正黑体简体"/>
              <w:sz w:val="22"/>
              <w:szCs w:val="20"/>
            </w:rPr>
            <w:delText xml:space="preserve"> the MRX’s notifications </w:delText>
          </w:r>
        </w:del>
      </w:ins>
      <w:ins w:id="1684" w:author="Chelsea Lee" w:date="2023-09-28T14:20:00Z">
        <w:del w:id="1685" w:author="Bright Liu" w:date="2025-11-25T17:06:00Z" w16du:dateUtc="2025-11-25T09:06:00Z">
          <w:r w:rsidR="00203F19" w:rsidDel="00BA0399">
            <w:rPr>
              <w:rFonts w:eastAsia="方正黑体简体"/>
              <w:sz w:val="22"/>
              <w:szCs w:val="20"/>
            </w:rPr>
            <w:delText>on</w:delText>
          </w:r>
        </w:del>
      </w:ins>
      <w:ins w:id="1686" w:author="Chelsea Lee" w:date="2023-09-28T14:09:00Z">
        <w:del w:id="1687" w:author="Bright Liu" w:date="2025-11-25T17:06:00Z" w16du:dateUtc="2025-11-25T09:06:00Z">
          <w:r w:rsidR="00FD7EE3" w:rsidDel="00BA0399">
            <w:rPr>
              <w:rFonts w:eastAsia="方正黑体简体"/>
              <w:sz w:val="22"/>
              <w:szCs w:val="20"/>
            </w:rPr>
            <w:delText xml:space="preserve"> </w:delText>
          </w:r>
          <w:r w:rsidR="00355699" w:rsidDel="00BA0399">
            <w:rPr>
              <w:rFonts w:eastAsia="方正黑体简体"/>
              <w:sz w:val="22"/>
              <w:szCs w:val="20"/>
            </w:rPr>
            <w:delText xml:space="preserve">current </w:delText>
          </w:r>
          <w:r w:rsidR="00FD7EE3" w:rsidDel="00BA0399">
            <w:rPr>
              <w:rFonts w:eastAsia="方正黑体简体"/>
              <w:sz w:val="22"/>
              <w:szCs w:val="20"/>
            </w:rPr>
            <w:delText>layout change.</w:delText>
          </w:r>
        </w:del>
      </w:ins>
    </w:p>
    <w:p w14:paraId="3EBF76BA" w14:textId="5057CBEC" w:rsidR="00FD7EE3" w:rsidRPr="0004527A" w:rsidDel="00BA0399" w:rsidRDefault="005E7048">
      <w:pPr>
        <w:pStyle w:val="Body"/>
        <w:numPr>
          <w:ilvl w:val="0"/>
          <w:numId w:val="33"/>
        </w:numPr>
        <w:spacing w:line="440" w:lineRule="exact"/>
        <w:rPr>
          <w:ins w:id="1688" w:author="Chelsea Lee" w:date="2023-09-28T11:01:00Z"/>
          <w:del w:id="1689" w:author="Bright Liu" w:date="2025-11-25T17:06:00Z" w16du:dateUtc="2025-11-25T09:06:00Z"/>
          <w:rFonts w:eastAsia="方正黑体简体"/>
          <w:sz w:val="22"/>
          <w:szCs w:val="20"/>
          <w:rPrChange w:id="1690" w:author="Chelsea Lee" w:date="2023-09-28T11:42:00Z">
            <w:rPr>
              <w:ins w:id="1691" w:author="Chelsea Lee" w:date="2023-09-28T11:01:00Z"/>
              <w:del w:id="1692" w:author="Bright Liu" w:date="2025-11-25T17:06:00Z" w16du:dateUtc="2025-11-25T09:06:00Z"/>
              <w:rFonts w:eastAsiaTheme="minorEastAsia"/>
              <w:sz w:val="22"/>
              <w:szCs w:val="22"/>
            </w:rPr>
          </w:rPrChange>
        </w:rPr>
        <w:pPrChange w:id="1693" w:author="Chelsea Lee" w:date="2023-09-28T14:05:00Z">
          <w:pPr>
            <w:pStyle w:val="Body"/>
            <w:numPr>
              <w:numId w:val="32"/>
            </w:numPr>
            <w:spacing w:line="440" w:lineRule="exact"/>
            <w:ind w:left="860" w:hanging="440"/>
          </w:pPr>
        </w:pPrChange>
      </w:pPr>
      <w:ins w:id="1694" w:author="Chelsea Lee" w:date="2023-09-28T14:10:00Z">
        <w:del w:id="1695" w:author="Bright Liu" w:date="2025-11-25T17:06:00Z" w16du:dateUtc="2025-11-25T09:06:00Z">
          <w:r w:rsidDel="00BA0399">
            <w:rPr>
              <w:rFonts w:eastAsia="方正黑体简体"/>
              <w:sz w:val="22"/>
              <w:szCs w:val="20"/>
            </w:rPr>
            <w:delText xml:space="preserve">Sends commands to </w:delText>
          </w:r>
        </w:del>
      </w:ins>
      <w:ins w:id="1696" w:author="Chelsea Lee" w:date="2023-09-28T14:11:00Z">
        <w:del w:id="1697" w:author="Bright Liu" w:date="2025-11-25T17:06:00Z" w16du:dateUtc="2025-11-25T09:06:00Z">
          <w:r w:rsidDel="00BA0399">
            <w:rPr>
              <w:rFonts w:eastAsia="方正黑体简体"/>
              <w:sz w:val="22"/>
              <w:szCs w:val="20"/>
            </w:rPr>
            <w:delText>change</w:delText>
          </w:r>
        </w:del>
      </w:ins>
      <w:ins w:id="1698" w:author="Chelsea Lee" w:date="2023-09-28T14:13:00Z">
        <w:del w:id="1699" w:author="Bright Liu" w:date="2025-11-25T17:06:00Z" w16du:dateUtc="2025-11-25T09:06:00Z">
          <w:r w:rsidR="006F0240" w:rsidDel="00BA0399">
            <w:rPr>
              <w:rFonts w:eastAsia="方正黑体简体"/>
              <w:sz w:val="22"/>
              <w:szCs w:val="20"/>
            </w:rPr>
            <w:delText xml:space="preserve"> </w:delText>
          </w:r>
        </w:del>
      </w:ins>
      <w:ins w:id="1700" w:author="Chelsea Lee" w:date="2023-09-28T14:11:00Z">
        <w:del w:id="1701" w:author="Bright Liu" w:date="2025-11-25T17:06:00Z" w16du:dateUtc="2025-11-25T09:06:00Z">
          <w:r w:rsidDel="00BA0399">
            <w:rPr>
              <w:rFonts w:eastAsia="方正黑体简体"/>
              <w:sz w:val="22"/>
              <w:szCs w:val="20"/>
            </w:rPr>
            <w:delText>video sources or layout type</w:delText>
          </w:r>
        </w:del>
      </w:ins>
      <w:ins w:id="1702" w:author="Chelsea Lee" w:date="2023-09-28T14:12:00Z">
        <w:del w:id="1703" w:author="Bright Liu" w:date="2025-11-25T17:06:00Z" w16du:dateUtc="2025-11-25T09:06:00Z">
          <w:r w:rsidDel="00BA0399">
            <w:rPr>
              <w:rFonts w:eastAsia="方正黑体简体"/>
              <w:sz w:val="22"/>
              <w:szCs w:val="20"/>
            </w:rPr>
            <w:delText xml:space="preserve"> of the MRX</w:delText>
          </w:r>
        </w:del>
      </w:ins>
      <w:ins w:id="1704" w:author="Chelsea Lee" w:date="2023-09-28T14:11:00Z">
        <w:del w:id="1705" w:author="Bright Liu" w:date="2025-11-25T17:06:00Z" w16du:dateUtc="2025-11-25T09:06:00Z">
          <w:r w:rsidDel="00BA0399">
            <w:rPr>
              <w:rFonts w:eastAsia="方正黑体简体"/>
              <w:sz w:val="22"/>
              <w:szCs w:val="20"/>
            </w:rPr>
            <w:delText>.</w:delText>
          </w:r>
        </w:del>
      </w:ins>
    </w:p>
    <w:p w14:paraId="68483747" w14:textId="06E1BEE5" w:rsidR="00973D47" w:rsidDel="00BA0399" w:rsidRDefault="00443847">
      <w:pPr>
        <w:pStyle w:val="3"/>
        <w:rPr>
          <w:ins w:id="1706" w:author="Chelsea Lee" w:date="2023-09-28T14:07:00Z"/>
          <w:del w:id="1707" w:author="Bright Liu" w:date="2025-11-25T17:06:00Z" w16du:dateUtc="2025-11-25T09:06:00Z"/>
        </w:rPr>
        <w:pPrChange w:id="1708" w:author="Chelsea Lee" w:date="2023-09-28T14:18:00Z">
          <w:pPr>
            <w:pStyle w:val="Body"/>
            <w:spacing w:line="440" w:lineRule="exact"/>
            <w:ind w:left="860"/>
          </w:pPr>
        </w:pPrChange>
      </w:pPr>
      <w:bookmarkStart w:id="1709" w:name="_Toc214962412"/>
      <w:ins w:id="1710" w:author="Chelsea Lee" w:date="2023-09-28T14:15:00Z">
        <w:del w:id="1711" w:author="Bright Liu" w:date="2025-11-25T17:06:00Z" w16du:dateUtc="2025-11-25T09:06:00Z">
          <w:r w:rsidDel="00BA0399">
            <w:rPr>
              <w:rFonts w:hint="eastAsia"/>
            </w:rPr>
            <w:delText>S</w:delText>
          </w:r>
          <w:r w:rsidDel="00BA0399">
            <w:delText>electing Video Sources</w:delText>
          </w:r>
        </w:del>
      </w:ins>
      <w:bookmarkEnd w:id="1709"/>
    </w:p>
    <w:p w14:paraId="769143FF" w14:textId="45B3922F" w:rsidR="00203F19" w:rsidRPr="007963C6" w:rsidDel="00BA0399" w:rsidRDefault="00203F19">
      <w:pPr>
        <w:spacing w:line="360" w:lineRule="auto"/>
        <w:ind w:left="420" w:firstLine="420"/>
        <w:rPr>
          <w:ins w:id="1712" w:author="Chelsea Lee" w:date="2023-09-28T14:21:00Z"/>
          <w:del w:id="1713" w:author="Bright Liu" w:date="2025-11-25T17:06:00Z" w16du:dateUtc="2025-11-25T09:06:00Z"/>
          <w:rFonts w:ascii="Myriad Pro" w:eastAsia="方正黑体简体" w:hAnsi="Myriad Pro"/>
          <w:b/>
          <w:bCs/>
          <w:sz w:val="22"/>
          <w:szCs w:val="22"/>
        </w:rPr>
        <w:pPrChange w:id="1714" w:author="Chelsea Lee" w:date="2023-09-28T14:21:00Z">
          <w:pPr>
            <w:spacing w:line="360" w:lineRule="auto"/>
            <w:ind w:leftChars="500" w:left="1050"/>
          </w:pPr>
        </w:pPrChange>
      </w:pPr>
      <w:ins w:id="1715" w:author="Chelsea Lee" w:date="2023-09-28T14:21:00Z">
        <w:del w:id="1716" w:author="Bright Liu" w:date="2025-11-25T17:06:00Z" w16du:dateUtc="2025-11-25T09:06:00Z">
          <w:r w:rsidRPr="007963C6" w:rsidDel="00BA0399">
            <w:rPr>
              <w:rFonts w:ascii="Myriad Pro" w:eastAsia="方正黑体简体" w:hAnsi="Myriad Pro"/>
              <w:b/>
              <w:bCs/>
              <w:sz w:val="22"/>
              <w:szCs w:val="22"/>
            </w:rPr>
            <w:delText>Command Structure:</w:delText>
          </w:r>
        </w:del>
      </w:ins>
    </w:p>
    <w:p w14:paraId="765FEA6F" w14:textId="64571D96" w:rsidR="00973D47" w:rsidRPr="00203F19" w:rsidDel="00BA0399" w:rsidRDefault="00203F19">
      <w:pPr>
        <w:pStyle w:val="Body"/>
        <w:numPr>
          <w:ilvl w:val="0"/>
          <w:numId w:val="34"/>
        </w:numPr>
        <w:spacing w:line="440" w:lineRule="exact"/>
        <w:rPr>
          <w:ins w:id="1717" w:author="Chelsea Lee" w:date="2023-09-28T14:18:00Z"/>
          <w:del w:id="1718" w:author="Bright Liu" w:date="2025-11-25T17:06:00Z" w16du:dateUtc="2025-11-25T09:06:00Z"/>
          <w:rFonts w:eastAsia="方正黑体简体"/>
          <w:sz w:val="22"/>
          <w:szCs w:val="20"/>
          <w:rPrChange w:id="1719" w:author="Chelsea Lee" w:date="2023-09-28T14:22:00Z">
            <w:rPr>
              <w:ins w:id="1720" w:author="Chelsea Lee" w:date="2023-09-28T14:18:00Z"/>
              <w:del w:id="1721" w:author="Bright Liu" w:date="2025-11-25T17:06:00Z" w16du:dateUtc="2025-11-25T09:06:00Z"/>
              <w:rFonts w:eastAsia="方正黑体简体"/>
              <w:szCs w:val="21"/>
            </w:rPr>
          </w:rPrChange>
        </w:rPr>
        <w:pPrChange w:id="1722" w:author="Chelsea Lee" w:date="2023-09-28T14:21:00Z">
          <w:pPr>
            <w:pStyle w:val="Body"/>
            <w:spacing w:line="440" w:lineRule="exact"/>
            <w:ind w:left="860"/>
          </w:pPr>
        </w:pPrChange>
      </w:pPr>
      <w:ins w:id="1723" w:author="Chelsea Lee" w:date="2023-09-28T14:21:00Z">
        <w:del w:id="1724" w:author="Bright Liu" w:date="2025-11-25T17:06:00Z" w16du:dateUtc="2025-11-25T09:06:00Z">
          <w:r w:rsidRPr="00203F19" w:rsidDel="00BA0399">
            <w:rPr>
              <w:rFonts w:eastAsia="方正黑体简体"/>
              <w:sz w:val="22"/>
              <w:szCs w:val="20"/>
              <w:rPrChange w:id="1725" w:author="Chelsea Lee" w:date="2023-09-28T14:22:00Z">
                <w:rPr>
                  <w:rFonts w:eastAsia="方正黑体简体"/>
                  <w:szCs w:val="21"/>
                </w:rPr>
              </w:rPrChange>
            </w:rPr>
            <w:delText>Set “1-1” layout</w:delText>
          </w:r>
        </w:del>
      </w:ins>
      <w:ins w:id="1726" w:author="Chelsea Lee" w:date="2023-09-28T14:22:00Z">
        <w:del w:id="1727" w:author="Bright Liu" w:date="2025-11-25T17:06:00Z" w16du:dateUtc="2025-11-25T09:06:00Z">
          <w:r w:rsidRPr="00203F19" w:rsidDel="00BA0399">
            <w:rPr>
              <w:rFonts w:eastAsia="方正黑体简体"/>
              <w:sz w:val="22"/>
              <w:szCs w:val="20"/>
              <w:rPrChange w:id="1728" w:author="Chelsea Lee" w:date="2023-09-28T14:22:00Z">
                <w:rPr>
                  <w:rFonts w:eastAsia="方正黑体简体"/>
                  <w:szCs w:val="21"/>
                </w:rPr>
              </w:rPrChange>
            </w:rPr>
            <w:delText xml:space="preserve"> and specify a video source for the MRX:</w:delText>
          </w:r>
        </w:del>
      </w:ins>
    </w:p>
    <w:p w14:paraId="42F2F155" w14:textId="76269EA5" w:rsidR="00203F19" w:rsidRPr="00203F19" w:rsidDel="00BA0399" w:rsidRDefault="00203F19">
      <w:pPr>
        <w:pStyle w:val="af7"/>
        <w:ind w:left="1278" w:firstLineChars="0" w:firstLine="0"/>
        <w:rPr>
          <w:ins w:id="1729" w:author="Chelsea Lee" w:date="2023-09-28T14:22:00Z"/>
          <w:del w:id="1730" w:author="Bright Liu" w:date="2025-11-25T17:06:00Z" w16du:dateUtc="2025-11-25T09:06:00Z"/>
          <w:rStyle w:val="16"/>
          <w:rFonts w:ascii="Myriad Pro" w:eastAsia="方正黑体简体" w:hAnsi="Myriad Pro"/>
          <w:rPrChange w:id="1731" w:author="Chelsea Lee" w:date="2023-09-18T17:14:00Z">
            <w:rPr>
              <w:ins w:id="1732" w:author="Chelsea Lee" w:date="2023-09-28T14:22:00Z"/>
              <w:del w:id="1733" w:author="Bright Liu" w:date="2025-11-25T17:06:00Z" w16du:dateUtc="2025-11-25T09:06:00Z"/>
              <w:rStyle w:val="16"/>
              <w:rFonts w:ascii="Myriad Pro" w:eastAsia="Myriad Pro" w:hAnsi="Myriad Pro"/>
              <w:sz w:val="24"/>
              <w:szCs w:val="24"/>
            </w:rPr>
          </w:rPrChange>
        </w:rPr>
        <w:pPrChange w:id="1734" w:author="Chelsea Lee" w:date="2023-09-28T14:22:00Z">
          <w:pPr>
            <w:pStyle w:val="af7"/>
            <w:numPr>
              <w:numId w:val="34"/>
            </w:numPr>
            <w:ind w:left="1278" w:firstLineChars="0" w:hanging="440"/>
          </w:pPr>
        </w:pPrChange>
      </w:pPr>
      <w:ins w:id="1735" w:author="Chelsea Lee" w:date="2023-09-28T14:22:00Z">
        <w:del w:id="1736" w:author="Bright Liu" w:date="2025-11-25T17:06:00Z" w16du:dateUtc="2025-11-25T09:06:00Z">
          <w:r w:rsidRPr="00203F19" w:rsidDel="00BA0399">
            <w:rPr>
              <w:rStyle w:val="16"/>
              <w:rFonts w:ascii="Myriad Pro" w:eastAsia="方正黑体简体" w:hAnsi="Myriad Pro"/>
              <w:rPrChange w:id="1737" w:author="Chelsea Lee" w:date="2023-09-18T17:14:00Z">
                <w:rPr>
                  <w:rStyle w:val="16"/>
                </w:rPr>
              </w:rPrChange>
            </w:rPr>
            <w:delText>multiview set TX1:1:0_0_1920_1080:stretch:0</w:delText>
          </w:r>
        </w:del>
      </w:ins>
    </w:p>
    <w:p w14:paraId="7D212D9B" w14:textId="38C88F4B" w:rsidR="00203F19" w:rsidRPr="00203F19" w:rsidDel="00BA0399" w:rsidRDefault="00203F19">
      <w:pPr>
        <w:pStyle w:val="af7"/>
        <w:ind w:left="1278" w:firstLineChars="0" w:firstLine="0"/>
        <w:rPr>
          <w:ins w:id="1738" w:author="Chelsea Lee" w:date="2023-09-28T14:22:00Z"/>
          <w:del w:id="1739" w:author="Bright Liu" w:date="2025-11-25T17:06:00Z" w16du:dateUtc="2025-11-25T09:06:00Z"/>
          <w:rStyle w:val="16"/>
          <w:rFonts w:ascii="Myriad Pro" w:eastAsia="方正黑体简体" w:hAnsi="Myriad Pro"/>
          <w:rPrChange w:id="1740" w:author="Chelsea Lee" w:date="2023-09-18T17:14:00Z">
            <w:rPr>
              <w:ins w:id="1741" w:author="Chelsea Lee" w:date="2023-09-28T14:22:00Z"/>
              <w:del w:id="1742" w:author="Bright Liu" w:date="2025-11-25T17:06:00Z" w16du:dateUtc="2025-11-25T09:06:00Z"/>
              <w:rStyle w:val="16"/>
            </w:rPr>
          </w:rPrChange>
        </w:rPr>
        <w:pPrChange w:id="1743" w:author="Chelsea Lee" w:date="2023-09-28T14:23:00Z">
          <w:pPr>
            <w:pStyle w:val="af7"/>
            <w:numPr>
              <w:numId w:val="34"/>
            </w:numPr>
            <w:ind w:left="1278" w:firstLineChars="0" w:hanging="440"/>
          </w:pPr>
        </w:pPrChange>
      </w:pPr>
      <w:ins w:id="1744" w:author="Chelsea Lee" w:date="2023-09-28T14:22:00Z">
        <w:del w:id="1745" w:author="Bright Liu" w:date="2025-11-25T17:06:00Z" w16du:dateUtc="2025-11-25T09:06:00Z">
          <w:r w:rsidRPr="00203F19" w:rsidDel="00BA0399">
            <w:rPr>
              <w:rStyle w:val="16"/>
              <w:rFonts w:ascii="Myriad Pro" w:eastAsia="方正黑体简体" w:hAnsi="Myriad Pro"/>
              <w:rPrChange w:id="1746" w:author="Chelsea Lee" w:date="2023-09-18T17:14:00Z">
                <w:rPr>
                  <w:rStyle w:val="16"/>
                </w:rPr>
              </w:rPrChange>
            </w:rPr>
            <w:delText>multiview set mode tile</w:delText>
          </w:r>
        </w:del>
      </w:ins>
    </w:p>
    <w:p w14:paraId="7CDF8A71" w14:textId="5F7951D3" w:rsidR="00203F19" w:rsidRPr="00203F19" w:rsidDel="00BA0399" w:rsidRDefault="00203F19">
      <w:pPr>
        <w:pStyle w:val="af7"/>
        <w:ind w:left="1278" w:firstLineChars="0" w:firstLine="0"/>
        <w:rPr>
          <w:ins w:id="1747" w:author="Chelsea Lee" w:date="2023-09-28T14:22:00Z"/>
          <w:del w:id="1748" w:author="Bright Liu" w:date="2025-11-25T17:06:00Z" w16du:dateUtc="2025-11-25T09:06:00Z"/>
          <w:rStyle w:val="16"/>
          <w:rFonts w:ascii="Myriad Pro" w:eastAsia="方正黑体简体" w:hAnsi="Myriad Pro"/>
          <w:rPrChange w:id="1749" w:author="Chelsea Lee" w:date="2023-09-18T17:14:00Z">
            <w:rPr>
              <w:ins w:id="1750" w:author="Chelsea Lee" w:date="2023-09-28T14:22:00Z"/>
              <w:del w:id="1751" w:author="Bright Liu" w:date="2025-11-25T17:06:00Z" w16du:dateUtc="2025-11-25T09:06:00Z"/>
              <w:rStyle w:val="16"/>
            </w:rPr>
          </w:rPrChange>
        </w:rPr>
        <w:pPrChange w:id="1752" w:author="Chelsea Lee" w:date="2023-09-28T14:23:00Z">
          <w:pPr>
            <w:pStyle w:val="af7"/>
            <w:numPr>
              <w:numId w:val="34"/>
            </w:numPr>
            <w:ind w:left="1278" w:firstLineChars="0" w:hanging="440"/>
          </w:pPr>
        </w:pPrChange>
      </w:pPr>
      <w:ins w:id="1753" w:author="Chelsea Lee" w:date="2023-09-28T14:22:00Z">
        <w:del w:id="1754" w:author="Bright Liu" w:date="2025-11-25T17:06:00Z" w16du:dateUtc="2025-11-25T09:06:00Z">
          <w:r w:rsidRPr="00203F19" w:rsidDel="00BA0399">
            <w:rPr>
              <w:rStyle w:val="16"/>
              <w:rFonts w:ascii="Myriad Pro" w:eastAsia="方正黑体简体" w:hAnsi="Myriad Pro"/>
              <w:rPrChange w:id="1755" w:author="Chelsea Lee" w:date="2023-09-18T17:14:00Z">
                <w:rPr>
                  <w:rStyle w:val="16"/>
                </w:rPr>
              </w:rPrChange>
            </w:rPr>
            <w:delText>multiview apply</w:delText>
          </w:r>
        </w:del>
      </w:ins>
    </w:p>
    <w:p w14:paraId="26E6C8A3" w14:textId="0BA830D0" w:rsidR="00203F19" w:rsidRPr="005854E6" w:rsidDel="00BA0399" w:rsidRDefault="00203F19" w:rsidP="00203F19">
      <w:pPr>
        <w:pStyle w:val="Body"/>
        <w:numPr>
          <w:ilvl w:val="0"/>
          <w:numId w:val="34"/>
        </w:numPr>
        <w:spacing w:line="440" w:lineRule="exact"/>
        <w:rPr>
          <w:ins w:id="1756" w:author="Chelsea Lee" w:date="2023-09-28T14:23:00Z"/>
          <w:del w:id="1757" w:author="Bright Liu" w:date="2025-11-25T17:06:00Z" w16du:dateUtc="2025-11-25T09:06:00Z"/>
          <w:rFonts w:eastAsia="方正黑体简体"/>
          <w:sz w:val="22"/>
          <w:szCs w:val="20"/>
        </w:rPr>
      </w:pPr>
      <w:ins w:id="1758" w:author="Chelsea Lee" w:date="2023-09-28T14:23:00Z">
        <w:del w:id="1759" w:author="Bright Liu" w:date="2025-11-25T17:06:00Z" w16du:dateUtc="2025-11-25T09:06:00Z">
          <w:r w:rsidRPr="005854E6" w:rsidDel="00BA0399">
            <w:rPr>
              <w:rFonts w:eastAsia="方正黑体简体" w:hint="eastAsia"/>
              <w:sz w:val="22"/>
              <w:szCs w:val="20"/>
            </w:rPr>
            <w:delText>S</w:delText>
          </w:r>
          <w:r w:rsidRPr="005854E6" w:rsidDel="00BA0399">
            <w:rPr>
              <w:rFonts w:eastAsia="方正黑体简体"/>
              <w:sz w:val="22"/>
              <w:szCs w:val="20"/>
            </w:rPr>
            <w:delText>et “</w:delText>
          </w:r>
          <w:r w:rsidDel="00BA0399">
            <w:rPr>
              <w:rFonts w:eastAsia="方正黑体简体"/>
              <w:sz w:val="22"/>
              <w:szCs w:val="20"/>
            </w:rPr>
            <w:delText>2</w:delText>
          </w:r>
          <w:r w:rsidRPr="005854E6" w:rsidDel="00BA0399">
            <w:rPr>
              <w:rFonts w:eastAsia="方正黑体简体"/>
              <w:sz w:val="22"/>
              <w:szCs w:val="20"/>
            </w:rPr>
            <w:delText xml:space="preserve">-1” layout and specify </w:delText>
          </w:r>
          <w:r w:rsidDel="00BA0399">
            <w:rPr>
              <w:rFonts w:eastAsia="方正黑体简体"/>
              <w:sz w:val="22"/>
              <w:szCs w:val="20"/>
            </w:rPr>
            <w:delText xml:space="preserve">certain </w:delText>
          </w:r>
          <w:r w:rsidRPr="005854E6" w:rsidDel="00BA0399">
            <w:rPr>
              <w:rFonts w:eastAsia="方正黑体简体"/>
              <w:sz w:val="22"/>
              <w:szCs w:val="20"/>
            </w:rPr>
            <w:delText>video source</w:delText>
          </w:r>
          <w:r w:rsidDel="00BA0399">
            <w:rPr>
              <w:rFonts w:eastAsia="方正黑体简体"/>
              <w:sz w:val="22"/>
              <w:szCs w:val="20"/>
            </w:rPr>
            <w:delText>(</w:delText>
          </w:r>
          <w:r w:rsidDel="00BA0399">
            <w:rPr>
              <w:rFonts w:eastAsia="方正黑体简体" w:hint="eastAsia"/>
              <w:sz w:val="22"/>
              <w:szCs w:val="20"/>
            </w:rPr>
            <w:delText>s</w:delText>
          </w:r>
          <w:r w:rsidDel="00BA0399">
            <w:rPr>
              <w:rFonts w:eastAsia="方正黑体简体"/>
              <w:sz w:val="22"/>
              <w:szCs w:val="20"/>
            </w:rPr>
            <w:delText>)</w:delText>
          </w:r>
          <w:r w:rsidRPr="005854E6" w:rsidDel="00BA0399">
            <w:rPr>
              <w:rFonts w:eastAsia="方正黑体简体"/>
              <w:sz w:val="22"/>
              <w:szCs w:val="20"/>
            </w:rPr>
            <w:delText xml:space="preserve"> for the MRX:</w:delText>
          </w:r>
        </w:del>
      </w:ins>
    </w:p>
    <w:p w14:paraId="38BA3616" w14:textId="21F1A926" w:rsidR="00EC5036" w:rsidRPr="00EC5036" w:rsidDel="00BA0399" w:rsidRDefault="00EC5036">
      <w:pPr>
        <w:pStyle w:val="af7"/>
        <w:ind w:left="1278" w:firstLineChars="0" w:firstLine="0"/>
        <w:rPr>
          <w:ins w:id="1760" w:author="Chelsea Lee" w:date="2023-09-28T14:23:00Z"/>
          <w:del w:id="1761" w:author="Bright Liu" w:date="2025-11-25T17:06:00Z" w16du:dateUtc="2025-11-25T09:06:00Z"/>
          <w:rStyle w:val="16"/>
          <w:rFonts w:ascii="Myriad Pro" w:eastAsia="方正黑体简体" w:hAnsi="Myriad Pro"/>
          <w:rPrChange w:id="1762" w:author="Chelsea Lee" w:date="2023-09-18T17:14:00Z">
            <w:rPr>
              <w:ins w:id="1763" w:author="Chelsea Lee" w:date="2023-09-28T14:23:00Z"/>
              <w:del w:id="1764" w:author="Bright Liu" w:date="2025-11-25T17:06:00Z" w16du:dateUtc="2025-11-25T09:06:00Z"/>
              <w:rStyle w:val="16"/>
              <w:rFonts w:ascii="Myriad Pro" w:eastAsia="Myriad Pro" w:hAnsi="Myriad Pro"/>
              <w:sz w:val="24"/>
              <w:szCs w:val="24"/>
            </w:rPr>
          </w:rPrChange>
        </w:rPr>
        <w:pPrChange w:id="1765" w:author="Chelsea Lee" w:date="2023-09-28T14:23:00Z">
          <w:pPr>
            <w:pStyle w:val="af7"/>
            <w:numPr>
              <w:numId w:val="34"/>
            </w:numPr>
            <w:ind w:left="1278" w:firstLineChars="0" w:hanging="440"/>
          </w:pPr>
        </w:pPrChange>
      </w:pPr>
      <w:ins w:id="1766" w:author="Chelsea Lee" w:date="2023-09-28T14:23:00Z">
        <w:del w:id="1767" w:author="Bright Liu" w:date="2025-11-25T17:06:00Z" w16du:dateUtc="2025-11-25T09:06:00Z">
          <w:r w:rsidRPr="00EC5036" w:rsidDel="00BA0399">
            <w:rPr>
              <w:rStyle w:val="16"/>
              <w:rFonts w:ascii="Myriad Pro" w:eastAsia="方正黑体简体" w:hAnsi="Myriad Pro"/>
              <w:rPrChange w:id="1768" w:author="Chelsea Lee" w:date="2023-09-18T17:14:00Z">
                <w:rPr>
                  <w:rStyle w:val="16"/>
                </w:rPr>
              </w:rPrChange>
            </w:rPr>
            <w:delText>multiview set TX1:1:0_0_1920_1080:stretch:0 TX2:1:1440_0_480_270:stretch:0</w:delText>
          </w:r>
        </w:del>
      </w:ins>
    </w:p>
    <w:p w14:paraId="5AB9BF7C" w14:textId="55BF6160" w:rsidR="00EC5036" w:rsidRPr="00EC5036" w:rsidDel="00BA0399" w:rsidRDefault="00EC5036">
      <w:pPr>
        <w:pStyle w:val="af7"/>
        <w:ind w:left="1278" w:firstLineChars="0" w:firstLine="0"/>
        <w:rPr>
          <w:ins w:id="1769" w:author="Chelsea Lee" w:date="2023-09-28T14:23:00Z"/>
          <w:del w:id="1770" w:author="Bright Liu" w:date="2025-11-25T17:06:00Z" w16du:dateUtc="2025-11-25T09:06:00Z"/>
          <w:rStyle w:val="16"/>
          <w:rFonts w:ascii="Myriad Pro" w:eastAsia="方正黑体简体" w:hAnsi="Myriad Pro"/>
          <w:rPrChange w:id="1771" w:author="Chelsea Lee" w:date="2023-09-18T17:14:00Z">
            <w:rPr>
              <w:ins w:id="1772" w:author="Chelsea Lee" w:date="2023-09-28T14:23:00Z"/>
              <w:del w:id="1773" w:author="Bright Liu" w:date="2025-11-25T17:06:00Z" w16du:dateUtc="2025-11-25T09:06:00Z"/>
              <w:rStyle w:val="16"/>
            </w:rPr>
          </w:rPrChange>
        </w:rPr>
        <w:pPrChange w:id="1774" w:author="Chelsea Lee" w:date="2023-09-28T14:23:00Z">
          <w:pPr>
            <w:pStyle w:val="af7"/>
            <w:numPr>
              <w:numId w:val="34"/>
            </w:numPr>
            <w:ind w:left="1278" w:firstLineChars="0" w:hanging="440"/>
          </w:pPr>
        </w:pPrChange>
      </w:pPr>
      <w:ins w:id="1775" w:author="Chelsea Lee" w:date="2023-09-28T14:23:00Z">
        <w:del w:id="1776" w:author="Bright Liu" w:date="2025-11-25T17:06:00Z" w16du:dateUtc="2025-11-25T09:06:00Z">
          <w:r w:rsidRPr="00EC5036" w:rsidDel="00BA0399">
            <w:rPr>
              <w:rStyle w:val="16"/>
              <w:rFonts w:ascii="Myriad Pro" w:eastAsia="方正黑体简体" w:hAnsi="Myriad Pro"/>
              <w:rPrChange w:id="1777" w:author="Chelsea Lee" w:date="2023-09-18T17:14:00Z">
                <w:rPr>
                  <w:rStyle w:val="16"/>
                </w:rPr>
              </w:rPrChange>
            </w:rPr>
            <w:delText>multiview set mode overlay</w:delText>
          </w:r>
        </w:del>
      </w:ins>
    </w:p>
    <w:p w14:paraId="22F3DB8E" w14:textId="7DE05B9D" w:rsidR="00EC5036" w:rsidRPr="00EC5036" w:rsidDel="00BA0399" w:rsidRDefault="00EC5036">
      <w:pPr>
        <w:pStyle w:val="af7"/>
        <w:ind w:left="1278" w:firstLineChars="0" w:firstLine="0"/>
        <w:rPr>
          <w:ins w:id="1778" w:author="Chelsea Lee" w:date="2023-09-28T14:23:00Z"/>
          <w:del w:id="1779" w:author="Bright Liu" w:date="2025-11-25T17:06:00Z" w16du:dateUtc="2025-11-25T09:06:00Z"/>
          <w:rStyle w:val="16"/>
          <w:rFonts w:ascii="Myriad Pro" w:eastAsia="方正黑体简体" w:hAnsi="Myriad Pro"/>
          <w:rPrChange w:id="1780" w:author="Chelsea Lee" w:date="2023-09-18T17:14:00Z">
            <w:rPr>
              <w:ins w:id="1781" w:author="Chelsea Lee" w:date="2023-09-28T14:23:00Z"/>
              <w:del w:id="1782" w:author="Bright Liu" w:date="2025-11-25T17:06:00Z" w16du:dateUtc="2025-11-25T09:06:00Z"/>
              <w:rStyle w:val="16"/>
            </w:rPr>
          </w:rPrChange>
        </w:rPr>
        <w:pPrChange w:id="1783" w:author="Chelsea Lee" w:date="2023-09-28T14:23:00Z">
          <w:pPr>
            <w:pStyle w:val="af7"/>
            <w:numPr>
              <w:numId w:val="34"/>
            </w:numPr>
            <w:ind w:left="1278" w:firstLineChars="0" w:hanging="440"/>
          </w:pPr>
        </w:pPrChange>
      </w:pPr>
      <w:ins w:id="1784" w:author="Chelsea Lee" w:date="2023-09-28T14:23:00Z">
        <w:del w:id="1785" w:author="Bright Liu" w:date="2025-11-25T17:06:00Z" w16du:dateUtc="2025-11-25T09:06:00Z">
          <w:r w:rsidRPr="00EC5036" w:rsidDel="00BA0399">
            <w:rPr>
              <w:rStyle w:val="16"/>
              <w:rFonts w:ascii="Myriad Pro" w:eastAsia="方正黑体简体" w:hAnsi="Myriad Pro"/>
              <w:rPrChange w:id="1786" w:author="Chelsea Lee" w:date="2023-09-18T17:14:00Z">
                <w:rPr>
                  <w:rStyle w:val="16"/>
                </w:rPr>
              </w:rPrChange>
            </w:rPr>
            <w:delText>multiview apply</w:delText>
          </w:r>
        </w:del>
      </w:ins>
    </w:p>
    <w:p w14:paraId="13793EEC" w14:textId="3B6C52EF" w:rsidR="0004312D" w:rsidRPr="005854E6" w:rsidDel="00BA0399" w:rsidRDefault="0004312D" w:rsidP="0004312D">
      <w:pPr>
        <w:pStyle w:val="Body"/>
        <w:numPr>
          <w:ilvl w:val="0"/>
          <w:numId w:val="34"/>
        </w:numPr>
        <w:spacing w:line="440" w:lineRule="exact"/>
        <w:rPr>
          <w:ins w:id="1787" w:author="Chelsea Lee" w:date="2023-09-28T14:24:00Z"/>
          <w:del w:id="1788" w:author="Bright Liu" w:date="2025-11-25T17:06:00Z" w16du:dateUtc="2025-11-25T09:06:00Z"/>
          <w:rFonts w:eastAsia="方正黑体简体"/>
          <w:sz w:val="22"/>
          <w:szCs w:val="20"/>
        </w:rPr>
      </w:pPr>
      <w:ins w:id="1789" w:author="Chelsea Lee" w:date="2023-09-28T14:24:00Z">
        <w:del w:id="1790" w:author="Bright Liu" w:date="2025-11-25T17:06:00Z" w16du:dateUtc="2025-11-25T09:06:00Z">
          <w:r w:rsidRPr="005854E6" w:rsidDel="00BA0399">
            <w:rPr>
              <w:rFonts w:eastAsia="方正黑体简体" w:hint="eastAsia"/>
              <w:sz w:val="22"/>
              <w:szCs w:val="20"/>
            </w:rPr>
            <w:delText>S</w:delText>
          </w:r>
          <w:r w:rsidRPr="005854E6" w:rsidDel="00BA0399">
            <w:rPr>
              <w:rFonts w:eastAsia="方正黑体简体"/>
              <w:sz w:val="22"/>
              <w:szCs w:val="20"/>
            </w:rPr>
            <w:delText>et “</w:delText>
          </w:r>
          <w:r w:rsidDel="00BA0399">
            <w:rPr>
              <w:rFonts w:eastAsia="方正黑体简体"/>
              <w:sz w:val="22"/>
              <w:szCs w:val="20"/>
            </w:rPr>
            <w:delText>3</w:delText>
          </w:r>
          <w:r w:rsidRPr="005854E6" w:rsidDel="00BA0399">
            <w:rPr>
              <w:rFonts w:eastAsia="方正黑体简体"/>
              <w:sz w:val="22"/>
              <w:szCs w:val="20"/>
            </w:rPr>
            <w:delText xml:space="preserve">-1” layout and specify </w:delText>
          </w:r>
          <w:r w:rsidDel="00BA0399">
            <w:rPr>
              <w:rFonts w:eastAsia="方正黑体简体"/>
              <w:sz w:val="22"/>
              <w:szCs w:val="20"/>
            </w:rPr>
            <w:delText xml:space="preserve">certain </w:delText>
          </w:r>
          <w:r w:rsidRPr="005854E6" w:rsidDel="00BA0399">
            <w:rPr>
              <w:rFonts w:eastAsia="方正黑体简体"/>
              <w:sz w:val="22"/>
              <w:szCs w:val="20"/>
            </w:rPr>
            <w:delText>video source</w:delText>
          </w:r>
          <w:r w:rsidDel="00BA0399">
            <w:rPr>
              <w:rFonts w:eastAsia="方正黑体简体"/>
              <w:sz w:val="22"/>
              <w:szCs w:val="20"/>
            </w:rPr>
            <w:delText>(</w:delText>
          </w:r>
          <w:r w:rsidDel="00BA0399">
            <w:rPr>
              <w:rFonts w:eastAsia="方正黑体简体" w:hint="eastAsia"/>
              <w:sz w:val="22"/>
              <w:szCs w:val="20"/>
            </w:rPr>
            <w:delText>s</w:delText>
          </w:r>
          <w:r w:rsidDel="00BA0399">
            <w:rPr>
              <w:rFonts w:eastAsia="方正黑体简体"/>
              <w:sz w:val="22"/>
              <w:szCs w:val="20"/>
            </w:rPr>
            <w:delText>)</w:delText>
          </w:r>
          <w:r w:rsidRPr="005854E6" w:rsidDel="00BA0399">
            <w:rPr>
              <w:rFonts w:eastAsia="方正黑体简体"/>
              <w:sz w:val="22"/>
              <w:szCs w:val="20"/>
            </w:rPr>
            <w:delText xml:space="preserve"> for the MRX:</w:delText>
          </w:r>
        </w:del>
      </w:ins>
    </w:p>
    <w:p w14:paraId="3A560D5D" w14:textId="00CF3027" w:rsidR="0004312D" w:rsidRPr="0004312D" w:rsidDel="00BA0399" w:rsidRDefault="0004312D">
      <w:pPr>
        <w:pStyle w:val="af7"/>
        <w:ind w:left="1278" w:firstLineChars="0" w:firstLine="0"/>
        <w:jc w:val="left"/>
        <w:rPr>
          <w:ins w:id="1791" w:author="Chelsea Lee" w:date="2023-09-28T14:24:00Z"/>
          <w:del w:id="1792" w:author="Bright Liu" w:date="2025-11-25T17:06:00Z" w16du:dateUtc="2025-11-25T09:06:00Z"/>
          <w:rStyle w:val="16"/>
          <w:rFonts w:ascii="Myriad Pro" w:eastAsia="方正黑体简体" w:hAnsi="Myriad Pro"/>
          <w:rPrChange w:id="1793" w:author="Chelsea Lee" w:date="2023-09-18T17:14:00Z">
            <w:rPr>
              <w:ins w:id="1794" w:author="Chelsea Lee" w:date="2023-09-28T14:24:00Z"/>
              <w:del w:id="1795" w:author="Bright Liu" w:date="2025-11-25T17:06:00Z" w16du:dateUtc="2025-11-25T09:06:00Z"/>
              <w:rStyle w:val="16"/>
              <w:rFonts w:ascii="Myriad Pro" w:eastAsia="Myriad Pro" w:hAnsi="Myriad Pro"/>
              <w:sz w:val="24"/>
              <w:szCs w:val="24"/>
            </w:rPr>
          </w:rPrChange>
        </w:rPr>
        <w:pPrChange w:id="1796" w:author="Chelsea Lee" w:date="2023-09-28T14:24:00Z">
          <w:pPr>
            <w:pStyle w:val="af7"/>
            <w:numPr>
              <w:numId w:val="34"/>
            </w:numPr>
            <w:ind w:left="1278" w:firstLineChars="0" w:hanging="440"/>
            <w:jc w:val="left"/>
          </w:pPr>
        </w:pPrChange>
      </w:pPr>
      <w:ins w:id="1797" w:author="Chelsea Lee" w:date="2023-09-28T14:24:00Z">
        <w:del w:id="1798" w:author="Bright Liu" w:date="2025-11-25T17:06:00Z" w16du:dateUtc="2025-11-25T09:06:00Z">
          <w:r w:rsidRPr="0004312D" w:rsidDel="00BA0399">
            <w:rPr>
              <w:rStyle w:val="16"/>
              <w:rFonts w:ascii="Myriad Pro" w:eastAsia="方正黑体简体" w:hAnsi="Myriad Pro"/>
              <w:rPrChange w:id="1799" w:author="Chelsea Lee" w:date="2023-09-18T17:14:00Z">
                <w:rPr>
                  <w:rStyle w:val="16"/>
                </w:rPr>
              </w:rPrChange>
            </w:rPr>
            <w:delText xml:space="preserve">Multiview set TX1:1:1280_0_640_1080:stretch:270 TX2:1:640_0_640_1080:stretch:270 TX3:1:0_0_640_1080:stretch:270 </w:delText>
          </w:r>
        </w:del>
      </w:ins>
    </w:p>
    <w:p w14:paraId="124B86E6" w14:textId="1B950FA0" w:rsidR="0004312D" w:rsidRPr="0004312D" w:rsidDel="00BA0399" w:rsidRDefault="0004312D">
      <w:pPr>
        <w:pStyle w:val="af7"/>
        <w:ind w:left="1278" w:firstLineChars="0" w:firstLine="0"/>
        <w:rPr>
          <w:ins w:id="1800" w:author="Chelsea Lee" w:date="2023-09-28T14:24:00Z"/>
          <w:del w:id="1801" w:author="Bright Liu" w:date="2025-11-25T17:06:00Z" w16du:dateUtc="2025-11-25T09:06:00Z"/>
          <w:rStyle w:val="16"/>
          <w:rFonts w:ascii="Myriad Pro" w:eastAsia="方正黑体简体" w:hAnsi="Myriad Pro"/>
          <w:rPrChange w:id="1802" w:author="Chelsea Lee" w:date="2023-09-18T17:14:00Z">
            <w:rPr>
              <w:ins w:id="1803" w:author="Chelsea Lee" w:date="2023-09-28T14:24:00Z"/>
              <w:del w:id="1804" w:author="Bright Liu" w:date="2025-11-25T17:06:00Z" w16du:dateUtc="2025-11-25T09:06:00Z"/>
              <w:rStyle w:val="16"/>
            </w:rPr>
          </w:rPrChange>
        </w:rPr>
        <w:pPrChange w:id="1805" w:author="Chelsea Lee" w:date="2023-09-28T14:24:00Z">
          <w:pPr>
            <w:pStyle w:val="af7"/>
            <w:numPr>
              <w:numId w:val="34"/>
            </w:numPr>
            <w:ind w:left="1278" w:firstLineChars="0" w:hanging="440"/>
          </w:pPr>
        </w:pPrChange>
      </w:pPr>
      <w:ins w:id="1806" w:author="Chelsea Lee" w:date="2023-09-28T14:24:00Z">
        <w:del w:id="1807" w:author="Bright Liu" w:date="2025-11-25T17:06:00Z" w16du:dateUtc="2025-11-25T09:06:00Z">
          <w:r w:rsidRPr="0004312D" w:rsidDel="00BA0399">
            <w:rPr>
              <w:rStyle w:val="16"/>
              <w:rFonts w:ascii="Myriad Pro" w:eastAsia="方正黑体简体" w:hAnsi="Myriad Pro"/>
              <w:rPrChange w:id="1808" w:author="Chelsea Lee" w:date="2023-09-18T17:14:00Z">
                <w:rPr>
                  <w:rStyle w:val="16"/>
                </w:rPr>
              </w:rPrChange>
            </w:rPr>
            <w:delText>multiview set mode tile</w:delText>
          </w:r>
        </w:del>
      </w:ins>
    </w:p>
    <w:p w14:paraId="1A57E1D0" w14:textId="4F27EB35" w:rsidR="00B173D5" w:rsidRPr="0004312D" w:rsidDel="00BA0399" w:rsidRDefault="0004312D">
      <w:pPr>
        <w:pStyle w:val="af7"/>
        <w:ind w:left="1278" w:firstLineChars="0" w:firstLine="0"/>
        <w:rPr>
          <w:ins w:id="1809" w:author="Chelsea Lee" w:date="2023-09-28T14:24:00Z"/>
          <w:del w:id="1810" w:author="Bright Liu" w:date="2025-11-25T17:06:00Z" w16du:dateUtc="2025-11-25T09:06:00Z"/>
          <w:rStyle w:val="16"/>
          <w:rFonts w:eastAsia="方正黑体简体"/>
          <w:rPrChange w:id="1811" w:author="Chelsea Lee" w:date="2023-09-28T14:25:00Z">
            <w:rPr>
              <w:ins w:id="1812" w:author="Chelsea Lee" w:date="2023-09-28T14:24:00Z"/>
              <w:del w:id="1813" w:author="Bright Liu" w:date="2025-11-25T17:06:00Z" w16du:dateUtc="2025-11-25T09:06:00Z"/>
              <w:rFonts w:eastAsiaTheme="minorEastAsia"/>
              <w:sz w:val="22"/>
              <w:szCs w:val="22"/>
            </w:rPr>
          </w:rPrChange>
        </w:rPr>
        <w:pPrChange w:id="1814" w:author="Chelsea Lee" w:date="2023-09-28T14:25:00Z">
          <w:pPr>
            <w:pStyle w:val="Body"/>
            <w:numPr>
              <w:numId w:val="34"/>
            </w:numPr>
            <w:spacing w:line="440" w:lineRule="exact"/>
            <w:ind w:left="1278" w:hanging="440"/>
          </w:pPr>
        </w:pPrChange>
      </w:pPr>
      <w:ins w:id="1815" w:author="Chelsea Lee" w:date="2023-09-28T14:24:00Z">
        <w:del w:id="1816" w:author="Bright Liu" w:date="2025-11-25T17:06:00Z" w16du:dateUtc="2025-11-25T09:06:00Z">
          <w:r w:rsidRPr="00B34205" w:rsidDel="00BA0399">
            <w:rPr>
              <w:rStyle w:val="16"/>
              <w:rFonts w:ascii="Myriad Pro" w:eastAsia="方正黑体简体" w:hAnsi="Myriad Pro"/>
              <w:rPrChange w:id="1817" w:author="Chelsea Lee" w:date="2023-09-18T17:14:00Z">
                <w:rPr>
                  <w:rStyle w:val="16"/>
                </w:rPr>
              </w:rPrChange>
            </w:rPr>
            <w:delText>multiview apply</w:delText>
          </w:r>
        </w:del>
      </w:ins>
    </w:p>
    <w:p w14:paraId="60350370" w14:textId="4A121B96" w:rsidR="0004312D" w:rsidRPr="005854E6" w:rsidDel="00BA0399" w:rsidRDefault="0004312D" w:rsidP="0004312D">
      <w:pPr>
        <w:pStyle w:val="Body"/>
        <w:numPr>
          <w:ilvl w:val="0"/>
          <w:numId w:val="34"/>
        </w:numPr>
        <w:spacing w:line="440" w:lineRule="exact"/>
        <w:rPr>
          <w:ins w:id="1818" w:author="Chelsea Lee" w:date="2023-09-28T14:25:00Z"/>
          <w:del w:id="1819" w:author="Bright Liu" w:date="2025-11-25T17:06:00Z" w16du:dateUtc="2025-11-25T09:06:00Z"/>
          <w:rFonts w:eastAsia="方正黑体简体"/>
          <w:sz w:val="22"/>
          <w:szCs w:val="20"/>
        </w:rPr>
      </w:pPr>
      <w:ins w:id="1820" w:author="Chelsea Lee" w:date="2023-09-28T14:25:00Z">
        <w:del w:id="1821" w:author="Bright Liu" w:date="2025-11-25T17:06:00Z" w16du:dateUtc="2025-11-25T09:06:00Z">
          <w:r w:rsidRPr="005854E6" w:rsidDel="00BA0399">
            <w:rPr>
              <w:rFonts w:eastAsia="方正黑体简体" w:hint="eastAsia"/>
              <w:sz w:val="22"/>
              <w:szCs w:val="20"/>
            </w:rPr>
            <w:delText>S</w:delText>
          </w:r>
          <w:r w:rsidRPr="005854E6" w:rsidDel="00BA0399">
            <w:rPr>
              <w:rFonts w:eastAsia="方正黑体简体"/>
              <w:sz w:val="22"/>
              <w:szCs w:val="20"/>
            </w:rPr>
            <w:delText>et “</w:delText>
          </w:r>
          <w:r w:rsidDel="00BA0399">
            <w:rPr>
              <w:rFonts w:eastAsia="方正黑体简体"/>
              <w:sz w:val="22"/>
              <w:szCs w:val="20"/>
            </w:rPr>
            <w:delText>4</w:delText>
          </w:r>
          <w:r w:rsidRPr="005854E6" w:rsidDel="00BA0399">
            <w:rPr>
              <w:rFonts w:eastAsia="方正黑体简体"/>
              <w:sz w:val="22"/>
              <w:szCs w:val="20"/>
            </w:rPr>
            <w:delText xml:space="preserve">-1” layout and specify </w:delText>
          </w:r>
          <w:r w:rsidDel="00BA0399">
            <w:rPr>
              <w:rFonts w:eastAsia="方正黑体简体"/>
              <w:sz w:val="22"/>
              <w:szCs w:val="20"/>
            </w:rPr>
            <w:delText xml:space="preserve">certain </w:delText>
          </w:r>
          <w:r w:rsidRPr="005854E6" w:rsidDel="00BA0399">
            <w:rPr>
              <w:rFonts w:eastAsia="方正黑体简体"/>
              <w:sz w:val="22"/>
              <w:szCs w:val="20"/>
            </w:rPr>
            <w:delText>video source</w:delText>
          </w:r>
          <w:r w:rsidDel="00BA0399">
            <w:rPr>
              <w:rFonts w:eastAsia="方正黑体简体"/>
              <w:sz w:val="22"/>
              <w:szCs w:val="20"/>
            </w:rPr>
            <w:delText>(</w:delText>
          </w:r>
          <w:r w:rsidDel="00BA0399">
            <w:rPr>
              <w:rFonts w:eastAsia="方正黑体简体" w:hint="eastAsia"/>
              <w:sz w:val="22"/>
              <w:szCs w:val="20"/>
            </w:rPr>
            <w:delText>s</w:delText>
          </w:r>
          <w:r w:rsidDel="00BA0399">
            <w:rPr>
              <w:rFonts w:eastAsia="方正黑体简体"/>
              <w:sz w:val="22"/>
              <w:szCs w:val="20"/>
            </w:rPr>
            <w:delText>)</w:delText>
          </w:r>
          <w:r w:rsidRPr="005854E6" w:rsidDel="00BA0399">
            <w:rPr>
              <w:rFonts w:eastAsia="方正黑体简体"/>
              <w:sz w:val="22"/>
              <w:szCs w:val="20"/>
            </w:rPr>
            <w:delText xml:space="preserve"> for the MRX:</w:delText>
          </w:r>
        </w:del>
      </w:ins>
    </w:p>
    <w:p w14:paraId="0E3933A3" w14:textId="61733B34" w:rsidR="004E2A61" w:rsidRPr="004E2A61" w:rsidDel="00BA0399" w:rsidRDefault="004E2A61">
      <w:pPr>
        <w:pStyle w:val="af7"/>
        <w:ind w:left="1278" w:firstLineChars="0" w:firstLine="0"/>
        <w:jc w:val="left"/>
        <w:rPr>
          <w:ins w:id="1822" w:author="Chelsea Lee" w:date="2023-09-28T14:26:00Z"/>
          <w:del w:id="1823" w:author="Bright Liu" w:date="2025-11-25T17:06:00Z" w16du:dateUtc="2025-11-25T09:06:00Z"/>
          <w:rStyle w:val="16"/>
          <w:rFonts w:ascii="Myriad Pro" w:eastAsia="方正黑体简体" w:hAnsi="Myriad Pro"/>
          <w:rPrChange w:id="1824" w:author="Chelsea Lee" w:date="2023-09-18T17:14:00Z">
            <w:rPr>
              <w:ins w:id="1825" w:author="Chelsea Lee" w:date="2023-09-28T14:26:00Z"/>
              <w:del w:id="1826" w:author="Bright Liu" w:date="2025-11-25T17:06:00Z" w16du:dateUtc="2025-11-25T09:06:00Z"/>
              <w:rStyle w:val="16"/>
              <w:rFonts w:ascii="Myriad Pro" w:eastAsia="Myriad Pro" w:hAnsi="Myriad Pro"/>
              <w:sz w:val="24"/>
              <w:szCs w:val="24"/>
            </w:rPr>
          </w:rPrChange>
        </w:rPr>
        <w:pPrChange w:id="1827" w:author="Chelsea Lee" w:date="2023-09-28T14:26:00Z">
          <w:pPr>
            <w:pStyle w:val="af7"/>
            <w:numPr>
              <w:numId w:val="34"/>
            </w:numPr>
            <w:ind w:left="1278" w:firstLineChars="0" w:hanging="440"/>
            <w:jc w:val="left"/>
          </w:pPr>
        </w:pPrChange>
      </w:pPr>
      <w:ins w:id="1828" w:author="Chelsea Lee" w:date="2023-09-28T14:26:00Z">
        <w:del w:id="1829" w:author="Bright Liu" w:date="2025-11-25T17:06:00Z" w16du:dateUtc="2025-11-25T09:06:00Z">
          <w:r w:rsidRPr="004E2A61" w:rsidDel="00BA0399">
            <w:rPr>
              <w:rStyle w:val="16"/>
              <w:rFonts w:ascii="Myriad Pro" w:eastAsia="方正黑体简体" w:hAnsi="Myriad Pro"/>
              <w:rPrChange w:id="1830" w:author="Chelsea Lee" w:date="2023-09-18T17:14:00Z">
                <w:rPr>
                  <w:rStyle w:val="16"/>
                </w:rPr>
              </w:rPrChange>
            </w:rPr>
            <w:delText>multiview set TX1:1:0_0_960_540:stretch:0 TX2:1:960_0_960_540:stretch:0 TX3:1:0_540_960_540:stretch:0 TX4:1:960_540_960_540:stretch:0</w:delText>
          </w:r>
        </w:del>
      </w:ins>
    </w:p>
    <w:p w14:paraId="437EBEB2" w14:textId="1F4D647C" w:rsidR="004E2A61" w:rsidRPr="004E2A61" w:rsidDel="00BA0399" w:rsidRDefault="004E2A61">
      <w:pPr>
        <w:pStyle w:val="af7"/>
        <w:ind w:left="1278" w:firstLineChars="0" w:firstLine="0"/>
        <w:rPr>
          <w:ins w:id="1831" w:author="Chelsea Lee" w:date="2023-09-28T14:26:00Z"/>
          <w:del w:id="1832" w:author="Bright Liu" w:date="2025-11-25T17:06:00Z" w16du:dateUtc="2025-11-25T09:06:00Z"/>
          <w:rStyle w:val="16"/>
          <w:rFonts w:ascii="Myriad Pro" w:eastAsia="方正黑体简体" w:hAnsi="Myriad Pro"/>
          <w:rPrChange w:id="1833" w:author="Chelsea Lee" w:date="2023-09-18T17:14:00Z">
            <w:rPr>
              <w:ins w:id="1834" w:author="Chelsea Lee" w:date="2023-09-28T14:26:00Z"/>
              <w:del w:id="1835" w:author="Bright Liu" w:date="2025-11-25T17:06:00Z" w16du:dateUtc="2025-11-25T09:06:00Z"/>
              <w:rStyle w:val="16"/>
            </w:rPr>
          </w:rPrChange>
        </w:rPr>
        <w:pPrChange w:id="1836" w:author="Chelsea Lee" w:date="2023-09-28T14:26:00Z">
          <w:pPr>
            <w:pStyle w:val="af7"/>
            <w:numPr>
              <w:numId w:val="34"/>
            </w:numPr>
            <w:ind w:left="1278" w:firstLineChars="0" w:hanging="440"/>
          </w:pPr>
        </w:pPrChange>
      </w:pPr>
      <w:ins w:id="1837" w:author="Chelsea Lee" w:date="2023-09-28T14:26:00Z">
        <w:del w:id="1838" w:author="Bright Liu" w:date="2025-11-25T17:06:00Z" w16du:dateUtc="2025-11-25T09:06:00Z">
          <w:r w:rsidRPr="004E2A61" w:rsidDel="00BA0399">
            <w:rPr>
              <w:rStyle w:val="16"/>
              <w:rFonts w:ascii="Myriad Pro" w:eastAsia="方正黑体简体" w:hAnsi="Myriad Pro"/>
              <w:rPrChange w:id="1839" w:author="Chelsea Lee" w:date="2023-09-18T17:14:00Z">
                <w:rPr>
                  <w:rStyle w:val="16"/>
                </w:rPr>
              </w:rPrChange>
            </w:rPr>
            <w:delText>multiview set mode tile</w:delText>
          </w:r>
        </w:del>
      </w:ins>
    </w:p>
    <w:p w14:paraId="70667B44" w14:textId="6E6EFF35" w:rsidR="004E2A61" w:rsidRPr="004E2A61" w:rsidDel="00BA0399" w:rsidRDefault="004E2A61">
      <w:pPr>
        <w:pStyle w:val="af7"/>
        <w:ind w:left="1278" w:firstLineChars="0" w:firstLine="0"/>
        <w:rPr>
          <w:ins w:id="1840" w:author="Chelsea Lee" w:date="2023-09-28T14:26:00Z"/>
          <w:del w:id="1841" w:author="Bright Liu" w:date="2025-11-25T17:06:00Z" w16du:dateUtc="2025-11-25T09:06:00Z"/>
          <w:rStyle w:val="16"/>
          <w:rFonts w:ascii="Myriad Pro" w:eastAsia="方正黑体简体" w:hAnsi="Myriad Pro"/>
          <w:rPrChange w:id="1842" w:author="Chelsea Lee" w:date="2023-09-18T17:14:00Z">
            <w:rPr>
              <w:ins w:id="1843" w:author="Chelsea Lee" w:date="2023-09-28T14:26:00Z"/>
              <w:del w:id="1844" w:author="Bright Liu" w:date="2025-11-25T17:06:00Z" w16du:dateUtc="2025-11-25T09:06:00Z"/>
              <w:rStyle w:val="16"/>
            </w:rPr>
          </w:rPrChange>
        </w:rPr>
        <w:pPrChange w:id="1845" w:author="Chelsea Lee" w:date="2023-09-28T14:26:00Z">
          <w:pPr>
            <w:pStyle w:val="af7"/>
            <w:numPr>
              <w:numId w:val="34"/>
            </w:numPr>
            <w:ind w:left="1278" w:firstLineChars="0" w:hanging="440"/>
          </w:pPr>
        </w:pPrChange>
      </w:pPr>
      <w:ins w:id="1846" w:author="Chelsea Lee" w:date="2023-09-28T14:26:00Z">
        <w:del w:id="1847" w:author="Bright Liu" w:date="2025-11-25T17:06:00Z" w16du:dateUtc="2025-11-25T09:06:00Z">
          <w:r w:rsidRPr="004E2A61" w:rsidDel="00BA0399">
            <w:rPr>
              <w:rStyle w:val="16"/>
              <w:rFonts w:ascii="Myriad Pro" w:eastAsia="方正黑体简体" w:hAnsi="Myriad Pro"/>
              <w:rPrChange w:id="1848" w:author="Chelsea Lee" w:date="2023-09-18T17:14:00Z">
                <w:rPr>
                  <w:rStyle w:val="16"/>
                </w:rPr>
              </w:rPrChange>
            </w:rPr>
            <w:delText>multiview apply</w:delText>
          </w:r>
        </w:del>
      </w:ins>
    </w:p>
    <w:p w14:paraId="165B0F1C" w14:textId="7673180A" w:rsidR="004E2A61" w:rsidDel="00BA0399" w:rsidRDefault="004E2A61" w:rsidP="004E2A61">
      <w:pPr>
        <w:spacing w:line="360" w:lineRule="auto"/>
        <w:ind w:left="420" w:firstLine="420"/>
        <w:rPr>
          <w:ins w:id="1849" w:author="Chelsea Lee" w:date="2023-09-28T14:27:00Z"/>
          <w:del w:id="1850" w:author="Bright Liu" w:date="2025-11-25T17:06:00Z" w16du:dateUtc="2025-11-25T09:06:00Z"/>
          <w:rFonts w:ascii="Myriad Pro" w:eastAsia="方正黑体简体" w:hAnsi="Myriad Pro"/>
          <w:b/>
          <w:bCs/>
          <w:sz w:val="22"/>
          <w:szCs w:val="22"/>
        </w:rPr>
      </w:pPr>
      <w:ins w:id="1851" w:author="Chelsea Lee" w:date="2023-09-28T14:27:00Z">
        <w:del w:id="1852" w:author="Bright Liu" w:date="2025-11-25T17:06:00Z" w16du:dateUtc="2025-11-25T09:06:00Z">
          <w:r w:rsidDel="00BA0399">
            <w:rPr>
              <w:rFonts w:ascii="Myriad Pro" w:eastAsia="方正黑体简体" w:hAnsi="Myriad Pro"/>
              <w:b/>
              <w:bCs/>
              <w:sz w:val="22"/>
              <w:szCs w:val="22"/>
            </w:rPr>
            <w:delText>Description:</w:delText>
          </w:r>
        </w:del>
      </w:ins>
    </w:p>
    <w:p w14:paraId="16CD6966" w14:textId="28EF1876" w:rsidR="004E2A61" w:rsidDel="00BA0399" w:rsidRDefault="004E2A61">
      <w:pPr>
        <w:spacing w:line="400" w:lineRule="exact"/>
        <w:ind w:left="839"/>
        <w:rPr>
          <w:ins w:id="1853" w:author="Chelsea Lee" w:date="2023-09-28T14:32:00Z"/>
          <w:del w:id="1854" w:author="Bright Liu" w:date="2025-11-25T17:06:00Z" w16du:dateUtc="2025-11-25T09:06:00Z"/>
          <w:rFonts w:ascii="Myriad Pro" w:eastAsia="方正黑体简体" w:hAnsi="Myriad Pro"/>
          <w:sz w:val="22"/>
          <w:szCs w:val="22"/>
        </w:rPr>
        <w:pPrChange w:id="1855" w:author="Chelsea Lee" w:date="2023-09-28T14:40:00Z">
          <w:pPr>
            <w:spacing w:line="360" w:lineRule="auto"/>
            <w:ind w:left="840"/>
          </w:pPr>
        </w:pPrChange>
      </w:pPr>
      <w:ins w:id="1856" w:author="Chelsea Lee" w:date="2023-09-28T14:27:00Z">
        <w:del w:id="1857" w:author="Bright Liu" w:date="2025-11-25T17:06:00Z" w16du:dateUtc="2025-11-25T09:06:00Z">
          <w:r w:rsidRPr="00144A9C" w:rsidDel="00BA0399">
            <w:rPr>
              <w:rFonts w:ascii="Myriad Pro" w:eastAsia="方正黑体简体" w:hAnsi="Myriad Pro"/>
              <w:i/>
              <w:iCs/>
              <w:sz w:val="22"/>
              <w:szCs w:val="22"/>
              <w:rPrChange w:id="1858" w:author="Chelsea Lee" w:date="2023-09-28T14:28:00Z">
                <w:rPr>
                  <w:rFonts w:ascii="Myriad Pro" w:eastAsia="方正黑体简体" w:hAnsi="Myriad Pro"/>
                  <w:sz w:val="22"/>
                  <w:szCs w:val="22"/>
                </w:rPr>
              </w:rPrChange>
            </w:rPr>
            <w:delText>TX1, TX2, TX3</w:delText>
          </w:r>
        </w:del>
      </w:ins>
      <w:ins w:id="1859" w:author="Chelsea Lee" w:date="2023-09-28T14:28:00Z">
        <w:del w:id="1860" w:author="Bright Liu" w:date="2025-11-25T17:06:00Z" w16du:dateUtc="2025-11-25T09:06:00Z">
          <w:r w:rsidR="00144A9C" w:rsidRPr="00144A9C" w:rsidDel="00BA0399">
            <w:rPr>
              <w:rFonts w:ascii="Myriad Pro" w:eastAsia="方正黑体简体" w:hAnsi="Myriad Pro"/>
              <w:i/>
              <w:iCs/>
              <w:sz w:val="22"/>
              <w:szCs w:val="22"/>
              <w:rPrChange w:id="1861" w:author="Chelsea Lee" w:date="2023-09-28T14:28:00Z">
                <w:rPr>
                  <w:rFonts w:ascii="Myriad Pro" w:eastAsia="方正黑体简体" w:hAnsi="Myriad Pro"/>
                  <w:sz w:val="22"/>
                  <w:szCs w:val="22"/>
                </w:rPr>
              </w:rPrChange>
            </w:rPr>
            <w:delText>,</w:delText>
          </w:r>
        </w:del>
      </w:ins>
      <w:ins w:id="1862" w:author="Chelsea Lee" w:date="2023-09-28T14:27:00Z">
        <w:del w:id="1863" w:author="Bright Liu" w:date="2025-11-25T17:06:00Z" w16du:dateUtc="2025-11-25T09:06:00Z">
          <w:r w:rsidRPr="00144A9C" w:rsidDel="00BA0399">
            <w:rPr>
              <w:rFonts w:ascii="Myriad Pro" w:eastAsia="方正黑体简体" w:hAnsi="Myriad Pro"/>
              <w:i/>
              <w:iCs/>
              <w:sz w:val="22"/>
              <w:szCs w:val="22"/>
              <w:rPrChange w:id="1864" w:author="Chelsea Lee" w:date="2023-09-28T14:28:00Z">
                <w:rPr>
                  <w:rFonts w:ascii="Myriad Pro" w:eastAsia="方正黑体简体" w:hAnsi="Myriad Pro"/>
                  <w:sz w:val="22"/>
                  <w:szCs w:val="22"/>
                </w:rPr>
              </w:rPrChange>
            </w:rPr>
            <w:delText xml:space="preserve"> TX4</w:delText>
          </w:r>
          <w:r w:rsidDel="00BA0399">
            <w:rPr>
              <w:rFonts w:ascii="Myriad Pro" w:eastAsia="方正黑体简体" w:hAnsi="Myriad Pro"/>
              <w:sz w:val="22"/>
              <w:szCs w:val="22"/>
            </w:rPr>
            <w:delText>: Denotes the</w:delText>
          </w:r>
        </w:del>
      </w:ins>
      <w:ins w:id="1865" w:author="Chelsea Lee" w:date="2023-09-28T14:28:00Z">
        <w:del w:id="1866" w:author="Bright Liu" w:date="2025-11-25T17:06:00Z" w16du:dateUtc="2025-11-25T09:06:00Z">
          <w:r w:rsidR="00EE3FCF" w:rsidDel="00BA0399">
            <w:rPr>
              <w:rFonts w:ascii="Myriad Pro" w:eastAsia="方正黑体简体" w:hAnsi="Myriad Pro"/>
              <w:sz w:val="22"/>
              <w:szCs w:val="22"/>
            </w:rPr>
            <w:delText xml:space="preserve"> </w:delText>
          </w:r>
          <w:r w:rsidR="00144A9C" w:rsidDel="00BA0399">
            <w:rPr>
              <w:rFonts w:ascii="Myriad Pro" w:eastAsia="方正黑体简体" w:hAnsi="Myriad Pro"/>
              <w:sz w:val="22"/>
              <w:szCs w:val="22"/>
            </w:rPr>
            <w:delText xml:space="preserve">hostname of the video source, </w:delText>
          </w:r>
          <w:r w:rsidR="00144A9C" w:rsidRPr="00144A9C" w:rsidDel="00BA0399">
            <w:rPr>
              <w:rFonts w:ascii="Myriad Pro" w:eastAsia="方正黑体简体" w:hAnsi="Myriad Pro"/>
              <w:i/>
              <w:iCs/>
              <w:sz w:val="22"/>
              <w:szCs w:val="22"/>
              <w:rPrChange w:id="1867" w:author="Chelsea Lee" w:date="2023-09-28T14:29:00Z">
                <w:rPr>
                  <w:rFonts w:ascii="Myriad Pro" w:eastAsia="方正黑体简体" w:hAnsi="Myriad Pro"/>
                  <w:sz w:val="22"/>
                  <w:szCs w:val="22"/>
                </w:rPr>
              </w:rPrChange>
            </w:rPr>
            <w:delText>null</w:delText>
          </w:r>
          <w:r w:rsidR="00144A9C" w:rsidDel="00BA0399">
            <w:rPr>
              <w:rFonts w:ascii="Myriad Pro" w:eastAsia="方正黑体简体" w:hAnsi="Myriad Pro"/>
              <w:sz w:val="22"/>
              <w:szCs w:val="22"/>
            </w:rPr>
            <w:delText xml:space="preserve"> de</w:delText>
          </w:r>
        </w:del>
      </w:ins>
      <w:ins w:id="1868" w:author="Chelsea Lee" w:date="2023-09-28T14:29:00Z">
        <w:del w:id="1869" w:author="Bright Liu" w:date="2025-11-25T17:06:00Z" w16du:dateUtc="2025-11-25T09:06:00Z">
          <w:r w:rsidR="00144A9C" w:rsidDel="00BA0399">
            <w:rPr>
              <w:rFonts w:ascii="Myriad Pro" w:eastAsia="方正黑体简体" w:hAnsi="Myriad Pro"/>
              <w:sz w:val="22"/>
              <w:szCs w:val="22"/>
            </w:rPr>
            <w:delText>notes deselects</w:delText>
          </w:r>
        </w:del>
      </w:ins>
      <w:ins w:id="1870" w:author="Chelsea Lee" w:date="2023-09-28T14:30:00Z">
        <w:del w:id="1871" w:author="Bright Liu" w:date="2025-11-25T17:06:00Z" w16du:dateUtc="2025-11-25T09:06:00Z">
          <w:r w:rsidR="00D6282D" w:rsidDel="00BA0399">
            <w:rPr>
              <w:rFonts w:ascii="Myriad Pro" w:eastAsia="方正黑体简体" w:hAnsi="Myriad Pro"/>
              <w:sz w:val="22"/>
              <w:szCs w:val="22"/>
            </w:rPr>
            <w:delText xml:space="preserve"> the </w:delText>
          </w:r>
        </w:del>
      </w:ins>
      <w:ins w:id="1872" w:author="Chelsea Lee" w:date="2023-09-28T14:32:00Z">
        <w:del w:id="1873" w:author="Bright Liu" w:date="2025-11-25T17:06:00Z" w16du:dateUtc="2025-11-25T09:06:00Z">
          <w:r w:rsidR="00D6282D" w:rsidDel="00BA0399">
            <w:rPr>
              <w:rFonts w:ascii="Myriad Pro" w:eastAsia="方正黑体简体" w:hAnsi="Myriad Pro"/>
              <w:sz w:val="22"/>
              <w:szCs w:val="22"/>
            </w:rPr>
            <w:delText xml:space="preserve">corresponding </w:delText>
          </w:r>
        </w:del>
      </w:ins>
      <w:ins w:id="1874" w:author="Chelsea Lee" w:date="2023-09-28T14:29:00Z">
        <w:del w:id="1875" w:author="Bright Liu" w:date="2025-11-25T17:06:00Z" w16du:dateUtc="2025-11-25T09:06:00Z">
          <w:r w:rsidR="00144A9C" w:rsidDel="00BA0399">
            <w:rPr>
              <w:rFonts w:ascii="Myriad Pro" w:eastAsia="方正黑体简体" w:hAnsi="Myriad Pro"/>
              <w:sz w:val="22"/>
              <w:szCs w:val="22"/>
            </w:rPr>
            <w:delText>source</w:delText>
          </w:r>
        </w:del>
      </w:ins>
      <w:ins w:id="1876" w:author="Chelsea Lee" w:date="2023-09-28T14:31:00Z">
        <w:del w:id="1877" w:author="Bright Liu" w:date="2025-11-25T17:06:00Z" w16du:dateUtc="2025-11-25T09:06:00Z">
          <w:r w:rsidR="00D6282D" w:rsidDel="00BA0399">
            <w:rPr>
              <w:rFonts w:ascii="Myriad Pro" w:eastAsia="方正黑体简体" w:hAnsi="Myriad Pro"/>
              <w:sz w:val="22"/>
              <w:szCs w:val="22"/>
            </w:rPr>
            <w:delText xml:space="preserve"> </w:delText>
          </w:r>
        </w:del>
      </w:ins>
      <w:ins w:id="1878" w:author="Chelsea Lee" w:date="2023-09-28T14:29:00Z">
        <w:del w:id="1879" w:author="Bright Liu" w:date="2025-11-25T17:06:00Z" w16du:dateUtc="2025-11-25T09:06:00Z">
          <w:r w:rsidR="00144A9C" w:rsidDel="00BA0399">
            <w:rPr>
              <w:rFonts w:ascii="Myriad Pro" w:eastAsia="方正黑体简体" w:hAnsi="Myriad Pro"/>
              <w:sz w:val="22"/>
              <w:szCs w:val="22"/>
            </w:rPr>
            <w:delText xml:space="preserve">for the </w:delText>
          </w:r>
        </w:del>
      </w:ins>
      <w:ins w:id="1880" w:author="Chelsea Lee" w:date="2023-09-28T14:30:00Z">
        <w:del w:id="1881" w:author="Bright Liu" w:date="2025-11-25T17:06:00Z" w16du:dateUtc="2025-11-25T09:06:00Z">
          <w:r w:rsidR="00144A9C" w:rsidDel="00BA0399">
            <w:rPr>
              <w:rFonts w:ascii="Myriad Pro" w:eastAsia="方正黑体简体" w:hAnsi="Myriad Pro"/>
              <w:sz w:val="22"/>
              <w:szCs w:val="22"/>
            </w:rPr>
            <w:delText xml:space="preserve">MRX. </w:delText>
          </w:r>
        </w:del>
      </w:ins>
    </w:p>
    <w:p w14:paraId="288052C0" w14:textId="71E3EE31" w:rsidR="000354A5" w:rsidRPr="006E6893" w:rsidDel="00BA0399" w:rsidRDefault="000354A5">
      <w:pPr>
        <w:spacing w:line="360" w:lineRule="auto"/>
        <w:ind w:left="420" w:firstLine="420"/>
        <w:rPr>
          <w:ins w:id="1882" w:author="Chelsea Lee" w:date="2023-09-28T14:33:00Z"/>
          <w:del w:id="1883" w:author="Bright Liu" w:date="2025-11-25T17:06:00Z" w16du:dateUtc="2025-11-25T09:06:00Z"/>
          <w:rFonts w:ascii="Myriad Pro" w:eastAsia="方正黑体简体" w:hAnsi="Myriad Pro"/>
          <w:sz w:val="22"/>
          <w:szCs w:val="22"/>
        </w:rPr>
        <w:pPrChange w:id="1884" w:author="Chelsea Lee" w:date="2023-09-28T14:33:00Z">
          <w:pPr>
            <w:spacing w:line="360" w:lineRule="auto"/>
            <w:ind w:left="1050"/>
          </w:pPr>
        </w:pPrChange>
      </w:pPr>
      <w:ins w:id="1885" w:author="Chelsea Lee" w:date="2023-09-28T14:33:00Z">
        <w:del w:id="1886" w:author="Bright Liu" w:date="2025-11-25T17:06:00Z" w16du:dateUtc="2025-11-25T09:06:00Z">
          <w:r w:rsidRPr="006E6893" w:rsidDel="00BA0399">
            <w:rPr>
              <w:rFonts w:ascii="Myriad Pro" w:eastAsia="方正黑体简体" w:hAnsi="Myriad Pro"/>
              <w:b/>
              <w:bCs/>
              <w:sz w:val="22"/>
              <w:szCs w:val="22"/>
            </w:rPr>
            <w:delText xml:space="preserve">Supported Devices: </w:delText>
          </w:r>
        </w:del>
        <w:del w:id="1887" w:author="Bright Liu" w:date="2025-11-25T11:20:00Z" w16du:dateUtc="2025-11-25T03:20:00Z">
          <w:r w:rsidDel="00FE1EA8">
            <w:rPr>
              <w:rFonts w:ascii="Myriad Pro" w:eastAsia="方正黑体简体" w:hAnsi="Myriad Pro"/>
              <w:sz w:val="22"/>
              <w:szCs w:val="22"/>
            </w:rPr>
            <w:delText>4KIP200M</w:delText>
          </w:r>
        </w:del>
      </w:ins>
    </w:p>
    <w:p w14:paraId="72D9D005" w14:textId="3C1B6374" w:rsidR="000354A5" w:rsidRPr="000354A5" w:rsidDel="00BA0399" w:rsidRDefault="000354A5">
      <w:pPr>
        <w:spacing w:line="360" w:lineRule="auto"/>
        <w:rPr>
          <w:ins w:id="1888" w:author="Chelsea Lee" w:date="2023-09-28T14:32:00Z"/>
          <w:del w:id="1889" w:author="Bright Liu" w:date="2025-11-25T17:06:00Z" w16du:dateUtc="2025-11-25T09:06:00Z"/>
          <w:rFonts w:ascii="Myriad Pro" w:eastAsia="方正黑体简体" w:hAnsi="Myriad Pro"/>
          <w:sz w:val="22"/>
          <w:szCs w:val="22"/>
          <w:rPrChange w:id="1890" w:author="Chelsea Lee" w:date="2023-09-28T14:33:00Z">
            <w:rPr>
              <w:ins w:id="1891" w:author="Chelsea Lee" w:date="2023-09-28T14:32:00Z"/>
              <w:del w:id="1892" w:author="Bright Liu" w:date="2025-11-25T17:06:00Z" w16du:dateUtc="2025-11-25T09:06:00Z"/>
              <w:rFonts w:ascii="Myriad Pro" w:eastAsia="方正黑体简体" w:hAnsi="Myriad Pro"/>
              <w:i/>
              <w:iCs/>
              <w:sz w:val="22"/>
              <w:szCs w:val="22"/>
            </w:rPr>
          </w:rPrChange>
        </w:rPr>
        <w:pPrChange w:id="1893" w:author="Chelsea Lee" w:date="2023-09-28T14:33:00Z">
          <w:pPr>
            <w:spacing w:line="360" w:lineRule="auto"/>
            <w:ind w:left="840"/>
          </w:pPr>
        </w:pPrChange>
      </w:pPr>
      <w:ins w:id="1894" w:author="Chelsea Lee" w:date="2023-09-28T14:33:00Z">
        <w:del w:id="1895" w:author="Bright Liu" w:date="2025-11-25T17:06:00Z" w16du:dateUtc="2025-11-25T09:06:00Z">
          <w:r w:rsidDel="00BA0399">
            <w:rPr>
              <w:rFonts w:ascii="Myriad Pro" w:eastAsia="方正黑体简体" w:hAnsi="Myriad Pro"/>
              <w:sz w:val="22"/>
              <w:szCs w:val="22"/>
            </w:rPr>
            <w:tab/>
          </w:r>
          <w:r w:rsidDel="00BA0399">
            <w:rPr>
              <w:rFonts w:ascii="Myriad Pro" w:eastAsia="方正黑体简体" w:hAnsi="Myriad Pro"/>
              <w:sz w:val="22"/>
              <w:szCs w:val="22"/>
            </w:rPr>
            <w:tab/>
          </w:r>
        </w:del>
      </w:ins>
    </w:p>
    <w:p w14:paraId="4EE24E0B" w14:textId="6E8BDEE7" w:rsidR="00E6542C" w:rsidRPr="006E6893" w:rsidDel="00BA0399" w:rsidRDefault="00E6542C">
      <w:pPr>
        <w:spacing w:line="360" w:lineRule="auto"/>
        <w:ind w:left="420" w:firstLine="420"/>
        <w:rPr>
          <w:ins w:id="1896" w:author="Chelsea Lee" w:date="2023-09-28T14:33:00Z"/>
          <w:del w:id="1897" w:author="Bright Liu" w:date="2025-11-25T17:06:00Z" w16du:dateUtc="2025-11-25T09:06:00Z"/>
          <w:rFonts w:ascii="Myriad Pro" w:eastAsia="方正黑体简体" w:hAnsi="Myriad Pro"/>
          <w:b/>
          <w:bCs/>
          <w:sz w:val="22"/>
          <w:szCs w:val="22"/>
        </w:rPr>
        <w:pPrChange w:id="1898" w:author="Chelsea Lee" w:date="2023-09-28T14:33:00Z">
          <w:pPr>
            <w:spacing w:line="360" w:lineRule="auto"/>
            <w:ind w:left="630" w:firstLine="420"/>
          </w:pPr>
        </w:pPrChange>
      </w:pPr>
      <w:ins w:id="1899" w:author="Chelsea Lee" w:date="2023-09-28T14:33:00Z">
        <w:del w:id="1900" w:author="Bright Liu" w:date="2025-11-25T17:06:00Z" w16du:dateUtc="2025-11-25T09:06:00Z">
          <w:r w:rsidRPr="006E6893" w:rsidDel="00BA0399">
            <w:rPr>
              <w:rFonts w:ascii="Myriad Pro" w:eastAsia="方正黑体简体" w:hAnsi="Myriad Pro" w:cs="宋体"/>
              <w:b/>
              <w:bCs/>
              <w:sz w:val="22"/>
              <w:szCs w:val="22"/>
            </w:rPr>
            <w:delText xml:space="preserve">Command </w:delText>
          </w:r>
          <w:r w:rsidRPr="006E6893" w:rsidDel="00BA0399">
            <w:rPr>
              <w:rFonts w:ascii="Myriad Pro" w:eastAsia="方正黑体简体" w:hAnsi="Myriad Pro"/>
              <w:b/>
              <w:bCs/>
              <w:sz w:val="22"/>
              <w:szCs w:val="22"/>
            </w:rPr>
            <w:delText>Example</w:delText>
          </w:r>
          <w:r w:rsidRPr="006E6893" w:rsidDel="00BA0399">
            <w:rPr>
              <w:rFonts w:ascii="Myriad Pro" w:eastAsia="方正黑体简体" w:hAnsi="Myriad Pro" w:cs="宋体"/>
              <w:b/>
              <w:bCs/>
              <w:sz w:val="22"/>
              <w:szCs w:val="22"/>
            </w:rPr>
            <w:delText xml:space="preserve">: </w:delText>
          </w:r>
        </w:del>
      </w:ins>
    </w:p>
    <w:p w14:paraId="6791EBA4" w14:textId="32302BE5" w:rsidR="009949FC" w:rsidRPr="009949FC" w:rsidDel="00BA0399" w:rsidRDefault="009949FC">
      <w:pPr>
        <w:pStyle w:val="Body"/>
        <w:numPr>
          <w:ilvl w:val="0"/>
          <w:numId w:val="36"/>
        </w:numPr>
        <w:spacing w:line="440" w:lineRule="exact"/>
        <w:rPr>
          <w:ins w:id="1901" w:author="Chelsea Lee" w:date="2023-09-28T14:34:00Z"/>
          <w:del w:id="1902" w:author="Bright Liu" w:date="2025-11-25T17:06:00Z" w16du:dateUtc="2025-11-25T09:06:00Z"/>
          <w:rFonts w:eastAsia="方正黑体简体"/>
          <w:sz w:val="22"/>
          <w:szCs w:val="21"/>
          <w:rPrChange w:id="1903" w:author="Chelsea Lee" w:date="2023-09-28T14:34:00Z">
            <w:rPr>
              <w:ins w:id="1904" w:author="Chelsea Lee" w:date="2023-09-28T14:34:00Z"/>
              <w:del w:id="1905" w:author="Bright Liu" w:date="2025-11-25T17:06:00Z" w16du:dateUtc="2025-11-25T09:06:00Z"/>
            </w:rPr>
          </w:rPrChange>
        </w:rPr>
        <w:pPrChange w:id="1906" w:author="Chelsea Lee" w:date="2023-09-28T14:34:00Z">
          <w:pPr>
            <w:pStyle w:val="af7"/>
            <w:numPr>
              <w:numId w:val="40"/>
            </w:numPr>
            <w:tabs>
              <w:tab w:val="num" w:pos="360"/>
              <w:tab w:val="num" w:pos="720"/>
            </w:tabs>
            <w:ind w:left="720" w:firstLineChars="0" w:hanging="720"/>
          </w:pPr>
        </w:pPrChange>
      </w:pPr>
      <w:ins w:id="1907" w:author="Chelsea Lee" w:date="2023-09-28T14:34:00Z">
        <w:del w:id="1908" w:author="Bright Liu" w:date="2025-11-25T17:06:00Z" w16du:dateUtc="2025-11-25T09:06:00Z">
          <w:r w:rsidDel="00BA0399">
            <w:rPr>
              <w:rFonts w:eastAsia="方正黑体简体"/>
              <w:sz w:val="22"/>
              <w:szCs w:val="21"/>
            </w:rPr>
            <w:delText>Set</w:delText>
          </w:r>
        </w:del>
      </w:ins>
      <w:ins w:id="1909" w:author="Chelsea Lee" w:date="2023-09-28T14:35:00Z">
        <w:del w:id="1910" w:author="Bright Liu" w:date="2025-11-25T17:06:00Z" w16du:dateUtc="2025-11-25T09:06:00Z">
          <w:r w:rsidRPr="005854E6" w:rsidDel="00BA0399">
            <w:rPr>
              <w:rFonts w:eastAsia="方正黑体简体"/>
              <w:sz w:val="22"/>
              <w:szCs w:val="20"/>
            </w:rPr>
            <w:delText xml:space="preserve"> “1-1” layout</w:delText>
          </w:r>
          <w:r w:rsidDel="00BA0399">
            <w:rPr>
              <w:rFonts w:eastAsia="方正黑体简体"/>
              <w:sz w:val="22"/>
              <w:szCs w:val="20"/>
            </w:rPr>
            <w:delText xml:space="preserve"> and </w:delText>
          </w:r>
        </w:del>
      </w:ins>
      <w:ins w:id="1911" w:author="Chelsea Lee" w:date="2023-09-28T14:37:00Z">
        <w:del w:id="1912" w:author="Bright Liu" w:date="2025-11-25T17:06:00Z" w16du:dateUtc="2025-11-25T09:06:00Z">
          <w:r w:rsidR="00300E7F" w:rsidDel="00BA0399">
            <w:rPr>
              <w:rFonts w:eastAsia="方正黑体简体"/>
              <w:sz w:val="22"/>
              <w:szCs w:val="20"/>
            </w:rPr>
            <w:delText>select</w:delText>
          </w:r>
        </w:del>
      </w:ins>
      <w:ins w:id="1913" w:author="Chelsea Lee" w:date="2023-09-28T14:35:00Z">
        <w:del w:id="1914" w:author="Bright Liu" w:date="2025-11-25T17:06:00Z" w16du:dateUtc="2025-11-25T09:06:00Z">
          <w:r w:rsidDel="00BA0399">
            <w:rPr>
              <w:rFonts w:eastAsia="方正黑体简体"/>
              <w:sz w:val="22"/>
              <w:szCs w:val="20"/>
            </w:rPr>
            <w:delText xml:space="preserve"> the source </w:delText>
          </w:r>
          <w:r w:rsidRPr="005854E6" w:rsidDel="00BA0399">
            <w:rPr>
              <w:rFonts w:eastAsia="方正黑体简体"/>
              <w:sz w:val="22"/>
              <w:szCs w:val="21"/>
            </w:rPr>
            <w:delText>IPE935-341B22822FEF</w:delText>
          </w:r>
          <w:r w:rsidDel="00BA0399">
            <w:rPr>
              <w:rFonts w:eastAsia="方正黑体简体"/>
              <w:sz w:val="22"/>
              <w:szCs w:val="21"/>
            </w:rPr>
            <w:delText xml:space="preserve"> for the </w:delText>
          </w:r>
        </w:del>
      </w:ins>
      <w:ins w:id="1915" w:author="Chelsea Lee" w:date="2023-09-28T14:36:00Z">
        <w:del w:id="1916" w:author="Bright Liu" w:date="2025-11-25T17:06:00Z" w16du:dateUtc="2025-11-25T09:06:00Z">
          <w:r w:rsidR="000F2EA6" w:rsidDel="00BA0399">
            <w:rPr>
              <w:rFonts w:eastAsia="方正黑体简体"/>
              <w:sz w:val="22"/>
              <w:szCs w:val="21"/>
            </w:rPr>
            <w:delText>MRX:</w:delText>
          </w:r>
        </w:del>
      </w:ins>
    </w:p>
    <w:p w14:paraId="6409EBF6" w14:textId="08CCFEF4" w:rsidR="009949FC" w:rsidRPr="00B34205" w:rsidDel="00BA0399" w:rsidRDefault="009949FC" w:rsidP="009949FC">
      <w:pPr>
        <w:ind w:leftChars="500" w:left="1050"/>
        <w:rPr>
          <w:ins w:id="1917" w:author="Chelsea Lee" w:date="2023-09-28T14:34:00Z"/>
          <w:del w:id="1918" w:author="Bright Liu" w:date="2025-11-25T17:06:00Z" w16du:dateUtc="2025-11-25T09:06:00Z"/>
          <w:rStyle w:val="16"/>
          <w:rFonts w:ascii="Myriad Pro" w:eastAsia="方正黑体简体" w:hAnsi="Myriad Pro"/>
          <w:rPrChange w:id="1919" w:author="Chelsea Lee" w:date="2023-09-18T17:14:00Z">
            <w:rPr>
              <w:ins w:id="1920" w:author="Chelsea Lee" w:date="2023-09-28T14:34:00Z"/>
              <w:del w:id="1921" w:author="Bright Liu" w:date="2025-11-25T17:06:00Z" w16du:dateUtc="2025-11-25T09:06:00Z"/>
              <w:rStyle w:val="16"/>
            </w:rPr>
          </w:rPrChange>
        </w:rPr>
      </w:pPr>
      <w:ins w:id="1922" w:author="Chelsea Lee" w:date="2023-09-28T14:34:00Z">
        <w:del w:id="1923" w:author="Bright Liu" w:date="2025-11-25T17:06:00Z" w16du:dateUtc="2025-11-25T09:06:00Z">
          <w:r w:rsidRPr="00B34205" w:rsidDel="00BA0399">
            <w:rPr>
              <w:rStyle w:val="16"/>
              <w:rFonts w:ascii="Myriad Pro" w:eastAsia="方正黑体简体" w:hAnsi="Myriad Pro"/>
              <w:rPrChange w:id="1924" w:author="Chelsea Lee" w:date="2023-09-18T17:14:00Z">
                <w:rPr>
                  <w:rStyle w:val="16"/>
                </w:rPr>
              </w:rPrChange>
            </w:rPr>
            <w:delText>/ # multiview set IPE935-341B22822FEF:1:0_0_1920_1080:stretch:0</w:delText>
          </w:r>
        </w:del>
      </w:ins>
    </w:p>
    <w:p w14:paraId="6BAE2018" w14:textId="0C88C998" w:rsidR="009949FC" w:rsidRPr="00B34205" w:rsidDel="00BA0399" w:rsidRDefault="009949FC" w:rsidP="009949FC">
      <w:pPr>
        <w:ind w:leftChars="500" w:left="1050"/>
        <w:rPr>
          <w:ins w:id="1925" w:author="Chelsea Lee" w:date="2023-09-28T14:34:00Z"/>
          <w:del w:id="1926" w:author="Bright Liu" w:date="2025-11-25T17:06:00Z" w16du:dateUtc="2025-11-25T09:06:00Z"/>
          <w:rStyle w:val="16"/>
          <w:rFonts w:ascii="Myriad Pro" w:eastAsia="方正黑体简体" w:hAnsi="Myriad Pro"/>
          <w:rPrChange w:id="1927" w:author="Chelsea Lee" w:date="2023-09-18T17:14:00Z">
            <w:rPr>
              <w:ins w:id="1928" w:author="Chelsea Lee" w:date="2023-09-28T14:34:00Z"/>
              <w:del w:id="1929" w:author="Bright Liu" w:date="2025-11-25T17:06:00Z" w16du:dateUtc="2025-11-25T09:06:00Z"/>
              <w:rStyle w:val="16"/>
            </w:rPr>
          </w:rPrChange>
        </w:rPr>
      </w:pPr>
      <w:ins w:id="1930" w:author="Chelsea Lee" w:date="2023-09-28T14:34:00Z">
        <w:del w:id="1931" w:author="Bright Liu" w:date="2025-11-25T17:06:00Z" w16du:dateUtc="2025-11-25T09:06:00Z">
          <w:r w:rsidRPr="00B34205" w:rsidDel="00BA0399">
            <w:rPr>
              <w:rStyle w:val="16"/>
              <w:rFonts w:ascii="Myriad Pro" w:eastAsia="方正黑体简体" w:hAnsi="Myriad Pro"/>
              <w:rPrChange w:id="1932" w:author="Chelsea Lee" w:date="2023-09-18T17:14:00Z">
                <w:rPr>
                  <w:rStyle w:val="16"/>
                </w:rPr>
              </w:rPrChange>
            </w:rPr>
            <w:delText>/ # multiview set mode tile</w:delText>
          </w:r>
        </w:del>
      </w:ins>
    </w:p>
    <w:p w14:paraId="12122FDC" w14:textId="06929A19" w:rsidR="009949FC" w:rsidRPr="00B34205" w:rsidDel="00BA0399" w:rsidRDefault="009949FC" w:rsidP="009949FC">
      <w:pPr>
        <w:pStyle w:val="af7"/>
        <w:ind w:firstLineChars="500" w:firstLine="1050"/>
        <w:rPr>
          <w:ins w:id="1933" w:author="Chelsea Lee" w:date="2023-09-28T14:34:00Z"/>
          <w:del w:id="1934" w:author="Bright Liu" w:date="2025-11-25T17:06:00Z" w16du:dateUtc="2025-11-25T09:06:00Z"/>
          <w:rFonts w:ascii="Myriad Pro" w:eastAsia="方正黑体简体" w:hAnsi="Myriad Pro"/>
          <w:color w:val="FF0000"/>
          <w:rPrChange w:id="1935" w:author="Chelsea Lee" w:date="2023-09-18T17:14:00Z">
            <w:rPr>
              <w:ins w:id="1936" w:author="Chelsea Lee" w:date="2023-09-28T14:34:00Z"/>
              <w:del w:id="1937" w:author="Bright Liu" w:date="2025-11-25T17:06:00Z" w16du:dateUtc="2025-11-25T09:06:00Z"/>
              <w:color w:val="FF0000"/>
            </w:rPr>
          </w:rPrChange>
        </w:rPr>
      </w:pPr>
      <w:ins w:id="1938" w:author="Chelsea Lee" w:date="2023-09-28T14:34:00Z">
        <w:del w:id="1939" w:author="Bright Liu" w:date="2025-11-25T17:06:00Z" w16du:dateUtc="2025-11-25T09:06:00Z">
          <w:r w:rsidRPr="00B34205" w:rsidDel="00BA0399">
            <w:rPr>
              <w:rStyle w:val="16"/>
              <w:rFonts w:ascii="Myriad Pro" w:eastAsia="方正黑体简体" w:hAnsi="Myriad Pro"/>
              <w:rPrChange w:id="1940" w:author="Chelsea Lee" w:date="2023-09-18T17:14:00Z">
                <w:rPr>
                  <w:rStyle w:val="16"/>
                </w:rPr>
              </w:rPrChange>
            </w:rPr>
            <w:delText>/ # multiview apply</w:delText>
          </w:r>
        </w:del>
      </w:ins>
    </w:p>
    <w:p w14:paraId="5EC2B734" w14:textId="69E31D76" w:rsidR="009949FC" w:rsidRPr="00300E7F" w:rsidDel="00BA0399" w:rsidRDefault="00300E7F">
      <w:pPr>
        <w:pStyle w:val="Body"/>
        <w:numPr>
          <w:ilvl w:val="0"/>
          <w:numId w:val="36"/>
        </w:numPr>
        <w:spacing w:line="440" w:lineRule="exact"/>
        <w:rPr>
          <w:ins w:id="1941" w:author="Chelsea Lee" w:date="2023-09-28T14:34:00Z"/>
          <w:del w:id="1942" w:author="Bright Liu" w:date="2025-11-25T17:06:00Z" w16du:dateUtc="2025-11-25T09:06:00Z"/>
          <w:rFonts w:eastAsia="方正黑体简体"/>
          <w:sz w:val="22"/>
          <w:rPrChange w:id="1943" w:author="Chelsea Lee" w:date="2023-09-28T14:37:00Z">
            <w:rPr>
              <w:ins w:id="1944" w:author="Chelsea Lee" w:date="2023-09-28T14:34:00Z"/>
              <w:del w:id="1945" w:author="Bright Liu" w:date="2025-11-25T17:06:00Z" w16du:dateUtc="2025-11-25T09:06:00Z"/>
            </w:rPr>
          </w:rPrChange>
        </w:rPr>
        <w:pPrChange w:id="1946" w:author="Chelsea Lee" w:date="2023-09-28T14:36:00Z">
          <w:pPr>
            <w:pStyle w:val="af7"/>
            <w:numPr>
              <w:numId w:val="40"/>
            </w:numPr>
            <w:tabs>
              <w:tab w:val="num" w:pos="360"/>
              <w:tab w:val="num" w:pos="720"/>
            </w:tabs>
            <w:ind w:left="720" w:firstLineChars="0" w:hanging="720"/>
          </w:pPr>
        </w:pPrChange>
      </w:pPr>
      <w:ins w:id="1947" w:author="Chelsea Lee" w:date="2023-09-28T14:37:00Z">
        <w:del w:id="1948" w:author="Bright Liu" w:date="2025-11-25T17:06:00Z" w16du:dateUtc="2025-11-25T09:06:00Z">
          <w:r w:rsidRPr="00300E7F" w:rsidDel="00BA0399">
            <w:rPr>
              <w:rFonts w:eastAsia="方正黑体简体"/>
              <w:sz w:val="22"/>
              <w:rPrChange w:id="1949" w:author="Chelsea Lee" w:date="2023-09-28T14:37:00Z">
                <w:rPr>
                  <w:rFonts w:eastAsia="方正黑体简体"/>
                </w:rPr>
              </w:rPrChange>
            </w:rPr>
            <w:delText xml:space="preserve">In the “1-1” layout, </w:delText>
          </w:r>
          <w:r w:rsidDel="00BA0399">
            <w:rPr>
              <w:rFonts w:eastAsia="方正黑体简体"/>
              <w:sz w:val="22"/>
              <w:szCs w:val="20"/>
            </w:rPr>
            <w:delText>deselects the source:</w:delText>
          </w:r>
        </w:del>
      </w:ins>
    </w:p>
    <w:p w14:paraId="6EFB2D24" w14:textId="737FD803" w:rsidR="009949FC" w:rsidRPr="00B34205" w:rsidDel="00BA0399" w:rsidRDefault="009949FC" w:rsidP="009949FC">
      <w:pPr>
        <w:ind w:leftChars="500" w:left="1050"/>
        <w:rPr>
          <w:ins w:id="1950" w:author="Chelsea Lee" w:date="2023-09-28T14:34:00Z"/>
          <w:del w:id="1951" w:author="Bright Liu" w:date="2025-11-25T17:06:00Z" w16du:dateUtc="2025-11-25T09:06:00Z"/>
          <w:rStyle w:val="16"/>
          <w:rFonts w:ascii="Myriad Pro" w:eastAsia="方正黑体简体" w:hAnsi="Myriad Pro"/>
          <w:rPrChange w:id="1952" w:author="Chelsea Lee" w:date="2023-09-18T17:14:00Z">
            <w:rPr>
              <w:ins w:id="1953" w:author="Chelsea Lee" w:date="2023-09-28T14:34:00Z"/>
              <w:del w:id="1954" w:author="Bright Liu" w:date="2025-11-25T17:06:00Z" w16du:dateUtc="2025-11-25T09:06:00Z"/>
              <w:rStyle w:val="16"/>
              <w:rFonts w:ascii="Myriad Pro" w:eastAsia="Myriad Pro" w:hAnsi="Myriad Pro"/>
              <w:sz w:val="24"/>
              <w:szCs w:val="24"/>
            </w:rPr>
          </w:rPrChange>
        </w:rPr>
      </w:pPr>
      <w:ins w:id="1955" w:author="Chelsea Lee" w:date="2023-09-28T14:34:00Z">
        <w:del w:id="1956" w:author="Bright Liu" w:date="2025-11-25T17:06:00Z" w16du:dateUtc="2025-11-25T09:06:00Z">
          <w:r w:rsidRPr="00B34205" w:rsidDel="00BA0399">
            <w:rPr>
              <w:rStyle w:val="16"/>
              <w:rFonts w:ascii="Myriad Pro" w:eastAsia="方正黑体简体" w:hAnsi="Myriad Pro"/>
              <w:rPrChange w:id="1957" w:author="Chelsea Lee" w:date="2023-09-18T17:14:00Z">
                <w:rPr>
                  <w:rStyle w:val="16"/>
                </w:rPr>
              </w:rPrChange>
            </w:rPr>
            <w:delText>/ # multiview set NULL:1:0_0_1920_1080:stretch:0</w:delText>
          </w:r>
        </w:del>
      </w:ins>
    </w:p>
    <w:p w14:paraId="34FFA375" w14:textId="28610882" w:rsidR="009949FC" w:rsidRPr="00B34205" w:rsidDel="00BA0399" w:rsidRDefault="009949FC" w:rsidP="009949FC">
      <w:pPr>
        <w:ind w:leftChars="500" w:left="1050"/>
        <w:rPr>
          <w:ins w:id="1958" w:author="Chelsea Lee" w:date="2023-09-28T14:34:00Z"/>
          <w:del w:id="1959" w:author="Bright Liu" w:date="2025-11-25T17:06:00Z" w16du:dateUtc="2025-11-25T09:06:00Z"/>
          <w:rStyle w:val="16"/>
          <w:rFonts w:ascii="Myriad Pro" w:eastAsia="方正黑体简体" w:hAnsi="Myriad Pro"/>
          <w:rPrChange w:id="1960" w:author="Chelsea Lee" w:date="2023-09-18T17:14:00Z">
            <w:rPr>
              <w:ins w:id="1961" w:author="Chelsea Lee" w:date="2023-09-28T14:34:00Z"/>
              <w:del w:id="1962" w:author="Bright Liu" w:date="2025-11-25T17:06:00Z" w16du:dateUtc="2025-11-25T09:06:00Z"/>
              <w:rStyle w:val="16"/>
            </w:rPr>
          </w:rPrChange>
        </w:rPr>
      </w:pPr>
      <w:ins w:id="1963" w:author="Chelsea Lee" w:date="2023-09-28T14:34:00Z">
        <w:del w:id="1964" w:author="Bright Liu" w:date="2025-11-25T17:06:00Z" w16du:dateUtc="2025-11-25T09:06:00Z">
          <w:r w:rsidRPr="00B34205" w:rsidDel="00BA0399">
            <w:rPr>
              <w:rStyle w:val="16"/>
              <w:rFonts w:ascii="Myriad Pro" w:eastAsia="方正黑体简体" w:hAnsi="Myriad Pro"/>
              <w:rPrChange w:id="1965" w:author="Chelsea Lee" w:date="2023-09-18T17:14:00Z">
                <w:rPr>
                  <w:rStyle w:val="16"/>
                </w:rPr>
              </w:rPrChange>
            </w:rPr>
            <w:delText>/ # multiview set mode tile</w:delText>
          </w:r>
        </w:del>
      </w:ins>
    </w:p>
    <w:p w14:paraId="4E2E9033" w14:textId="0FF9B892" w:rsidR="009949FC" w:rsidRPr="00B34205" w:rsidDel="00BA0399" w:rsidRDefault="009949FC" w:rsidP="009949FC">
      <w:pPr>
        <w:pStyle w:val="af7"/>
        <w:ind w:firstLineChars="500" w:firstLine="1050"/>
        <w:rPr>
          <w:ins w:id="1966" w:author="Chelsea Lee" w:date="2023-09-28T14:34:00Z"/>
          <w:del w:id="1967" w:author="Bright Liu" w:date="2025-11-25T17:06:00Z" w16du:dateUtc="2025-11-25T09:06:00Z"/>
          <w:rFonts w:ascii="Myriad Pro" w:eastAsia="方正黑体简体" w:hAnsi="Myriad Pro"/>
          <w:color w:val="FF0000"/>
          <w:rPrChange w:id="1968" w:author="Chelsea Lee" w:date="2023-09-18T17:14:00Z">
            <w:rPr>
              <w:ins w:id="1969" w:author="Chelsea Lee" w:date="2023-09-28T14:34:00Z"/>
              <w:del w:id="1970" w:author="Bright Liu" w:date="2025-11-25T17:06:00Z" w16du:dateUtc="2025-11-25T09:06:00Z"/>
              <w:color w:val="FF0000"/>
            </w:rPr>
          </w:rPrChange>
        </w:rPr>
      </w:pPr>
      <w:ins w:id="1971" w:author="Chelsea Lee" w:date="2023-09-28T14:34:00Z">
        <w:del w:id="1972" w:author="Bright Liu" w:date="2025-11-25T17:06:00Z" w16du:dateUtc="2025-11-25T09:06:00Z">
          <w:r w:rsidRPr="00B34205" w:rsidDel="00BA0399">
            <w:rPr>
              <w:rStyle w:val="16"/>
              <w:rFonts w:ascii="Myriad Pro" w:eastAsia="方正黑体简体" w:hAnsi="Myriad Pro"/>
              <w:rPrChange w:id="1973" w:author="Chelsea Lee" w:date="2023-09-18T17:14:00Z">
                <w:rPr>
                  <w:rStyle w:val="16"/>
                </w:rPr>
              </w:rPrChange>
            </w:rPr>
            <w:delText>/ # multiview apply</w:delText>
          </w:r>
        </w:del>
      </w:ins>
    </w:p>
    <w:p w14:paraId="4784692A" w14:textId="7ED2CD51" w:rsidR="00300E7F" w:rsidDel="00BA0399" w:rsidRDefault="00300E7F">
      <w:pPr>
        <w:pStyle w:val="Body"/>
        <w:numPr>
          <w:ilvl w:val="0"/>
          <w:numId w:val="36"/>
        </w:numPr>
        <w:spacing w:line="400" w:lineRule="exact"/>
        <w:ind w:left="1281" w:hanging="442"/>
        <w:rPr>
          <w:ins w:id="1974" w:author="Chelsea Lee" w:date="2023-09-28T14:38:00Z"/>
          <w:del w:id="1975" w:author="Bright Liu" w:date="2025-11-25T17:06:00Z" w16du:dateUtc="2025-11-25T09:06:00Z"/>
          <w:rFonts w:eastAsia="方正黑体简体"/>
          <w:sz w:val="22"/>
          <w:szCs w:val="21"/>
        </w:rPr>
        <w:pPrChange w:id="1976" w:author="Chelsea Lee" w:date="2023-09-28T14:40:00Z">
          <w:pPr>
            <w:pStyle w:val="Body"/>
            <w:numPr>
              <w:numId w:val="36"/>
            </w:numPr>
            <w:spacing w:line="440" w:lineRule="exact"/>
            <w:ind w:left="1278" w:hanging="440"/>
          </w:pPr>
        </w:pPrChange>
      </w:pPr>
      <w:ins w:id="1977" w:author="Chelsea Lee" w:date="2023-09-28T14:38:00Z">
        <w:del w:id="1978" w:author="Bright Liu" w:date="2025-11-25T17:06:00Z" w16du:dateUtc="2025-11-25T09:06:00Z">
          <w:r w:rsidDel="00BA0399">
            <w:rPr>
              <w:rFonts w:eastAsia="方正黑体简体"/>
              <w:sz w:val="22"/>
              <w:szCs w:val="21"/>
            </w:rPr>
            <w:delText>Set</w:delText>
          </w:r>
          <w:r w:rsidRPr="005854E6" w:rsidDel="00BA0399">
            <w:rPr>
              <w:rFonts w:eastAsia="方正黑体简体"/>
              <w:sz w:val="22"/>
              <w:szCs w:val="20"/>
            </w:rPr>
            <w:delText xml:space="preserve"> “</w:delText>
          </w:r>
          <w:r w:rsidDel="00BA0399">
            <w:rPr>
              <w:rFonts w:eastAsia="方正黑体简体"/>
              <w:sz w:val="22"/>
              <w:szCs w:val="20"/>
            </w:rPr>
            <w:delText>2</w:delText>
          </w:r>
          <w:r w:rsidRPr="005854E6" w:rsidDel="00BA0399">
            <w:rPr>
              <w:rFonts w:eastAsia="方正黑体简体"/>
              <w:sz w:val="22"/>
              <w:szCs w:val="20"/>
            </w:rPr>
            <w:delText>-1” layout</w:delText>
          </w:r>
        </w:del>
      </w:ins>
      <w:ins w:id="1979" w:author="Chelsea Lee" w:date="2023-09-28T14:39:00Z">
        <w:del w:id="1980" w:author="Bright Liu" w:date="2025-11-25T17:06:00Z" w16du:dateUtc="2025-11-25T09:06:00Z">
          <w:r w:rsidDel="00BA0399">
            <w:rPr>
              <w:rFonts w:eastAsia="方正黑体简体"/>
              <w:sz w:val="22"/>
              <w:szCs w:val="20"/>
            </w:rPr>
            <w:delText>,</w:delText>
          </w:r>
        </w:del>
      </w:ins>
      <w:ins w:id="1981" w:author="Chelsea Lee" w:date="2023-09-28T14:38:00Z">
        <w:del w:id="1982" w:author="Bright Liu" w:date="2025-11-25T17:06:00Z" w16du:dateUtc="2025-11-25T09:06:00Z">
          <w:r w:rsidDel="00BA0399">
            <w:rPr>
              <w:rFonts w:eastAsia="方正黑体简体"/>
              <w:sz w:val="22"/>
              <w:szCs w:val="20"/>
            </w:rPr>
            <w:delText xml:space="preserve"> and select the source </w:delText>
          </w:r>
          <w:r w:rsidRPr="005854E6" w:rsidDel="00BA0399">
            <w:rPr>
              <w:rFonts w:eastAsia="方正黑体简体"/>
              <w:sz w:val="22"/>
              <w:szCs w:val="21"/>
            </w:rPr>
            <w:delText>IPE935-341B22822FEF</w:delText>
          </w:r>
          <w:r w:rsidDel="00BA0399">
            <w:rPr>
              <w:rFonts w:eastAsia="方正黑体简体"/>
              <w:sz w:val="22"/>
              <w:szCs w:val="21"/>
            </w:rPr>
            <w:delText xml:space="preserve"> as video sourc</w:delText>
          </w:r>
        </w:del>
      </w:ins>
      <w:ins w:id="1983" w:author="Chelsea Lee" w:date="2023-09-28T14:39:00Z">
        <w:del w:id="1984" w:author="Bright Liu" w:date="2025-11-25T17:06:00Z" w16du:dateUtc="2025-11-25T09:06:00Z">
          <w:r w:rsidDel="00BA0399">
            <w:rPr>
              <w:rFonts w:eastAsia="方正黑体简体"/>
              <w:sz w:val="22"/>
              <w:szCs w:val="21"/>
            </w:rPr>
            <w:delText>e 1</w:delText>
          </w:r>
        </w:del>
      </w:ins>
      <w:ins w:id="1985" w:author="Chelsea Lee" w:date="2023-09-28T14:38:00Z">
        <w:del w:id="1986" w:author="Bright Liu" w:date="2025-11-25T17:06:00Z" w16du:dateUtc="2025-11-25T09:06:00Z">
          <w:r w:rsidDel="00BA0399">
            <w:rPr>
              <w:rFonts w:eastAsia="方正黑体简体"/>
              <w:sz w:val="22"/>
              <w:szCs w:val="21"/>
            </w:rPr>
            <w:delText xml:space="preserve"> </w:delText>
          </w:r>
        </w:del>
      </w:ins>
      <w:ins w:id="1987" w:author="Chelsea Lee" w:date="2023-09-28T14:39:00Z">
        <w:del w:id="1988" w:author="Bright Liu" w:date="2025-11-25T17:06:00Z" w16du:dateUtc="2025-11-25T09:06:00Z">
          <w:r w:rsidDel="00BA0399">
            <w:rPr>
              <w:rFonts w:eastAsia="方正黑体简体"/>
              <w:sz w:val="22"/>
              <w:szCs w:val="21"/>
            </w:rPr>
            <w:delText xml:space="preserve">and null as video source 2 for </w:delText>
          </w:r>
        </w:del>
      </w:ins>
      <w:ins w:id="1989" w:author="Chelsea Lee" w:date="2023-09-28T14:38:00Z">
        <w:del w:id="1990" w:author="Bright Liu" w:date="2025-11-25T17:06:00Z" w16du:dateUtc="2025-11-25T09:06:00Z">
          <w:r w:rsidDel="00BA0399">
            <w:rPr>
              <w:rFonts w:eastAsia="方正黑体简体"/>
              <w:sz w:val="22"/>
              <w:szCs w:val="21"/>
            </w:rPr>
            <w:delText>the MRX:</w:delText>
          </w:r>
        </w:del>
      </w:ins>
    </w:p>
    <w:p w14:paraId="32BA744F" w14:textId="57CBBD52" w:rsidR="009949FC" w:rsidRPr="00B34205" w:rsidDel="00BA0399" w:rsidRDefault="009949FC" w:rsidP="009949FC">
      <w:pPr>
        <w:ind w:leftChars="500" w:left="1050"/>
        <w:rPr>
          <w:ins w:id="1991" w:author="Chelsea Lee" w:date="2023-09-28T14:34:00Z"/>
          <w:del w:id="1992" w:author="Bright Liu" w:date="2025-11-25T17:06:00Z" w16du:dateUtc="2025-11-25T09:06:00Z"/>
          <w:rStyle w:val="16"/>
          <w:rFonts w:ascii="Myriad Pro" w:eastAsia="方正黑体简体" w:hAnsi="Myriad Pro"/>
          <w:rPrChange w:id="1993" w:author="Chelsea Lee" w:date="2023-09-18T17:14:00Z">
            <w:rPr>
              <w:ins w:id="1994" w:author="Chelsea Lee" w:date="2023-09-28T14:34:00Z"/>
              <w:del w:id="1995" w:author="Bright Liu" w:date="2025-11-25T17:06:00Z" w16du:dateUtc="2025-11-25T09:06:00Z"/>
              <w:rStyle w:val="16"/>
              <w:rFonts w:ascii="Myriad Pro" w:eastAsia="Myriad Pro" w:hAnsi="Myriad Pro"/>
              <w:sz w:val="24"/>
              <w:szCs w:val="24"/>
            </w:rPr>
          </w:rPrChange>
        </w:rPr>
      </w:pPr>
      <w:ins w:id="1996" w:author="Chelsea Lee" w:date="2023-09-28T14:34:00Z">
        <w:del w:id="1997" w:author="Bright Liu" w:date="2025-11-25T17:06:00Z" w16du:dateUtc="2025-11-25T09:06:00Z">
          <w:r w:rsidRPr="00B34205" w:rsidDel="00BA0399">
            <w:rPr>
              <w:rStyle w:val="16"/>
              <w:rFonts w:ascii="Myriad Pro" w:eastAsia="方正黑体简体" w:hAnsi="Myriad Pro"/>
              <w:rPrChange w:id="1998" w:author="Chelsea Lee" w:date="2023-09-18T17:14:00Z">
                <w:rPr>
                  <w:rStyle w:val="16"/>
                </w:rPr>
              </w:rPrChange>
            </w:rPr>
            <w:delText>/ # multiview set IPE935-341B22822FEF:1:0_0_1920_1080:stretch:0 NULL:1:1440_0_480_270:stretch:0</w:delText>
          </w:r>
        </w:del>
      </w:ins>
    </w:p>
    <w:p w14:paraId="360CC1A8" w14:textId="0B550A06" w:rsidR="009949FC" w:rsidRPr="00B34205" w:rsidDel="00BA0399" w:rsidRDefault="009949FC" w:rsidP="009949FC">
      <w:pPr>
        <w:ind w:leftChars="500" w:left="1050"/>
        <w:rPr>
          <w:ins w:id="1999" w:author="Chelsea Lee" w:date="2023-09-28T14:34:00Z"/>
          <w:del w:id="2000" w:author="Bright Liu" w:date="2025-11-25T17:06:00Z" w16du:dateUtc="2025-11-25T09:06:00Z"/>
          <w:rStyle w:val="16"/>
          <w:rFonts w:ascii="Myriad Pro" w:eastAsia="方正黑体简体" w:hAnsi="Myriad Pro"/>
          <w:rPrChange w:id="2001" w:author="Chelsea Lee" w:date="2023-09-18T17:14:00Z">
            <w:rPr>
              <w:ins w:id="2002" w:author="Chelsea Lee" w:date="2023-09-28T14:34:00Z"/>
              <w:del w:id="2003" w:author="Bright Liu" w:date="2025-11-25T17:06:00Z" w16du:dateUtc="2025-11-25T09:06:00Z"/>
              <w:rStyle w:val="16"/>
            </w:rPr>
          </w:rPrChange>
        </w:rPr>
      </w:pPr>
      <w:ins w:id="2004" w:author="Chelsea Lee" w:date="2023-09-28T14:34:00Z">
        <w:del w:id="2005" w:author="Bright Liu" w:date="2025-11-25T17:06:00Z" w16du:dateUtc="2025-11-25T09:06:00Z">
          <w:r w:rsidRPr="00B34205" w:rsidDel="00BA0399">
            <w:rPr>
              <w:rStyle w:val="16"/>
              <w:rFonts w:ascii="Myriad Pro" w:eastAsia="方正黑体简体" w:hAnsi="Myriad Pro"/>
              <w:rPrChange w:id="2006" w:author="Chelsea Lee" w:date="2023-09-18T17:14:00Z">
                <w:rPr>
                  <w:rStyle w:val="16"/>
                </w:rPr>
              </w:rPrChange>
            </w:rPr>
            <w:delText>/ # multiview set mode overlay</w:delText>
          </w:r>
        </w:del>
      </w:ins>
    </w:p>
    <w:p w14:paraId="226E2466" w14:textId="1B1E093C" w:rsidR="009949FC" w:rsidRPr="00B34205" w:rsidDel="00BA0399" w:rsidRDefault="009949FC" w:rsidP="009949FC">
      <w:pPr>
        <w:ind w:leftChars="500" w:left="1050"/>
        <w:rPr>
          <w:ins w:id="2007" w:author="Chelsea Lee" w:date="2023-09-28T14:34:00Z"/>
          <w:del w:id="2008" w:author="Bright Liu" w:date="2025-11-25T17:06:00Z" w16du:dateUtc="2025-11-25T09:06:00Z"/>
          <w:rStyle w:val="16"/>
          <w:rFonts w:ascii="Myriad Pro" w:eastAsia="方正黑体简体" w:hAnsi="Myriad Pro"/>
          <w:rPrChange w:id="2009" w:author="Chelsea Lee" w:date="2023-09-18T17:14:00Z">
            <w:rPr>
              <w:ins w:id="2010" w:author="Chelsea Lee" w:date="2023-09-28T14:34:00Z"/>
              <w:del w:id="2011" w:author="Bright Liu" w:date="2025-11-25T17:06:00Z" w16du:dateUtc="2025-11-25T09:06:00Z"/>
              <w:rStyle w:val="16"/>
            </w:rPr>
          </w:rPrChange>
        </w:rPr>
      </w:pPr>
      <w:ins w:id="2012" w:author="Chelsea Lee" w:date="2023-09-28T14:34:00Z">
        <w:del w:id="2013" w:author="Bright Liu" w:date="2025-11-25T17:06:00Z" w16du:dateUtc="2025-11-25T09:06:00Z">
          <w:r w:rsidRPr="00B34205" w:rsidDel="00BA0399">
            <w:rPr>
              <w:rStyle w:val="16"/>
              <w:rFonts w:ascii="Myriad Pro" w:eastAsia="方正黑体简体" w:hAnsi="Myriad Pro"/>
              <w:rPrChange w:id="2014" w:author="Chelsea Lee" w:date="2023-09-18T17:14:00Z">
                <w:rPr>
                  <w:rStyle w:val="16"/>
                </w:rPr>
              </w:rPrChange>
            </w:rPr>
            <w:delText>/ # multiview apply</w:delText>
          </w:r>
        </w:del>
      </w:ins>
    </w:p>
    <w:p w14:paraId="1450DDCF" w14:textId="3BE3A441" w:rsidR="00154E66" w:rsidDel="00BA0399" w:rsidRDefault="00154E66">
      <w:pPr>
        <w:pStyle w:val="Body"/>
        <w:numPr>
          <w:ilvl w:val="0"/>
          <w:numId w:val="36"/>
        </w:numPr>
        <w:spacing w:line="400" w:lineRule="exact"/>
        <w:ind w:left="1281" w:hanging="442"/>
        <w:rPr>
          <w:ins w:id="2015" w:author="Chelsea Lee" w:date="2023-09-28T14:41:00Z"/>
          <w:del w:id="2016" w:author="Bright Liu" w:date="2025-11-25T17:06:00Z" w16du:dateUtc="2025-11-25T09:06:00Z"/>
          <w:rFonts w:eastAsia="方正黑体简体"/>
          <w:sz w:val="22"/>
          <w:szCs w:val="21"/>
        </w:rPr>
        <w:pPrChange w:id="2017" w:author="Chelsea Lee" w:date="2023-09-28T14:41:00Z">
          <w:pPr>
            <w:pStyle w:val="Body"/>
            <w:numPr>
              <w:numId w:val="35"/>
            </w:numPr>
            <w:spacing w:line="400" w:lineRule="exact"/>
            <w:ind w:left="1490" w:hanging="440"/>
          </w:pPr>
        </w:pPrChange>
      </w:pPr>
      <w:ins w:id="2018" w:author="Chelsea Lee" w:date="2023-09-28T14:41:00Z">
        <w:del w:id="2019" w:author="Bright Liu" w:date="2025-11-25T17:06:00Z" w16du:dateUtc="2025-11-25T09:06:00Z">
          <w:r w:rsidDel="00BA0399">
            <w:rPr>
              <w:rFonts w:eastAsia="方正黑体简体"/>
              <w:sz w:val="22"/>
              <w:szCs w:val="21"/>
            </w:rPr>
            <w:delText>Set</w:delText>
          </w:r>
          <w:r w:rsidRPr="005854E6" w:rsidDel="00BA0399">
            <w:rPr>
              <w:rFonts w:eastAsia="方正黑体简体"/>
              <w:sz w:val="22"/>
              <w:szCs w:val="20"/>
            </w:rPr>
            <w:delText xml:space="preserve"> “</w:delText>
          </w:r>
          <w:r w:rsidDel="00BA0399">
            <w:rPr>
              <w:rFonts w:eastAsia="方正黑体简体"/>
              <w:sz w:val="22"/>
              <w:szCs w:val="20"/>
            </w:rPr>
            <w:delText>3</w:delText>
          </w:r>
          <w:r w:rsidRPr="005854E6" w:rsidDel="00BA0399">
            <w:rPr>
              <w:rFonts w:eastAsia="方正黑体简体"/>
              <w:sz w:val="22"/>
              <w:szCs w:val="20"/>
            </w:rPr>
            <w:delText>-1” layout</w:delText>
          </w:r>
          <w:r w:rsidDel="00BA0399">
            <w:rPr>
              <w:rFonts w:eastAsia="方正黑体简体"/>
              <w:sz w:val="22"/>
              <w:szCs w:val="20"/>
            </w:rPr>
            <w:delText xml:space="preserve">, </w:delText>
          </w:r>
          <w:r w:rsidRPr="00154E66" w:rsidDel="00BA0399">
            <w:rPr>
              <w:rFonts w:eastAsia="方正黑体简体"/>
              <w:sz w:val="22"/>
              <w:szCs w:val="21"/>
            </w:rPr>
            <w:delText>and</w:delText>
          </w:r>
          <w:r w:rsidDel="00BA0399">
            <w:rPr>
              <w:rFonts w:eastAsia="方正黑体简体"/>
              <w:sz w:val="22"/>
              <w:szCs w:val="20"/>
            </w:rPr>
            <w:delText xml:space="preserve"> select the source </w:delText>
          </w:r>
          <w:r w:rsidRPr="005854E6" w:rsidDel="00BA0399">
            <w:rPr>
              <w:rFonts w:eastAsia="方正黑体简体"/>
              <w:sz w:val="22"/>
              <w:szCs w:val="21"/>
            </w:rPr>
            <w:delText>IPE935-341B22822FEF</w:delText>
          </w:r>
          <w:r w:rsidDel="00BA0399">
            <w:rPr>
              <w:rFonts w:eastAsia="方正黑体简体"/>
              <w:sz w:val="22"/>
              <w:szCs w:val="21"/>
            </w:rPr>
            <w:delText xml:space="preserve"> as video source 1, 2 and 3 for the MRX:</w:delText>
          </w:r>
        </w:del>
      </w:ins>
    </w:p>
    <w:p w14:paraId="51183F33" w14:textId="3EA3D1C7" w:rsidR="009949FC" w:rsidRPr="00B34205" w:rsidDel="00BA0399" w:rsidRDefault="009949FC" w:rsidP="009949FC">
      <w:pPr>
        <w:ind w:leftChars="500" w:left="1050"/>
        <w:jc w:val="left"/>
        <w:rPr>
          <w:ins w:id="2020" w:author="Chelsea Lee" w:date="2023-09-28T14:34:00Z"/>
          <w:del w:id="2021" w:author="Bright Liu" w:date="2025-11-25T17:06:00Z" w16du:dateUtc="2025-11-25T09:06:00Z"/>
          <w:rStyle w:val="16"/>
          <w:rFonts w:ascii="Myriad Pro" w:eastAsia="方正黑体简体" w:hAnsi="Myriad Pro"/>
          <w:rPrChange w:id="2022" w:author="Chelsea Lee" w:date="2023-09-18T17:14:00Z">
            <w:rPr>
              <w:ins w:id="2023" w:author="Chelsea Lee" w:date="2023-09-28T14:34:00Z"/>
              <w:del w:id="2024" w:author="Bright Liu" w:date="2025-11-25T17:06:00Z" w16du:dateUtc="2025-11-25T09:06:00Z"/>
              <w:rStyle w:val="16"/>
              <w:rFonts w:ascii="Myriad Pro" w:eastAsia="Myriad Pro" w:hAnsi="Myriad Pro"/>
              <w:sz w:val="24"/>
              <w:szCs w:val="24"/>
            </w:rPr>
          </w:rPrChange>
        </w:rPr>
      </w:pPr>
      <w:ins w:id="2025" w:author="Chelsea Lee" w:date="2023-09-28T14:34:00Z">
        <w:del w:id="2026" w:author="Bright Liu" w:date="2025-11-25T17:06:00Z" w16du:dateUtc="2025-11-25T09:06:00Z">
          <w:r w:rsidRPr="00B34205" w:rsidDel="00BA0399">
            <w:rPr>
              <w:rStyle w:val="16"/>
              <w:rFonts w:ascii="Myriad Pro" w:eastAsia="方正黑体简体" w:hAnsi="Myriad Pro"/>
              <w:rPrChange w:id="2027" w:author="Chelsea Lee" w:date="2023-09-18T17:14:00Z">
                <w:rPr>
                  <w:rStyle w:val="16"/>
                </w:rPr>
              </w:rPrChange>
            </w:rPr>
            <w:delText xml:space="preserve">/ # multiview set IPE935-341B22822FEF:1:1280_0_640_1080:stretch:270 IPE935-341B22822FEF:1:640_0_640_1080:stretch:270 IPE935-341B22822FEF:1:0_0_640_1080:stretch:270 </w:delText>
          </w:r>
        </w:del>
      </w:ins>
    </w:p>
    <w:p w14:paraId="2A3D5860" w14:textId="5EC4367D" w:rsidR="009949FC" w:rsidRPr="00B34205" w:rsidDel="00BA0399" w:rsidRDefault="009949FC" w:rsidP="009949FC">
      <w:pPr>
        <w:ind w:leftChars="500" w:left="1050"/>
        <w:rPr>
          <w:ins w:id="2028" w:author="Chelsea Lee" w:date="2023-09-28T14:34:00Z"/>
          <w:del w:id="2029" w:author="Bright Liu" w:date="2025-11-25T17:06:00Z" w16du:dateUtc="2025-11-25T09:06:00Z"/>
          <w:rStyle w:val="16"/>
          <w:rFonts w:ascii="Myriad Pro" w:eastAsia="方正黑体简体" w:hAnsi="Myriad Pro"/>
          <w:rPrChange w:id="2030" w:author="Chelsea Lee" w:date="2023-09-18T17:14:00Z">
            <w:rPr>
              <w:ins w:id="2031" w:author="Chelsea Lee" w:date="2023-09-28T14:34:00Z"/>
              <w:del w:id="2032" w:author="Bright Liu" w:date="2025-11-25T17:06:00Z" w16du:dateUtc="2025-11-25T09:06:00Z"/>
              <w:rStyle w:val="16"/>
            </w:rPr>
          </w:rPrChange>
        </w:rPr>
      </w:pPr>
      <w:ins w:id="2033" w:author="Chelsea Lee" w:date="2023-09-28T14:34:00Z">
        <w:del w:id="2034" w:author="Bright Liu" w:date="2025-11-25T17:06:00Z" w16du:dateUtc="2025-11-25T09:06:00Z">
          <w:r w:rsidRPr="00B34205" w:rsidDel="00BA0399">
            <w:rPr>
              <w:rStyle w:val="16"/>
              <w:rFonts w:ascii="Myriad Pro" w:eastAsia="方正黑体简体" w:hAnsi="Myriad Pro"/>
              <w:rPrChange w:id="2035" w:author="Chelsea Lee" w:date="2023-09-18T17:14:00Z">
                <w:rPr>
                  <w:rStyle w:val="16"/>
                </w:rPr>
              </w:rPrChange>
            </w:rPr>
            <w:delText>/ # multiview set mode tile</w:delText>
          </w:r>
        </w:del>
      </w:ins>
    </w:p>
    <w:p w14:paraId="0E743458" w14:textId="330476A6" w:rsidR="009949FC" w:rsidRPr="00B34205" w:rsidDel="00BA0399" w:rsidRDefault="009949FC" w:rsidP="009949FC">
      <w:pPr>
        <w:ind w:leftChars="500" w:left="1050"/>
        <w:rPr>
          <w:ins w:id="2036" w:author="Chelsea Lee" w:date="2023-09-28T14:34:00Z"/>
          <w:del w:id="2037" w:author="Bright Liu" w:date="2025-11-25T17:06:00Z" w16du:dateUtc="2025-11-25T09:06:00Z"/>
          <w:rStyle w:val="16"/>
          <w:rFonts w:ascii="Myriad Pro" w:eastAsia="方正黑体简体" w:hAnsi="Myriad Pro"/>
          <w:rPrChange w:id="2038" w:author="Chelsea Lee" w:date="2023-09-18T17:14:00Z">
            <w:rPr>
              <w:ins w:id="2039" w:author="Chelsea Lee" w:date="2023-09-28T14:34:00Z"/>
              <w:del w:id="2040" w:author="Bright Liu" w:date="2025-11-25T17:06:00Z" w16du:dateUtc="2025-11-25T09:06:00Z"/>
              <w:rStyle w:val="16"/>
            </w:rPr>
          </w:rPrChange>
        </w:rPr>
      </w:pPr>
      <w:ins w:id="2041" w:author="Chelsea Lee" w:date="2023-09-28T14:34:00Z">
        <w:del w:id="2042" w:author="Bright Liu" w:date="2025-11-25T17:06:00Z" w16du:dateUtc="2025-11-25T09:06:00Z">
          <w:r w:rsidRPr="00B34205" w:rsidDel="00BA0399">
            <w:rPr>
              <w:rStyle w:val="16"/>
              <w:rFonts w:ascii="Myriad Pro" w:eastAsia="方正黑体简体" w:hAnsi="Myriad Pro"/>
              <w:rPrChange w:id="2043" w:author="Chelsea Lee" w:date="2023-09-18T17:14:00Z">
                <w:rPr>
                  <w:rStyle w:val="16"/>
                </w:rPr>
              </w:rPrChange>
            </w:rPr>
            <w:delText>/ # multiview apply</w:delText>
          </w:r>
        </w:del>
      </w:ins>
    </w:p>
    <w:p w14:paraId="2DE7BAD1" w14:textId="5B3A1341" w:rsidR="00154E66" w:rsidDel="00BA0399" w:rsidRDefault="00154E66" w:rsidP="00154E66">
      <w:pPr>
        <w:pStyle w:val="Body"/>
        <w:numPr>
          <w:ilvl w:val="0"/>
          <w:numId w:val="36"/>
        </w:numPr>
        <w:spacing w:line="400" w:lineRule="exact"/>
        <w:ind w:left="1281" w:hanging="442"/>
        <w:rPr>
          <w:ins w:id="2044" w:author="Chelsea Lee" w:date="2023-09-28T14:42:00Z"/>
          <w:del w:id="2045" w:author="Bright Liu" w:date="2025-11-25T17:06:00Z" w16du:dateUtc="2025-11-25T09:06:00Z"/>
          <w:rFonts w:eastAsia="方正黑体简体"/>
          <w:sz w:val="22"/>
          <w:szCs w:val="21"/>
        </w:rPr>
      </w:pPr>
      <w:ins w:id="2046" w:author="Chelsea Lee" w:date="2023-09-28T14:42:00Z">
        <w:del w:id="2047" w:author="Bright Liu" w:date="2025-11-25T17:06:00Z" w16du:dateUtc="2025-11-25T09:06:00Z">
          <w:r w:rsidDel="00BA0399">
            <w:rPr>
              <w:rFonts w:eastAsia="方正黑体简体"/>
              <w:sz w:val="22"/>
              <w:szCs w:val="21"/>
            </w:rPr>
            <w:delText>Set</w:delText>
          </w:r>
          <w:r w:rsidRPr="005854E6" w:rsidDel="00BA0399">
            <w:rPr>
              <w:rFonts w:eastAsia="方正黑体简体"/>
              <w:sz w:val="22"/>
              <w:szCs w:val="20"/>
            </w:rPr>
            <w:delText xml:space="preserve"> “</w:delText>
          </w:r>
          <w:r w:rsidDel="00BA0399">
            <w:rPr>
              <w:rFonts w:eastAsia="方正黑体简体"/>
              <w:sz w:val="22"/>
              <w:szCs w:val="20"/>
            </w:rPr>
            <w:delText>4</w:delText>
          </w:r>
          <w:r w:rsidRPr="005854E6" w:rsidDel="00BA0399">
            <w:rPr>
              <w:rFonts w:eastAsia="方正黑体简体"/>
              <w:sz w:val="22"/>
              <w:szCs w:val="20"/>
            </w:rPr>
            <w:delText>-1” layout</w:delText>
          </w:r>
          <w:r w:rsidDel="00BA0399">
            <w:rPr>
              <w:rFonts w:eastAsia="方正黑体简体"/>
              <w:sz w:val="22"/>
              <w:szCs w:val="20"/>
            </w:rPr>
            <w:delText xml:space="preserve">, </w:delText>
          </w:r>
          <w:r w:rsidRPr="00154E66" w:rsidDel="00BA0399">
            <w:rPr>
              <w:rFonts w:eastAsia="方正黑体简体"/>
              <w:sz w:val="22"/>
              <w:szCs w:val="21"/>
            </w:rPr>
            <w:delText>and</w:delText>
          </w:r>
          <w:r w:rsidDel="00BA0399">
            <w:rPr>
              <w:rFonts w:eastAsia="方正黑体简体"/>
              <w:sz w:val="22"/>
              <w:szCs w:val="20"/>
            </w:rPr>
            <w:delText xml:space="preserve"> select the source </w:delText>
          </w:r>
          <w:r w:rsidRPr="005854E6" w:rsidDel="00BA0399">
            <w:rPr>
              <w:rFonts w:eastAsia="方正黑体简体"/>
              <w:sz w:val="22"/>
              <w:szCs w:val="21"/>
            </w:rPr>
            <w:delText>IPE935-341B22822FEF</w:delText>
          </w:r>
          <w:r w:rsidDel="00BA0399">
            <w:rPr>
              <w:rFonts w:eastAsia="方正黑体简体"/>
              <w:sz w:val="22"/>
              <w:szCs w:val="21"/>
            </w:rPr>
            <w:delText xml:space="preserve"> as video source 1 and null as </w:delText>
          </w:r>
        </w:del>
      </w:ins>
      <w:ins w:id="2048" w:author="Chelsea Lee" w:date="2023-09-28T14:43:00Z">
        <w:del w:id="2049" w:author="Bright Liu" w:date="2025-11-25T17:06:00Z" w16du:dateUtc="2025-11-25T09:06:00Z">
          <w:r w:rsidDel="00BA0399">
            <w:rPr>
              <w:rFonts w:eastAsia="方正黑体简体"/>
              <w:sz w:val="22"/>
              <w:szCs w:val="21"/>
            </w:rPr>
            <w:delText>video source 2, 3 and 4</w:delText>
          </w:r>
        </w:del>
      </w:ins>
      <w:ins w:id="2050" w:author="Chelsea Lee" w:date="2023-09-28T14:42:00Z">
        <w:del w:id="2051" w:author="Bright Liu" w:date="2025-11-25T17:06:00Z" w16du:dateUtc="2025-11-25T09:06:00Z">
          <w:r w:rsidDel="00BA0399">
            <w:rPr>
              <w:rFonts w:eastAsia="方正黑体简体"/>
              <w:sz w:val="22"/>
              <w:szCs w:val="21"/>
            </w:rPr>
            <w:delText xml:space="preserve"> for the MRX:</w:delText>
          </w:r>
        </w:del>
      </w:ins>
    </w:p>
    <w:p w14:paraId="3A25FA1B" w14:textId="7B9EEB53" w:rsidR="009949FC" w:rsidRPr="00B34205" w:rsidDel="00BA0399" w:rsidRDefault="009949FC" w:rsidP="009949FC">
      <w:pPr>
        <w:ind w:leftChars="500" w:left="1050"/>
        <w:rPr>
          <w:ins w:id="2052" w:author="Chelsea Lee" w:date="2023-09-28T14:34:00Z"/>
          <w:del w:id="2053" w:author="Bright Liu" w:date="2025-11-25T17:06:00Z" w16du:dateUtc="2025-11-25T09:06:00Z"/>
          <w:rStyle w:val="16"/>
          <w:rFonts w:ascii="Myriad Pro" w:eastAsia="方正黑体简体" w:hAnsi="Myriad Pro"/>
          <w:rPrChange w:id="2054" w:author="Chelsea Lee" w:date="2023-09-18T17:14:00Z">
            <w:rPr>
              <w:ins w:id="2055" w:author="Chelsea Lee" w:date="2023-09-28T14:34:00Z"/>
              <w:del w:id="2056" w:author="Bright Liu" w:date="2025-11-25T17:06:00Z" w16du:dateUtc="2025-11-25T09:06:00Z"/>
              <w:rStyle w:val="16"/>
              <w:rFonts w:ascii="Myriad Pro" w:eastAsia="Myriad Pro" w:hAnsi="Myriad Pro"/>
              <w:sz w:val="24"/>
              <w:szCs w:val="24"/>
            </w:rPr>
          </w:rPrChange>
        </w:rPr>
      </w:pPr>
      <w:ins w:id="2057" w:author="Chelsea Lee" w:date="2023-09-28T14:34:00Z">
        <w:del w:id="2058" w:author="Bright Liu" w:date="2025-11-25T17:06:00Z" w16du:dateUtc="2025-11-25T09:06:00Z">
          <w:r w:rsidRPr="00B34205" w:rsidDel="00BA0399">
            <w:rPr>
              <w:rStyle w:val="16"/>
              <w:rFonts w:ascii="Myriad Pro" w:eastAsia="方正黑体简体" w:hAnsi="Myriad Pro"/>
              <w:rPrChange w:id="2059" w:author="Chelsea Lee" w:date="2023-09-18T17:14:00Z">
                <w:rPr>
                  <w:rStyle w:val="16"/>
                </w:rPr>
              </w:rPrChange>
            </w:rPr>
            <w:delText>/ # multiview set IPE935-341B22822FEF:1:0_0_960_540:stretch:0 NULL:1:960_0_960_540:stretch:0 NULL:1:0_540_960_540:stretch:0 NULL:1:960_540_960_540:stretch:0</w:delText>
          </w:r>
        </w:del>
      </w:ins>
    </w:p>
    <w:p w14:paraId="5DF8AA29" w14:textId="71FE6AA6" w:rsidR="009949FC" w:rsidRPr="00B34205" w:rsidDel="00BA0399" w:rsidRDefault="009949FC" w:rsidP="009949FC">
      <w:pPr>
        <w:ind w:leftChars="500" w:left="1050"/>
        <w:rPr>
          <w:ins w:id="2060" w:author="Chelsea Lee" w:date="2023-09-28T14:34:00Z"/>
          <w:del w:id="2061" w:author="Bright Liu" w:date="2025-11-25T17:06:00Z" w16du:dateUtc="2025-11-25T09:06:00Z"/>
          <w:rStyle w:val="16"/>
          <w:rFonts w:ascii="Myriad Pro" w:eastAsia="方正黑体简体" w:hAnsi="Myriad Pro"/>
          <w:rPrChange w:id="2062" w:author="Chelsea Lee" w:date="2023-09-18T17:14:00Z">
            <w:rPr>
              <w:ins w:id="2063" w:author="Chelsea Lee" w:date="2023-09-28T14:34:00Z"/>
              <w:del w:id="2064" w:author="Bright Liu" w:date="2025-11-25T17:06:00Z" w16du:dateUtc="2025-11-25T09:06:00Z"/>
              <w:rStyle w:val="16"/>
            </w:rPr>
          </w:rPrChange>
        </w:rPr>
      </w:pPr>
      <w:ins w:id="2065" w:author="Chelsea Lee" w:date="2023-09-28T14:34:00Z">
        <w:del w:id="2066" w:author="Bright Liu" w:date="2025-11-25T17:06:00Z" w16du:dateUtc="2025-11-25T09:06:00Z">
          <w:r w:rsidRPr="00B34205" w:rsidDel="00BA0399">
            <w:rPr>
              <w:rStyle w:val="16"/>
              <w:rFonts w:ascii="Myriad Pro" w:eastAsia="方正黑体简体" w:hAnsi="Myriad Pro"/>
              <w:rPrChange w:id="2067" w:author="Chelsea Lee" w:date="2023-09-18T17:14:00Z">
                <w:rPr>
                  <w:rStyle w:val="16"/>
                </w:rPr>
              </w:rPrChange>
            </w:rPr>
            <w:delText>/ # multiview set mode tile</w:delText>
          </w:r>
        </w:del>
      </w:ins>
    </w:p>
    <w:p w14:paraId="27A4C442" w14:textId="7F76E5CE" w:rsidR="009949FC" w:rsidRPr="00B34205" w:rsidDel="00BA0399" w:rsidRDefault="009949FC" w:rsidP="009949FC">
      <w:pPr>
        <w:ind w:leftChars="500" w:left="1050"/>
        <w:rPr>
          <w:ins w:id="2068" w:author="Chelsea Lee" w:date="2023-09-28T14:34:00Z"/>
          <w:del w:id="2069" w:author="Bright Liu" w:date="2025-11-25T17:06:00Z" w16du:dateUtc="2025-11-25T09:06:00Z"/>
          <w:rStyle w:val="16"/>
          <w:rFonts w:ascii="Myriad Pro" w:eastAsia="方正黑体简体" w:hAnsi="Myriad Pro"/>
          <w:rPrChange w:id="2070" w:author="Chelsea Lee" w:date="2023-09-18T17:14:00Z">
            <w:rPr>
              <w:ins w:id="2071" w:author="Chelsea Lee" w:date="2023-09-28T14:34:00Z"/>
              <w:del w:id="2072" w:author="Bright Liu" w:date="2025-11-25T17:06:00Z" w16du:dateUtc="2025-11-25T09:06:00Z"/>
              <w:rStyle w:val="16"/>
            </w:rPr>
          </w:rPrChange>
        </w:rPr>
      </w:pPr>
      <w:ins w:id="2073" w:author="Chelsea Lee" w:date="2023-09-28T14:34:00Z">
        <w:del w:id="2074" w:author="Bright Liu" w:date="2025-11-25T17:06:00Z" w16du:dateUtc="2025-11-25T09:06:00Z">
          <w:r w:rsidRPr="00B34205" w:rsidDel="00BA0399">
            <w:rPr>
              <w:rStyle w:val="16"/>
              <w:rFonts w:ascii="Myriad Pro" w:eastAsia="方正黑体简体" w:hAnsi="Myriad Pro"/>
              <w:rPrChange w:id="2075" w:author="Chelsea Lee" w:date="2023-09-18T17:14:00Z">
                <w:rPr>
                  <w:rStyle w:val="16"/>
                </w:rPr>
              </w:rPrChange>
            </w:rPr>
            <w:delText>/ # multiview apply</w:delText>
          </w:r>
        </w:del>
      </w:ins>
    </w:p>
    <w:p w14:paraId="0E4E7486" w14:textId="54AA5989" w:rsidR="0004312D" w:rsidRPr="002B7D92" w:rsidDel="00BA0399" w:rsidRDefault="00154E66">
      <w:pPr>
        <w:pStyle w:val="3"/>
        <w:rPr>
          <w:ins w:id="2076" w:author="Chelsea Lee" w:date="2023-09-28T14:25:00Z"/>
          <w:del w:id="2077" w:author="Bright Liu" w:date="2025-11-25T17:06:00Z" w16du:dateUtc="2025-11-25T09:06:00Z"/>
          <w:rPrChange w:id="2078" w:author="Chelsea Lee" w:date="2023-09-28T14:45:00Z">
            <w:rPr>
              <w:ins w:id="2079" w:author="Chelsea Lee" w:date="2023-09-28T14:25:00Z"/>
              <w:del w:id="2080" w:author="Bright Liu" w:date="2025-11-25T17:06:00Z" w16du:dateUtc="2025-11-25T09:06:00Z"/>
              <w:rFonts w:eastAsiaTheme="minorEastAsia"/>
              <w:sz w:val="22"/>
              <w:szCs w:val="22"/>
            </w:rPr>
          </w:rPrChange>
        </w:rPr>
        <w:pPrChange w:id="2081" w:author="Chelsea Lee" w:date="2023-09-28T14:45:00Z">
          <w:pPr>
            <w:pStyle w:val="Body"/>
            <w:spacing w:line="440" w:lineRule="exact"/>
            <w:ind w:left="1278"/>
          </w:pPr>
        </w:pPrChange>
      </w:pPr>
      <w:bookmarkStart w:id="2082" w:name="_Toc214962413"/>
      <w:ins w:id="2083" w:author="Chelsea Lee" w:date="2023-09-28T14:44:00Z">
        <w:del w:id="2084" w:author="Bright Liu" w:date="2025-11-25T17:06:00Z" w16du:dateUtc="2025-11-25T09:06:00Z">
          <w:r w:rsidRPr="002B7D92" w:rsidDel="00BA0399">
            <w:rPr>
              <w:rPrChange w:id="2085" w:author="Chelsea Lee" w:date="2023-09-28T14:45:00Z">
                <w:rPr>
                  <w:rFonts w:eastAsiaTheme="minorEastAsia"/>
                  <w:sz w:val="22"/>
                  <w:szCs w:val="22"/>
                </w:rPr>
              </w:rPrChange>
            </w:rPr>
            <w:delText xml:space="preserve">Obtaining </w:delText>
          </w:r>
        </w:del>
      </w:ins>
      <w:ins w:id="2086" w:author="Chelsea Lee" w:date="2023-09-28T14:45:00Z">
        <w:del w:id="2087" w:author="Bright Liu" w:date="2025-11-25T17:06:00Z" w16du:dateUtc="2025-11-25T09:06:00Z">
          <w:r w:rsidR="002B7D92" w:rsidDel="00BA0399">
            <w:delText>Layout Information</w:delText>
          </w:r>
        </w:del>
      </w:ins>
      <w:bookmarkEnd w:id="2082"/>
    </w:p>
    <w:p w14:paraId="2FC6D8C1" w14:textId="0F2ACFD4" w:rsidR="0004312D" w:rsidDel="00BA0399" w:rsidRDefault="00EB5984" w:rsidP="00EB5984">
      <w:pPr>
        <w:spacing w:line="360" w:lineRule="auto"/>
        <w:ind w:left="420" w:firstLine="420"/>
        <w:rPr>
          <w:ins w:id="2088" w:author="Chelsea Lee" w:date="2023-09-28T14:46:00Z"/>
          <w:del w:id="2089" w:author="Bright Liu" w:date="2025-11-25T17:06:00Z" w16du:dateUtc="2025-11-25T09:06:00Z"/>
          <w:rFonts w:ascii="Myriad Pro" w:eastAsia="方正黑体简体" w:hAnsi="Myriad Pro"/>
          <w:b/>
          <w:bCs/>
          <w:sz w:val="22"/>
          <w:szCs w:val="22"/>
        </w:rPr>
      </w:pPr>
      <w:ins w:id="2090" w:author="Chelsea Lee" w:date="2023-09-28T14:46:00Z">
        <w:del w:id="2091" w:author="Bright Liu" w:date="2025-11-25T17:06:00Z" w16du:dateUtc="2025-11-25T09:06:00Z">
          <w:r w:rsidRPr="007963C6" w:rsidDel="00BA0399">
            <w:rPr>
              <w:rFonts w:ascii="Myriad Pro" w:eastAsia="方正黑体简体" w:hAnsi="Myriad Pro"/>
              <w:b/>
              <w:bCs/>
              <w:sz w:val="22"/>
              <w:szCs w:val="22"/>
            </w:rPr>
            <w:delText>Command Structure:</w:delText>
          </w:r>
        </w:del>
      </w:ins>
    </w:p>
    <w:p w14:paraId="6060F9B5" w14:textId="0BBCED76" w:rsidR="00EB5984" w:rsidRPr="00B34205" w:rsidDel="00BA0399" w:rsidRDefault="00EB5984">
      <w:pPr>
        <w:ind w:left="420" w:firstLine="420"/>
        <w:rPr>
          <w:ins w:id="2092" w:author="Chelsea Lee" w:date="2023-09-28T14:46:00Z"/>
          <w:del w:id="2093" w:author="Bright Liu" w:date="2025-11-25T17:06:00Z" w16du:dateUtc="2025-11-25T09:06:00Z"/>
          <w:rStyle w:val="16"/>
          <w:rFonts w:ascii="Myriad Pro" w:eastAsia="方正黑体简体" w:hAnsi="Myriad Pro"/>
          <w:rPrChange w:id="2094" w:author="Chelsea Lee" w:date="2023-09-18T17:14:00Z">
            <w:rPr>
              <w:ins w:id="2095" w:author="Chelsea Lee" w:date="2023-09-28T14:46:00Z"/>
              <w:del w:id="2096" w:author="Bright Liu" w:date="2025-11-25T17:06:00Z" w16du:dateUtc="2025-11-25T09:06:00Z"/>
              <w:rStyle w:val="16"/>
              <w:kern w:val="0"/>
              <w:szCs w:val="21"/>
            </w:rPr>
          </w:rPrChange>
        </w:rPr>
        <w:pPrChange w:id="2097" w:author="Chelsea Lee" w:date="2023-09-28T14:46:00Z">
          <w:pPr>
            <w:ind w:leftChars="500" w:left="1050"/>
          </w:pPr>
        </w:pPrChange>
      </w:pPr>
      <w:ins w:id="2098" w:author="Chelsea Lee" w:date="2023-09-28T14:46:00Z">
        <w:del w:id="2099" w:author="Bright Liu" w:date="2025-11-25T17:06:00Z" w16du:dateUtc="2025-11-25T09:06:00Z">
          <w:r w:rsidRPr="00B34205" w:rsidDel="00BA0399">
            <w:rPr>
              <w:rStyle w:val="16"/>
              <w:rFonts w:ascii="Myriad Pro" w:eastAsia="方正黑体简体" w:hAnsi="Myriad Pro"/>
              <w:rPrChange w:id="2100" w:author="Chelsea Lee" w:date="2023-09-18T17:14:00Z">
                <w:rPr>
                  <w:rStyle w:val="16"/>
                </w:rPr>
              </w:rPrChange>
            </w:rPr>
            <w:delText>multiview get layout</w:delText>
          </w:r>
        </w:del>
      </w:ins>
    </w:p>
    <w:p w14:paraId="37DC4C95" w14:textId="7E859F0C" w:rsidR="00EB5984" w:rsidDel="00BA0399" w:rsidRDefault="00EB5984" w:rsidP="00EB5984">
      <w:pPr>
        <w:spacing w:line="360" w:lineRule="auto"/>
        <w:ind w:left="420" w:firstLine="420"/>
        <w:rPr>
          <w:ins w:id="2101" w:author="Chelsea Lee" w:date="2023-09-28T14:46:00Z"/>
          <w:del w:id="2102" w:author="Bright Liu" w:date="2025-11-25T17:06:00Z" w16du:dateUtc="2025-11-25T09:06:00Z"/>
          <w:rFonts w:ascii="Myriad Pro" w:eastAsia="方正黑体简体" w:hAnsi="Myriad Pro"/>
          <w:b/>
          <w:bCs/>
          <w:sz w:val="22"/>
          <w:szCs w:val="22"/>
        </w:rPr>
      </w:pPr>
      <w:ins w:id="2103" w:author="Chelsea Lee" w:date="2023-09-28T14:46:00Z">
        <w:del w:id="2104" w:author="Bright Liu" w:date="2025-11-25T17:06:00Z" w16du:dateUtc="2025-11-25T09:06:00Z">
          <w:r w:rsidDel="00BA0399">
            <w:rPr>
              <w:rFonts w:ascii="Myriad Pro" w:eastAsia="方正黑体简体" w:hAnsi="Myriad Pro"/>
              <w:b/>
              <w:bCs/>
              <w:sz w:val="22"/>
              <w:szCs w:val="22"/>
            </w:rPr>
            <w:delText>Description:</w:delText>
          </w:r>
        </w:del>
      </w:ins>
    </w:p>
    <w:p w14:paraId="42D01349" w14:textId="635EF91F" w:rsidR="002B7D92" w:rsidDel="00BA0399" w:rsidRDefault="00EB5984" w:rsidP="00F0523E">
      <w:pPr>
        <w:spacing w:line="360" w:lineRule="auto"/>
        <w:ind w:left="840"/>
        <w:rPr>
          <w:ins w:id="2105" w:author="Chelsea Lee" w:date="2023-09-28T14:50:00Z"/>
          <w:del w:id="2106" w:author="Bright Liu" w:date="2025-11-25T17:06:00Z" w16du:dateUtc="2025-11-25T09:06:00Z"/>
          <w:rFonts w:ascii="Myriad Pro" w:eastAsia="方正黑体简体" w:hAnsi="Myriad Pro"/>
          <w:sz w:val="22"/>
          <w:szCs w:val="22"/>
        </w:rPr>
      </w:pPr>
      <w:ins w:id="2107" w:author="Chelsea Lee" w:date="2023-09-28T14:46:00Z">
        <w:del w:id="2108" w:author="Bright Liu" w:date="2025-11-25T17:06:00Z" w16du:dateUtc="2025-11-25T09:06:00Z">
          <w:r w:rsidDel="00BA0399">
            <w:rPr>
              <w:rFonts w:ascii="Myriad Pro" w:eastAsia="方正黑体简体" w:hAnsi="Myriad Pro"/>
              <w:sz w:val="22"/>
              <w:szCs w:val="22"/>
            </w:rPr>
            <w:delText xml:space="preserve">The MRX responds with </w:delText>
          </w:r>
        </w:del>
      </w:ins>
      <w:ins w:id="2109" w:author="Chelsea Lee" w:date="2023-09-28T14:48:00Z">
        <w:del w:id="2110" w:author="Bright Liu" w:date="2025-11-25T17:06:00Z" w16du:dateUtc="2025-11-25T09:06:00Z">
          <w:r w:rsidDel="00BA0399">
            <w:rPr>
              <w:rFonts w:ascii="Myriad Pro" w:eastAsia="方正黑体简体" w:hAnsi="Myriad Pro"/>
              <w:sz w:val="22"/>
              <w:szCs w:val="22"/>
            </w:rPr>
            <w:delText>a JSON message after it receives the above command</w:delText>
          </w:r>
        </w:del>
      </w:ins>
      <w:ins w:id="2111" w:author="Chelsea Lee" w:date="2023-09-28T14:49:00Z">
        <w:del w:id="2112" w:author="Bright Liu" w:date="2025-11-25T17:06:00Z" w16du:dateUtc="2025-11-25T09:06:00Z">
          <w:r w:rsidR="00F0523E" w:rsidDel="00BA0399">
            <w:rPr>
              <w:rFonts w:ascii="Myriad Pro" w:eastAsia="方正黑体简体" w:hAnsi="Myriad Pro"/>
              <w:sz w:val="22"/>
              <w:szCs w:val="22"/>
            </w:rPr>
            <w:delText>, all the client app needs to do is to parse th</w:delText>
          </w:r>
        </w:del>
      </w:ins>
      <w:ins w:id="2113" w:author="Chelsea Lee" w:date="2023-09-28T14:50:00Z">
        <w:del w:id="2114" w:author="Bright Liu" w:date="2025-11-25T17:06:00Z" w16du:dateUtc="2025-11-25T09:06:00Z">
          <w:r w:rsidR="00F0523E" w:rsidDel="00BA0399">
            <w:rPr>
              <w:rFonts w:ascii="Myriad Pro" w:eastAsia="方正黑体简体" w:hAnsi="Myriad Pro"/>
              <w:sz w:val="22"/>
              <w:szCs w:val="22"/>
            </w:rPr>
            <w:delText>e following information:</w:delText>
          </w:r>
        </w:del>
      </w:ins>
    </w:p>
    <w:p w14:paraId="7BF472A6" w14:textId="7731B267" w:rsidR="00F0523E" w:rsidDel="00BA0399" w:rsidRDefault="005F6A17" w:rsidP="00BA6788">
      <w:pPr>
        <w:pStyle w:val="af7"/>
        <w:numPr>
          <w:ilvl w:val="0"/>
          <w:numId w:val="39"/>
        </w:numPr>
        <w:spacing w:line="360" w:lineRule="auto"/>
        <w:ind w:firstLineChars="0"/>
        <w:rPr>
          <w:ins w:id="2115" w:author="Chelsea Lee" w:date="2023-09-28T14:51:00Z"/>
          <w:del w:id="2116" w:author="Bright Liu" w:date="2025-11-25T17:06:00Z" w16du:dateUtc="2025-11-25T09:06:00Z"/>
          <w:rFonts w:ascii="Myriad Pro" w:eastAsia="方正黑体简体" w:hAnsi="Myriad Pro"/>
          <w:sz w:val="22"/>
          <w:szCs w:val="22"/>
        </w:rPr>
      </w:pPr>
      <w:ins w:id="2117" w:author="Chelsea Lee" w:date="2023-09-28T14:50:00Z">
        <w:del w:id="2118" w:author="Bright Liu" w:date="2025-11-25T17:06:00Z" w16du:dateUtc="2025-11-25T09:06:00Z">
          <w:r w:rsidDel="00BA0399">
            <w:rPr>
              <w:rFonts w:ascii="Myriad Pro" w:eastAsia="方正黑体简体" w:hAnsi="Myriad Pro"/>
              <w:sz w:val="22"/>
              <w:szCs w:val="22"/>
            </w:rPr>
            <w:delText xml:space="preserve">The </w:delText>
          </w:r>
        </w:del>
      </w:ins>
      <w:ins w:id="2119" w:author="Chelsea Lee" w:date="2023-09-28T14:51:00Z">
        <w:del w:id="2120" w:author="Bright Liu" w:date="2025-11-25T17:06:00Z" w16du:dateUtc="2025-11-25T09:06:00Z">
          <w:r w:rsidDel="00BA0399">
            <w:rPr>
              <w:rFonts w:ascii="Myriad Pro" w:eastAsia="方正黑体简体" w:hAnsi="Myriad Pro"/>
              <w:sz w:val="22"/>
              <w:szCs w:val="22"/>
            </w:rPr>
            <w:delText xml:space="preserve">four </w:delText>
          </w:r>
        </w:del>
      </w:ins>
      <w:ins w:id="2121" w:author="Chelsea Lee" w:date="2023-09-28T14:50:00Z">
        <w:del w:id="2122" w:author="Bright Liu" w:date="2025-11-25T17:06:00Z" w16du:dateUtc="2025-11-25T09:06:00Z">
          <w:r w:rsidDel="00BA0399">
            <w:rPr>
              <w:rFonts w:ascii="Myriad Pro" w:eastAsia="方正黑体简体" w:hAnsi="Myriad Pro"/>
              <w:sz w:val="22"/>
              <w:szCs w:val="22"/>
            </w:rPr>
            <w:delText>pre-def</w:delText>
          </w:r>
        </w:del>
      </w:ins>
      <w:ins w:id="2123" w:author="Chelsea Lee" w:date="2023-09-28T14:51:00Z">
        <w:del w:id="2124" w:author="Bright Liu" w:date="2025-11-25T17:06:00Z" w16du:dateUtc="2025-11-25T09:06:00Z">
          <w:r w:rsidDel="00BA0399">
            <w:rPr>
              <w:rFonts w:ascii="Myriad Pro" w:eastAsia="方正黑体简体" w:hAnsi="Myriad Pro"/>
              <w:sz w:val="22"/>
              <w:szCs w:val="22"/>
            </w:rPr>
            <w:delText xml:space="preserve">ined </w:delText>
          </w:r>
          <w:r w:rsidR="00A14C12" w:rsidDel="00BA0399">
            <w:rPr>
              <w:rFonts w:ascii="Myriad Pro" w:eastAsia="方正黑体简体" w:hAnsi="Myriad Pro"/>
              <w:sz w:val="22"/>
              <w:szCs w:val="22"/>
            </w:rPr>
            <w:delText>layout</w:delText>
          </w:r>
          <w:r w:rsidR="007718B1" w:rsidDel="00BA0399">
            <w:rPr>
              <w:rFonts w:ascii="Myriad Pro" w:eastAsia="方正黑体简体" w:hAnsi="Myriad Pro"/>
              <w:sz w:val="22"/>
              <w:szCs w:val="22"/>
            </w:rPr>
            <w:delText>s’ name.</w:delText>
          </w:r>
        </w:del>
      </w:ins>
    </w:p>
    <w:p w14:paraId="1AE0A6B4" w14:textId="3DCFA3A2" w:rsidR="007718B1" w:rsidDel="00BA0399" w:rsidRDefault="007718B1" w:rsidP="00BA6788">
      <w:pPr>
        <w:pStyle w:val="af7"/>
        <w:numPr>
          <w:ilvl w:val="0"/>
          <w:numId w:val="39"/>
        </w:numPr>
        <w:spacing w:line="360" w:lineRule="auto"/>
        <w:ind w:firstLineChars="0"/>
        <w:rPr>
          <w:ins w:id="2125" w:author="Chelsea Lee" w:date="2023-09-28T14:51:00Z"/>
          <w:del w:id="2126" w:author="Bright Liu" w:date="2025-11-25T17:06:00Z" w16du:dateUtc="2025-11-25T09:06:00Z"/>
          <w:rFonts w:ascii="Myriad Pro" w:eastAsia="方正黑体简体" w:hAnsi="Myriad Pro"/>
          <w:sz w:val="22"/>
          <w:szCs w:val="22"/>
        </w:rPr>
      </w:pPr>
      <w:ins w:id="2127" w:author="Chelsea Lee" w:date="2023-09-28T14:51:00Z">
        <w:del w:id="2128" w:author="Bright Liu" w:date="2025-11-25T17:06:00Z" w16du:dateUtc="2025-11-25T09:06:00Z">
          <w:r w:rsidDel="00BA0399">
            <w:rPr>
              <w:rFonts w:ascii="Myriad Pro" w:eastAsia="方正黑体简体" w:hAnsi="Myriad Pro"/>
              <w:sz w:val="22"/>
              <w:szCs w:val="22"/>
            </w:rPr>
            <w:delText>Current layout name.</w:delText>
          </w:r>
        </w:del>
      </w:ins>
    </w:p>
    <w:p w14:paraId="44EA0BAD" w14:textId="5FDF4CEE" w:rsidR="007718B1" w:rsidDel="00BA0399" w:rsidRDefault="007718B1" w:rsidP="00BA6788">
      <w:pPr>
        <w:pStyle w:val="af7"/>
        <w:numPr>
          <w:ilvl w:val="0"/>
          <w:numId w:val="39"/>
        </w:numPr>
        <w:spacing w:line="360" w:lineRule="auto"/>
        <w:ind w:firstLineChars="0"/>
        <w:rPr>
          <w:ins w:id="2129" w:author="Chelsea Lee" w:date="2023-09-28T14:51:00Z"/>
          <w:del w:id="2130" w:author="Bright Liu" w:date="2025-11-25T17:06:00Z" w16du:dateUtc="2025-11-25T09:06:00Z"/>
          <w:rFonts w:ascii="Myriad Pro" w:eastAsia="方正黑体简体" w:hAnsi="Myriad Pro"/>
          <w:sz w:val="22"/>
          <w:szCs w:val="22"/>
        </w:rPr>
      </w:pPr>
      <w:ins w:id="2131" w:author="Chelsea Lee" w:date="2023-09-28T14:51:00Z">
        <w:del w:id="2132" w:author="Bright Liu" w:date="2025-11-25T17:06:00Z" w16du:dateUtc="2025-11-25T09:06:00Z">
          <w:r w:rsidDel="00BA0399">
            <w:rPr>
              <w:rFonts w:ascii="Myriad Pro" w:eastAsia="方正黑体简体" w:hAnsi="Myriad Pro" w:hint="eastAsia"/>
              <w:sz w:val="22"/>
              <w:szCs w:val="22"/>
            </w:rPr>
            <w:delText>T</w:delText>
          </w:r>
          <w:r w:rsidDel="00BA0399">
            <w:rPr>
              <w:rFonts w:ascii="Myriad Pro" w:eastAsia="方正黑体简体" w:hAnsi="Myriad Pro"/>
              <w:sz w:val="22"/>
              <w:szCs w:val="22"/>
            </w:rPr>
            <w:delText>he</w:delText>
          </w:r>
        </w:del>
      </w:ins>
      <w:ins w:id="2133" w:author="Chelsea Lee" w:date="2023-09-28T14:52:00Z">
        <w:del w:id="2134" w:author="Bright Liu" w:date="2025-11-25T17:06:00Z" w16du:dateUtc="2025-11-25T09:06:00Z">
          <w:r w:rsidDel="00BA0399">
            <w:rPr>
              <w:rFonts w:ascii="Myriad Pro" w:eastAsia="方正黑体简体" w:hAnsi="Myriad Pro"/>
              <w:sz w:val="22"/>
              <w:szCs w:val="22"/>
            </w:rPr>
            <w:delText xml:space="preserve"> corresponding</w:delText>
          </w:r>
        </w:del>
      </w:ins>
      <w:ins w:id="2135" w:author="Chelsea Lee" w:date="2023-09-28T14:51:00Z">
        <w:del w:id="2136" w:author="Bright Liu" w:date="2025-11-25T17:06:00Z" w16du:dateUtc="2025-11-25T09:06:00Z">
          <w:r w:rsidDel="00BA0399">
            <w:rPr>
              <w:rFonts w:ascii="Myriad Pro" w:eastAsia="方正黑体简体" w:hAnsi="Myriad Pro"/>
              <w:sz w:val="22"/>
              <w:szCs w:val="22"/>
            </w:rPr>
            <w:delText xml:space="preserve"> v</w:delText>
          </w:r>
        </w:del>
      </w:ins>
      <w:ins w:id="2137" w:author="Chelsea Lee" w:date="2023-09-28T14:52:00Z">
        <w:del w:id="2138" w:author="Bright Liu" w:date="2025-11-25T17:06:00Z" w16du:dateUtc="2025-11-25T09:06:00Z">
          <w:r w:rsidDel="00BA0399">
            <w:rPr>
              <w:rFonts w:ascii="Myriad Pro" w:eastAsia="方正黑体简体" w:hAnsi="Myriad Pro"/>
              <w:sz w:val="22"/>
              <w:szCs w:val="22"/>
            </w:rPr>
            <w:delText>ideo sources and audio sources in eac</w:delText>
          </w:r>
        </w:del>
      </w:ins>
      <w:ins w:id="2139" w:author="Chelsea Lee" w:date="2023-09-28T14:53:00Z">
        <w:del w:id="2140" w:author="Bright Liu" w:date="2025-11-25T17:06:00Z" w16du:dateUtc="2025-11-25T09:06:00Z">
          <w:r w:rsidDel="00BA0399">
            <w:rPr>
              <w:rFonts w:ascii="Myriad Pro" w:eastAsia="方正黑体简体" w:hAnsi="Myriad Pro"/>
              <w:sz w:val="22"/>
              <w:szCs w:val="22"/>
            </w:rPr>
            <w:delText>h layout.</w:delText>
          </w:r>
        </w:del>
      </w:ins>
    </w:p>
    <w:p w14:paraId="3BC2139E" w14:textId="127159A8" w:rsidR="007718B1" w:rsidRPr="00C93AAF" w:rsidDel="00BA0399" w:rsidRDefault="007D1685">
      <w:pPr>
        <w:spacing w:line="360" w:lineRule="auto"/>
        <w:ind w:left="838"/>
        <w:rPr>
          <w:ins w:id="2141" w:author="Chelsea Lee" w:date="2023-09-28T14:51:00Z"/>
          <w:del w:id="2142" w:author="Bright Liu" w:date="2025-11-25T17:06:00Z" w16du:dateUtc="2025-11-25T09:06:00Z"/>
          <w:rFonts w:ascii="Myriad Pro" w:eastAsia="方正黑体简体" w:hAnsi="Myriad Pro"/>
          <w:sz w:val="22"/>
          <w:szCs w:val="22"/>
        </w:rPr>
        <w:pPrChange w:id="2143" w:author="Chelsea Lee" w:date="2023-09-28T14:53:00Z">
          <w:pPr>
            <w:spacing w:line="360" w:lineRule="auto"/>
          </w:pPr>
        </w:pPrChange>
      </w:pPr>
      <w:ins w:id="2144" w:author="Chelsea Lee" w:date="2023-09-28T14:55:00Z">
        <w:del w:id="2145" w:author="Bright Liu" w:date="2025-11-25T17:06:00Z" w16du:dateUtc="2025-11-25T09:06:00Z">
          <w:r w:rsidDel="00BA0399">
            <w:rPr>
              <w:rFonts w:ascii="Myriad Pro" w:eastAsia="方正黑体简体" w:hAnsi="Myriad Pro"/>
              <w:sz w:val="22"/>
              <w:szCs w:val="22"/>
            </w:rPr>
            <w:delText>For m</w:delText>
          </w:r>
        </w:del>
      </w:ins>
      <w:ins w:id="2146" w:author="Chelsea Lee" w:date="2023-09-28T14:54:00Z">
        <w:del w:id="2147" w:author="Bright Liu" w:date="2025-11-25T17:06:00Z" w16du:dateUtc="2025-11-25T09:06:00Z">
          <w:r w:rsidDel="00BA0399">
            <w:rPr>
              <w:rFonts w:ascii="Myriad Pro" w:eastAsia="方正黑体简体" w:hAnsi="Myriad Pro"/>
              <w:sz w:val="22"/>
              <w:szCs w:val="22"/>
            </w:rPr>
            <w:delText>ore information see the following command example</w:delText>
          </w:r>
        </w:del>
      </w:ins>
      <w:ins w:id="2148" w:author="Chelsea Lee" w:date="2023-09-28T14:55:00Z">
        <w:del w:id="2149" w:author="Bright Liu" w:date="2025-11-25T17:06:00Z" w16du:dateUtc="2025-11-25T09:06:00Z">
          <w:r w:rsidDel="00BA0399">
            <w:rPr>
              <w:rFonts w:ascii="Myriad Pro" w:eastAsia="方正黑体简体" w:hAnsi="Myriad Pro"/>
              <w:sz w:val="22"/>
              <w:szCs w:val="22"/>
            </w:rPr>
            <w:delText xml:space="preserve"> (</w:delText>
          </w:r>
        </w:del>
      </w:ins>
      <w:ins w:id="2150" w:author="Chelsea Lee" w:date="2023-09-28T14:56:00Z">
        <w:del w:id="2151" w:author="Bright Liu" w:date="2025-11-25T17:06:00Z" w16du:dateUtc="2025-11-25T09:06:00Z">
          <w:r w:rsidDel="00BA0399">
            <w:rPr>
              <w:rFonts w:ascii="Myriad Pro" w:eastAsia="方正黑体简体" w:hAnsi="Myriad Pro"/>
              <w:sz w:val="22"/>
              <w:szCs w:val="22"/>
            </w:rPr>
            <w:delText>contents related to the point 1/2/3 is highl</w:delText>
          </w:r>
        </w:del>
      </w:ins>
      <w:ins w:id="2152" w:author="Chelsea Lee" w:date="2023-09-28T14:57:00Z">
        <w:del w:id="2153" w:author="Bright Liu" w:date="2025-11-25T17:06:00Z" w16du:dateUtc="2025-11-25T09:06:00Z">
          <w:r w:rsidDel="00BA0399">
            <w:rPr>
              <w:rFonts w:ascii="Myriad Pro" w:eastAsia="方正黑体简体" w:hAnsi="Myriad Pro"/>
              <w:sz w:val="22"/>
              <w:szCs w:val="22"/>
            </w:rPr>
            <w:delText>ighted in red</w:delText>
          </w:r>
          <w:r w:rsidR="00C93AAF" w:rsidDel="00BA0399">
            <w:rPr>
              <w:rFonts w:ascii="Myriad Pro" w:eastAsia="方正黑体简体" w:hAnsi="Myriad Pro" w:hint="eastAsia"/>
              <w:sz w:val="22"/>
              <w:szCs w:val="22"/>
            </w:rPr>
            <w:delText>):</w:delText>
          </w:r>
        </w:del>
      </w:ins>
    </w:p>
    <w:p w14:paraId="61176A70" w14:textId="29DED67E" w:rsidR="007718B1" w:rsidRPr="00C93AAF" w:rsidDel="00BA0399" w:rsidRDefault="00C93AAF">
      <w:pPr>
        <w:spacing w:line="360" w:lineRule="auto"/>
        <w:ind w:left="420" w:firstLine="420"/>
        <w:rPr>
          <w:ins w:id="2154" w:author="Chelsea Lee" w:date="2023-09-28T14:57:00Z"/>
          <w:del w:id="2155" w:author="Bright Liu" w:date="2025-11-25T17:06:00Z" w16du:dateUtc="2025-11-25T09:06:00Z"/>
          <w:rFonts w:ascii="Myriad Pro" w:eastAsia="方正黑体简体" w:hAnsi="Myriad Pro"/>
          <w:b/>
          <w:bCs/>
          <w:sz w:val="22"/>
          <w:szCs w:val="22"/>
          <w:rPrChange w:id="2156" w:author="Chelsea Lee" w:date="2023-09-28T14:57:00Z">
            <w:rPr>
              <w:ins w:id="2157" w:author="Chelsea Lee" w:date="2023-09-28T14:57:00Z"/>
              <w:del w:id="2158" w:author="Bright Liu" w:date="2025-11-25T17:06:00Z" w16du:dateUtc="2025-11-25T09:06:00Z"/>
              <w:rFonts w:ascii="Myriad Pro" w:eastAsia="方正黑体简体" w:hAnsi="Myriad Pro"/>
              <w:sz w:val="22"/>
              <w:szCs w:val="22"/>
            </w:rPr>
          </w:rPrChange>
        </w:rPr>
        <w:pPrChange w:id="2159" w:author="Chelsea Lee" w:date="2023-09-28T14:57:00Z">
          <w:pPr>
            <w:spacing w:line="360" w:lineRule="auto"/>
            <w:ind w:left="838"/>
          </w:pPr>
        </w:pPrChange>
      </w:pPr>
      <w:ins w:id="2160" w:author="Chelsea Lee" w:date="2023-09-28T14:57:00Z">
        <w:del w:id="2161" w:author="Bright Liu" w:date="2025-11-25T17:06:00Z" w16du:dateUtc="2025-11-25T09:06:00Z">
          <w:r w:rsidDel="00BA0399">
            <w:rPr>
              <w:rFonts w:ascii="Myriad Pro" w:eastAsia="方正黑体简体" w:hAnsi="Myriad Pro"/>
              <w:b/>
              <w:bCs/>
              <w:sz w:val="22"/>
              <w:szCs w:val="22"/>
            </w:rPr>
            <w:delText>Command Example:</w:delText>
          </w:r>
        </w:del>
      </w:ins>
    </w:p>
    <w:p w14:paraId="4AFB5B31" w14:textId="36C38BD7" w:rsidR="00C93AAF" w:rsidRPr="00B34205" w:rsidDel="00BA0399" w:rsidRDefault="00C93AAF" w:rsidP="00C93AAF">
      <w:pPr>
        <w:ind w:leftChars="500" w:left="1050"/>
        <w:rPr>
          <w:ins w:id="2162" w:author="Chelsea Lee" w:date="2023-09-28T14:58:00Z"/>
          <w:del w:id="2163" w:author="Bright Liu" w:date="2025-11-25T17:06:00Z" w16du:dateUtc="2025-11-25T09:06:00Z"/>
          <w:rStyle w:val="16"/>
          <w:rFonts w:ascii="Myriad Pro" w:eastAsia="方正黑体简体" w:hAnsi="Myriad Pro"/>
          <w:rPrChange w:id="2164" w:author="Chelsea Lee" w:date="2023-09-18T17:14:00Z">
            <w:rPr>
              <w:ins w:id="2165" w:author="Chelsea Lee" w:date="2023-09-28T14:58:00Z"/>
              <w:del w:id="2166" w:author="Bright Liu" w:date="2025-11-25T17:06:00Z" w16du:dateUtc="2025-11-25T09:06:00Z"/>
              <w:rStyle w:val="16"/>
            </w:rPr>
          </w:rPrChange>
        </w:rPr>
      </w:pPr>
      <w:ins w:id="2167" w:author="Chelsea Lee" w:date="2023-09-28T14:58:00Z">
        <w:del w:id="2168" w:author="Bright Liu" w:date="2025-11-25T17:06:00Z" w16du:dateUtc="2025-11-25T09:06:00Z">
          <w:r w:rsidRPr="00B34205" w:rsidDel="00BA0399">
            <w:rPr>
              <w:rStyle w:val="16"/>
              <w:rFonts w:ascii="Myriad Pro" w:eastAsia="方正黑体简体" w:hAnsi="Myriad Pro"/>
              <w:rPrChange w:id="2169" w:author="Chelsea Lee" w:date="2023-09-18T17:14:00Z">
                <w:rPr>
                  <w:rStyle w:val="16"/>
                </w:rPr>
              </w:rPrChange>
            </w:rPr>
            <w:delText>/ # multiview get layout</w:delText>
          </w:r>
        </w:del>
      </w:ins>
    </w:p>
    <w:p w14:paraId="27E63B2C" w14:textId="3D57446C" w:rsidR="00C93AAF" w:rsidRPr="00B34205" w:rsidDel="00BA0399" w:rsidRDefault="00C93AAF" w:rsidP="00C93AAF">
      <w:pPr>
        <w:ind w:leftChars="500" w:left="1050"/>
        <w:rPr>
          <w:ins w:id="2170" w:author="Chelsea Lee" w:date="2023-09-28T14:58:00Z"/>
          <w:del w:id="2171" w:author="Bright Liu" w:date="2025-11-25T17:06:00Z" w16du:dateUtc="2025-11-25T09:06:00Z"/>
          <w:rStyle w:val="16"/>
          <w:rFonts w:ascii="Myriad Pro" w:eastAsia="方正黑体简体" w:hAnsi="Myriad Pro"/>
          <w:rPrChange w:id="2172" w:author="Chelsea Lee" w:date="2023-09-18T17:14:00Z">
            <w:rPr>
              <w:ins w:id="2173" w:author="Chelsea Lee" w:date="2023-09-28T14:58:00Z"/>
              <w:del w:id="2174" w:author="Bright Liu" w:date="2025-11-25T17:06:00Z" w16du:dateUtc="2025-11-25T09:06:00Z"/>
              <w:rStyle w:val="16"/>
            </w:rPr>
          </w:rPrChange>
        </w:rPr>
      </w:pPr>
      <w:ins w:id="2175" w:author="Chelsea Lee" w:date="2023-09-28T14:58:00Z">
        <w:del w:id="2176" w:author="Bright Liu" w:date="2025-11-25T17:06:00Z" w16du:dateUtc="2025-11-25T09:06:00Z">
          <w:r w:rsidRPr="00B34205" w:rsidDel="00BA0399">
            <w:rPr>
              <w:rStyle w:val="16"/>
              <w:rFonts w:ascii="Myriad Pro" w:eastAsia="方正黑体简体" w:hAnsi="Myriad Pro"/>
              <w:rPrChange w:id="2177" w:author="Chelsea Lee" w:date="2023-09-18T17:14:00Z">
                <w:rPr>
                  <w:rStyle w:val="16"/>
                </w:rPr>
              </w:rPrChange>
            </w:rPr>
            <w:delText>multivie layout {</w:delText>
          </w:r>
        </w:del>
      </w:ins>
    </w:p>
    <w:p w14:paraId="4678CEB1" w14:textId="5C5B9496" w:rsidR="00C93AAF" w:rsidRPr="00B34205" w:rsidDel="00BA0399" w:rsidRDefault="00C93AAF" w:rsidP="00C93AAF">
      <w:pPr>
        <w:ind w:leftChars="500" w:left="1050"/>
        <w:rPr>
          <w:ins w:id="2178" w:author="Chelsea Lee" w:date="2023-09-28T14:58:00Z"/>
          <w:del w:id="2179" w:author="Bright Liu" w:date="2025-11-25T17:06:00Z" w16du:dateUtc="2025-11-25T09:06:00Z"/>
          <w:rStyle w:val="16"/>
          <w:rFonts w:ascii="Myriad Pro" w:eastAsia="方正黑体简体" w:hAnsi="Myriad Pro"/>
          <w:rPrChange w:id="2180" w:author="Chelsea Lee" w:date="2023-09-18T17:14:00Z">
            <w:rPr>
              <w:ins w:id="2181" w:author="Chelsea Lee" w:date="2023-09-28T14:58:00Z"/>
              <w:del w:id="2182" w:author="Bright Liu" w:date="2025-11-25T17:06:00Z" w16du:dateUtc="2025-11-25T09:06:00Z"/>
              <w:rStyle w:val="16"/>
            </w:rPr>
          </w:rPrChange>
        </w:rPr>
      </w:pPr>
      <w:ins w:id="2183" w:author="Chelsea Lee" w:date="2023-09-28T14:58:00Z">
        <w:del w:id="2184" w:author="Bright Liu" w:date="2025-11-25T17:06:00Z" w16du:dateUtc="2025-11-25T09:06:00Z">
          <w:r w:rsidRPr="00B34205" w:rsidDel="00BA0399">
            <w:rPr>
              <w:rStyle w:val="16"/>
              <w:rFonts w:ascii="Myriad Pro" w:eastAsia="方正黑体简体" w:hAnsi="Myriad Pro"/>
              <w:rPrChange w:id="2185"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186" w:author="Chelsea Lee" w:date="2023-09-18T17:14:00Z">
                <w:rPr>
                  <w:rStyle w:val="16"/>
                  <w:color w:val="FF0000"/>
                </w:rPr>
              </w:rPrChange>
            </w:rPr>
            <w:delText xml:space="preserve"> "currentLayout" : "4-1",</w:delText>
          </w:r>
        </w:del>
      </w:ins>
    </w:p>
    <w:p w14:paraId="239E2FA0" w14:textId="46329145" w:rsidR="00C93AAF" w:rsidRPr="00B34205" w:rsidDel="00BA0399" w:rsidRDefault="00C93AAF" w:rsidP="00C93AAF">
      <w:pPr>
        <w:ind w:leftChars="500" w:left="1050"/>
        <w:rPr>
          <w:ins w:id="2187" w:author="Chelsea Lee" w:date="2023-09-28T14:58:00Z"/>
          <w:del w:id="2188" w:author="Bright Liu" w:date="2025-11-25T17:06:00Z" w16du:dateUtc="2025-11-25T09:06:00Z"/>
          <w:rStyle w:val="16"/>
          <w:rFonts w:ascii="Myriad Pro" w:eastAsia="方正黑体简体" w:hAnsi="Myriad Pro"/>
          <w:rPrChange w:id="2189" w:author="Chelsea Lee" w:date="2023-09-18T17:14:00Z">
            <w:rPr>
              <w:ins w:id="2190" w:author="Chelsea Lee" w:date="2023-09-28T14:58:00Z"/>
              <w:del w:id="2191" w:author="Bright Liu" w:date="2025-11-25T17:06:00Z" w16du:dateUtc="2025-11-25T09:06:00Z"/>
              <w:rStyle w:val="16"/>
            </w:rPr>
          </w:rPrChange>
        </w:rPr>
      </w:pPr>
      <w:ins w:id="2192" w:author="Chelsea Lee" w:date="2023-09-28T14:58:00Z">
        <w:del w:id="2193" w:author="Bright Liu" w:date="2025-11-25T17:06:00Z" w16du:dateUtc="2025-11-25T09:06:00Z">
          <w:r w:rsidRPr="00B34205" w:rsidDel="00BA0399">
            <w:rPr>
              <w:rStyle w:val="16"/>
              <w:rFonts w:ascii="Myriad Pro" w:eastAsia="方正黑体简体" w:hAnsi="Myriad Pro"/>
              <w:rPrChange w:id="2194" w:author="Chelsea Lee" w:date="2023-09-18T17:14:00Z">
                <w:rPr>
                  <w:rStyle w:val="16"/>
                </w:rPr>
              </w:rPrChange>
            </w:rPr>
            <w:delText xml:space="preserve">   "data" : {</w:delText>
          </w:r>
        </w:del>
      </w:ins>
    </w:p>
    <w:p w14:paraId="0695C001" w14:textId="03F030CE" w:rsidR="00C93AAF" w:rsidRPr="00B34205" w:rsidDel="00BA0399" w:rsidRDefault="00C93AAF" w:rsidP="00C93AAF">
      <w:pPr>
        <w:ind w:leftChars="500" w:left="1050"/>
        <w:rPr>
          <w:ins w:id="2195" w:author="Chelsea Lee" w:date="2023-09-28T14:58:00Z"/>
          <w:del w:id="2196" w:author="Bright Liu" w:date="2025-11-25T17:06:00Z" w16du:dateUtc="2025-11-25T09:06:00Z"/>
          <w:rStyle w:val="16"/>
          <w:rFonts w:ascii="Myriad Pro" w:eastAsia="方正黑体简体" w:hAnsi="Myriad Pro"/>
          <w:rPrChange w:id="2197" w:author="Chelsea Lee" w:date="2023-09-18T17:14:00Z">
            <w:rPr>
              <w:ins w:id="2198" w:author="Chelsea Lee" w:date="2023-09-28T14:58:00Z"/>
              <w:del w:id="2199" w:author="Bright Liu" w:date="2025-11-25T17:06:00Z" w16du:dateUtc="2025-11-25T09:06:00Z"/>
              <w:rStyle w:val="16"/>
            </w:rPr>
          </w:rPrChange>
        </w:rPr>
      </w:pPr>
      <w:ins w:id="2200" w:author="Chelsea Lee" w:date="2023-09-28T14:58:00Z">
        <w:del w:id="2201" w:author="Bright Liu" w:date="2025-11-25T17:06:00Z" w16du:dateUtc="2025-11-25T09:06:00Z">
          <w:r w:rsidRPr="00B34205" w:rsidDel="00BA0399">
            <w:rPr>
              <w:rStyle w:val="16"/>
              <w:rFonts w:ascii="Myriad Pro" w:eastAsia="方正黑体简体" w:hAnsi="Myriad Pro"/>
              <w:rPrChange w:id="2202" w:author="Chelsea Lee" w:date="2023-09-18T17:14:00Z">
                <w:rPr>
                  <w:rStyle w:val="16"/>
                </w:rPr>
              </w:rPrChange>
            </w:rPr>
            <w:delText xml:space="preserve">      "aes" : false,</w:delText>
          </w:r>
        </w:del>
      </w:ins>
    </w:p>
    <w:p w14:paraId="39F3A6A7" w14:textId="2B8A9527" w:rsidR="00C93AAF" w:rsidRPr="00B34205" w:rsidDel="00BA0399" w:rsidRDefault="00C93AAF" w:rsidP="00C93AAF">
      <w:pPr>
        <w:ind w:leftChars="500" w:left="1050"/>
        <w:rPr>
          <w:ins w:id="2203" w:author="Chelsea Lee" w:date="2023-09-28T14:58:00Z"/>
          <w:del w:id="2204" w:author="Bright Liu" w:date="2025-11-25T17:06:00Z" w16du:dateUtc="2025-11-25T09:06:00Z"/>
          <w:rStyle w:val="16"/>
          <w:rFonts w:ascii="Myriad Pro" w:eastAsia="方正黑体简体" w:hAnsi="Myriad Pro"/>
          <w:rPrChange w:id="2205" w:author="Chelsea Lee" w:date="2023-09-18T17:14:00Z">
            <w:rPr>
              <w:ins w:id="2206" w:author="Chelsea Lee" w:date="2023-09-28T14:58:00Z"/>
              <w:del w:id="2207" w:author="Bright Liu" w:date="2025-11-25T17:06:00Z" w16du:dateUtc="2025-11-25T09:06:00Z"/>
              <w:rStyle w:val="16"/>
            </w:rPr>
          </w:rPrChange>
        </w:rPr>
      </w:pPr>
      <w:ins w:id="2208" w:author="Chelsea Lee" w:date="2023-09-28T14:58:00Z">
        <w:del w:id="2209" w:author="Bright Liu" w:date="2025-11-25T17:06:00Z" w16du:dateUtc="2025-11-25T09:06:00Z">
          <w:r w:rsidRPr="00B34205" w:rsidDel="00BA0399">
            <w:rPr>
              <w:rStyle w:val="16"/>
              <w:rFonts w:ascii="Myriad Pro" w:eastAsia="方正黑体简体" w:hAnsi="Myriad Pro"/>
              <w:rPrChange w:id="2210" w:author="Chelsea Lee" w:date="2023-09-18T17:14:00Z">
                <w:rPr>
                  <w:rStyle w:val="16"/>
                </w:rPr>
              </w:rPrChange>
            </w:rPr>
            <w:delText xml:space="preserve">      "hsize" : 1920,</w:delText>
          </w:r>
        </w:del>
      </w:ins>
    </w:p>
    <w:p w14:paraId="534D28A9" w14:textId="5E0EB3B2" w:rsidR="00C93AAF" w:rsidRPr="00B34205" w:rsidDel="00BA0399" w:rsidRDefault="00C93AAF" w:rsidP="00C93AAF">
      <w:pPr>
        <w:ind w:leftChars="500" w:left="1050"/>
        <w:rPr>
          <w:ins w:id="2211" w:author="Chelsea Lee" w:date="2023-09-28T14:58:00Z"/>
          <w:del w:id="2212" w:author="Bright Liu" w:date="2025-11-25T17:06:00Z" w16du:dateUtc="2025-11-25T09:06:00Z"/>
          <w:rStyle w:val="16"/>
          <w:rFonts w:ascii="Myriad Pro" w:eastAsia="方正黑体简体" w:hAnsi="Myriad Pro"/>
          <w:rPrChange w:id="2213" w:author="Chelsea Lee" w:date="2023-09-18T17:14:00Z">
            <w:rPr>
              <w:ins w:id="2214" w:author="Chelsea Lee" w:date="2023-09-28T14:58:00Z"/>
              <w:del w:id="2215" w:author="Bright Liu" w:date="2025-11-25T17:06:00Z" w16du:dateUtc="2025-11-25T09:06:00Z"/>
              <w:rStyle w:val="16"/>
            </w:rPr>
          </w:rPrChange>
        </w:rPr>
      </w:pPr>
      <w:ins w:id="2216" w:author="Chelsea Lee" w:date="2023-09-28T14:58:00Z">
        <w:del w:id="2217" w:author="Bright Liu" w:date="2025-11-25T17:06:00Z" w16du:dateUtc="2025-11-25T09:06:00Z">
          <w:r w:rsidRPr="00B34205" w:rsidDel="00BA0399">
            <w:rPr>
              <w:rStyle w:val="16"/>
              <w:rFonts w:ascii="Myriad Pro" w:eastAsia="方正黑体简体" w:hAnsi="Myriad Pro"/>
              <w:rPrChange w:id="2218" w:author="Chelsea Lee" w:date="2023-09-18T17:14:00Z">
                <w:rPr>
                  <w:rStyle w:val="16"/>
                </w:rPr>
              </w:rPrChange>
            </w:rPr>
            <w:delText xml:space="preserve">      "layouts" : [</w:delText>
          </w:r>
        </w:del>
      </w:ins>
    </w:p>
    <w:p w14:paraId="521DCCFC" w14:textId="19A0C20D" w:rsidR="00C93AAF" w:rsidRPr="00B34205" w:rsidDel="00BA0399" w:rsidRDefault="00C93AAF" w:rsidP="00C93AAF">
      <w:pPr>
        <w:ind w:leftChars="500" w:left="1050"/>
        <w:rPr>
          <w:ins w:id="2219" w:author="Chelsea Lee" w:date="2023-09-28T14:58:00Z"/>
          <w:del w:id="2220" w:author="Bright Liu" w:date="2025-11-25T17:06:00Z" w16du:dateUtc="2025-11-25T09:06:00Z"/>
          <w:rStyle w:val="16"/>
          <w:rFonts w:ascii="Myriad Pro" w:eastAsia="方正黑体简体" w:hAnsi="Myriad Pro"/>
          <w:rPrChange w:id="2221" w:author="Chelsea Lee" w:date="2023-09-18T17:14:00Z">
            <w:rPr>
              <w:ins w:id="2222" w:author="Chelsea Lee" w:date="2023-09-28T14:58:00Z"/>
              <w:del w:id="2223" w:author="Bright Liu" w:date="2025-11-25T17:06:00Z" w16du:dateUtc="2025-11-25T09:06:00Z"/>
              <w:rStyle w:val="16"/>
            </w:rPr>
          </w:rPrChange>
        </w:rPr>
      </w:pPr>
      <w:ins w:id="2224" w:author="Chelsea Lee" w:date="2023-09-28T14:58:00Z">
        <w:del w:id="2225" w:author="Bright Liu" w:date="2025-11-25T17:06:00Z" w16du:dateUtc="2025-11-25T09:06:00Z">
          <w:r w:rsidRPr="00B34205" w:rsidDel="00BA0399">
            <w:rPr>
              <w:rStyle w:val="16"/>
              <w:rFonts w:ascii="Myriad Pro" w:eastAsia="方正黑体简体" w:hAnsi="Myriad Pro"/>
              <w:rPrChange w:id="2226" w:author="Chelsea Lee" w:date="2023-09-18T17:14:00Z">
                <w:rPr>
                  <w:rStyle w:val="16"/>
                </w:rPr>
              </w:rPrChange>
            </w:rPr>
            <w:delText xml:space="preserve">         {</w:delText>
          </w:r>
        </w:del>
      </w:ins>
    </w:p>
    <w:p w14:paraId="5C4DC779" w14:textId="28335FEE" w:rsidR="00C93AAF" w:rsidRPr="00B34205" w:rsidDel="00BA0399" w:rsidRDefault="00C93AAF" w:rsidP="00C93AAF">
      <w:pPr>
        <w:ind w:leftChars="500" w:left="1050"/>
        <w:rPr>
          <w:ins w:id="2227" w:author="Chelsea Lee" w:date="2023-09-28T14:58:00Z"/>
          <w:del w:id="2228" w:author="Bright Liu" w:date="2025-11-25T17:06:00Z" w16du:dateUtc="2025-11-25T09:06:00Z"/>
          <w:rStyle w:val="16"/>
          <w:rFonts w:ascii="Myriad Pro" w:eastAsia="方正黑体简体" w:hAnsi="Myriad Pro"/>
          <w:rPrChange w:id="2229" w:author="Chelsea Lee" w:date="2023-09-18T17:14:00Z">
            <w:rPr>
              <w:ins w:id="2230" w:author="Chelsea Lee" w:date="2023-09-28T14:58:00Z"/>
              <w:del w:id="2231" w:author="Bright Liu" w:date="2025-11-25T17:06:00Z" w16du:dateUtc="2025-11-25T09:06:00Z"/>
              <w:rStyle w:val="16"/>
            </w:rPr>
          </w:rPrChange>
        </w:rPr>
      </w:pPr>
      <w:ins w:id="2232" w:author="Chelsea Lee" w:date="2023-09-28T14:58:00Z">
        <w:del w:id="2233" w:author="Bright Liu" w:date="2025-11-25T17:06:00Z" w16du:dateUtc="2025-11-25T09:06:00Z">
          <w:r w:rsidRPr="00B34205" w:rsidDel="00BA0399">
            <w:rPr>
              <w:rStyle w:val="16"/>
              <w:rFonts w:ascii="Myriad Pro" w:eastAsia="方正黑体简体" w:hAnsi="Myriad Pro"/>
              <w:color w:val="FF0000"/>
              <w:rPrChange w:id="2234" w:author="Chelsea Lee" w:date="2023-09-18T17:14:00Z">
                <w:rPr>
                  <w:rStyle w:val="16"/>
                  <w:color w:val="FF0000"/>
                </w:rPr>
              </w:rPrChange>
            </w:rPr>
            <w:delText xml:space="preserve">         </w:delText>
          </w:r>
          <w:r w:rsidRPr="00B34205" w:rsidDel="00BA0399">
            <w:rPr>
              <w:rStyle w:val="16"/>
              <w:rFonts w:ascii="Myriad Pro" w:eastAsia="方正黑体简体" w:hAnsi="Myriad Pro"/>
              <w:rPrChange w:id="2235" w:author="Chelsea Lee" w:date="2023-09-18T17:14:00Z">
                <w:rPr>
                  <w:rStyle w:val="16"/>
                </w:rPr>
              </w:rPrChange>
            </w:rPr>
            <w:delText xml:space="preserve">   "audio" : {    </w:delText>
          </w:r>
        </w:del>
      </w:ins>
    </w:p>
    <w:p w14:paraId="2EEA4453" w14:textId="092B7BCD" w:rsidR="00C93AAF" w:rsidRPr="00B34205" w:rsidDel="00BA0399" w:rsidRDefault="00C93AAF" w:rsidP="00C93AAF">
      <w:pPr>
        <w:ind w:leftChars="500" w:left="1050"/>
        <w:rPr>
          <w:ins w:id="2236" w:author="Chelsea Lee" w:date="2023-09-28T14:58:00Z"/>
          <w:del w:id="2237" w:author="Bright Liu" w:date="2025-11-25T17:06:00Z" w16du:dateUtc="2025-11-25T09:06:00Z"/>
          <w:rStyle w:val="16"/>
          <w:rFonts w:ascii="Myriad Pro" w:eastAsia="方正黑体简体" w:hAnsi="Myriad Pro"/>
          <w:rPrChange w:id="2238" w:author="Chelsea Lee" w:date="2023-09-18T17:14:00Z">
            <w:rPr>
              <w:ins w:id="2239" w:author="Chelsea Lee" w:date="2023-09-28T14:58:00Z"/>
              <w:del w:id="2240" w:author="Bright Liu" w:date="2025-11-25T17:06:00Z" w16du:dateUtc="2025-11-25T09:06:00Z"/>
              <w:rStyle w:val="16"/>
            </w:rPr>
          </w:rPrChange>
        </w:rPr>
      </w:pPr>
      <w:ins w:id="2241" w:author="Chelsea Lee" w:date="2023-09-28T14:58:00Z">
        <w:del w:id="2242" w:author="Bright Liu" w:date="2025-11-25T17:06:00Z" w16du:dateUtc="2025-11-25T09:06:00Z">
          <w:r w:rsidRPr="00B34205" w:rsidDel="00BA0399">
            <w:rPr>
              <w:rStyle w:val="16"/>
              <w:rFonts w:ascii="Myriad Pro" w:eastAsia="方正黑体简体" w:hAnsi="Myriad Pro"/>
              <w:rPrChange w:id="2243" w:author="Chelsea Lee" w:date="2023-09-18T17:14:00Z">
                <w:rPr>
                  <w:rStyle w:val="16"/>
                </w:rPr>
              </w:rPrChange>
            </w:rPr>
            <w:delText xml:space="preserve">               "mode" : "window",</w:delText>
          </w:r>
        </w:del>
      </w:ins>
    </w:p>
    <w:p w14:paraId="6C4BF60C" w14:textId="7E97C4C3" w:rsidR="00C93AAF" w:rsidRPr="00B34205" w:rsidDel="00BA0399" w:rsidRDefault="00C93AAF" w:rsidP="00C93AAF">
      <w:pPr>
        <w:ind w:leftChars="500" w:left="1050"/>
        <w:rPr>
          <w:ins w:id="2244" w:author="Chelsea Lee" w:date="2023-09-28T14:58:00Z"/>
          <w:del w:id="2245" w:author="Bright Liu" w:date="2025-11-25T17:06:00Z" w16du:dateUtc="2025-11-25T09:06:00Z"/>
          <w:rStyle w:val="16"/>
          <w:rFonts w:ascii="Myriad Pro" w:eastAsia="方正黑体简体" w:hAnsi="Myriad Pro"/>
          <w:rPrChange w:id="2246" w:author="Chelsea Lee" w:date="2023-09-18T17:14:00Z">
            <w:rPr>
              <w:ins w:id="2247" w:author="Chelsea Lee" w:date="2023-09-28T14:58:00Z"/>
              <w:del w:id="2248" w:author="Bright Liu" w:date="2025-11-25T17:06:00Z" w16du:dateUtc="2025-11-25T09:06:00Z"/>
              <w:rStyle w:val="16"/>
            </w:rPr>
          </w:rPrChange>
        </w:rPr>
      </w:pPr>
      <w:ins w:id="2249" w:author="Chelsea Lee" w:date="2023-09-28T14:58:00Z">
        <w:del w:id="2250" w:author="Bright Liu" w:date="2025-11-25T17:06:00Z" w16du:dateUtc="2025-11-25T09:06:00Z">
          <w:r w:rsidRPr="00B34205" w:rsidDel="00BA0399">
            <w:rPr>
              <w:rStyle w:val="16"/>
              <w:rFonts w:ascii="Myriad Pro" w:eastAsia="方正黑体简体" w:hAnsi="Myriad Pro"/>
              <w:rPrChange w:id="2251" w:author="Chelsea Lee" w:date="2023-09-18T17:14:00Z">
                <w:rPr>
                  <w:rStyle w:val="16"/>
                </w:rPr>
              </w:rPrChange>
            </w:rPr>
            <w:delText xml:space="preserve">               "source" : "1"</w:delText>
          </w:r>
        </w:del>
      </w:ins>
    </w:p>
    <w:p w14:paraId="392B18A8" w14:textId="6CCBD8BE" w:rsidR="00C93AAF" w:rsidRPr="00B34205" w:rsidDel="00BA0399" w:rsidRDefault="00C93AAF" w:rsidP="00C93AAF">
      <w:pPr>
        <w:ind w:leftChars="500" w:left="1050"/>
        <w:rPr>
          <w:ins w:id="2252" w:author="Chelsea Lee" w:date="2023-09-28T14:58:00Z"/>
          <w:del w:id="2253" w:author="Bright Liu" w:date="2025-11-25T17:06:00Z" w16du:dateUtc="2025-11-25T09:06:00Z"/>
          <w:rStyle w:val="16"/>
          <w:rFonts w:ascii="Myriad Pro" w:eastAsia="方正黑体简体" w:hAnsi="Myriad Pro"/>
          <w:rPrChange w:id="2254" w:author="Chelsea Lee" w:date="2023-09-18T17:14:00Z">
            <w:rPr>
              <w:ins w:id="2255" w:author="Chelsea Lee" w:date="2023-09-28T14:58:00Z"/>
              <w:del w:id="2256" w:author="Bright Liu" w:date="2025-11-25T17:06:00Z" w16du:dateUtc="2025-11-25T09:06:00Z"/>
              <w:rStyle w:val="16"/>
            </w:rPr>
          </w:rPrChange>
        </w:rPr>
      </w:pPr>
      <w:ins w:id="2257" w:author="Chelsea Lee" w:date="2023-09-28T14:58:00Z">
        <w:del w:id="2258" w:author="Bright Liu" w:date="2025-11-25T17:06:00Z" w16du:dateUtc="2025-11-25T09:06:00Z">
          <w:r w:rsidRPr="00B34205" w:rsidDel="00BA0399">
            <w:rPr>
              <w:rStyle w:val="16"/>
              <w:rFonts w:ascii="Myriad Pro" w:eastAsia="方正黑体简体" w:hAnsi="Myriad Pro"/>
              <w:rPrChange w:id="2259" w:author="Chelsea Lee" w:date="2023-09-18T17:14:00Z">
                <w:rPr>
                  <w:rStyle w:val="16"/>
                </w:rPr>
              </w:rPrChange>
            </w:rPr>
            <w:delText xml:space="preserve">            },</w:delText>
          </w:r>
        </w:del>
      </w:ins>
    </w:p>
    <w:p w14:paraId="455DA6E5" w14:textId="2E8AEA7A" w:rsidR="00C93AAF" w:rsidRPr="00B34205" w:rsidDel="00BA0399" w:rsidRDefault="00C93AAF" w:rsidP="00C93AAF">
      <w:pPr>
        <w:ind w:leftChars="500" w:left="1050"/>
        <w:rPr>
          <w:ins w:id="2260" w:author="Chelsea Lee" w:date="2023-09-28T14:58:00Z"/>
          <w:del w:id="2261" w:author="Bright Liu" w:date="2025-11-25T17:06:00Z" w16du:dateUtc="2025-11-25T09:06:00Z"/>
          <w:rStyle w:val="16"/>
          <w:rFonts w:ascii="Myriad Pro" w:eastAsia="方正黑体简体" w:hAnsi="Myriad Pro"/>
          <w:rPrChange w:id="2262" w:author="Chelsea Lee" w:date="2023-09-18T17:14:00Z">
            <w:rPr>
              <w:ins w:id="2263" w:author="Chelsea Lee" w:date="2023-09-28T14:58:00Z"/>
              <w:del w:id="2264" w:author="Bright Liu" w:date="2025-11-25T17:06:00Z" w16du:dateUtc="2025-11-25T09:06:00Z"/>
              <w:rStyle w:val="16"/>
            </w:rPr>
          </w:rPrChange>
        </w:rPr>
      </w:pPr>
      <w:ins w:id="2265" w:author="Chelsea Lee" w:date="2023-09-28T14:58:00Z">
        <w:del w:id="2266" w:author="Bright Liu" w:date="2025-11-25T17:06:00Z" w16du:dateUtc="2025-11-25T09:06:00Z">
          <w:r w:rsidRPr="00B34205" w:rsidDel="00BA0399">
            <w:rPr>
              <w:rStyle w:val="16"/>
              <w:rFonts w:ascii="Myriad Pro" w:eastAsia="方正黑体简体" w:hAnsi="Myriad Pro"/>
              <w:rPrChange w:id="2267" w:author="Chelsea Lee" w:date="2023-09-18T17:14:00Z">
                <w:rPr>
                  <w:rStyle w:val="16"/>
                </w:rPr>
              </w:rPrChange>
            </w:rPr>
            <w:delText xml:space="preserve">            "layoutseq" : 1,</w:delText>
          </w:r>
        </w:del>
      </w:ins>
    </w:p>
    <w:p w14:paraId="34D86C12" w14:textId="445629A9" w:rsidR="00C93AAF" w:rsidRPr="00B34205" w:rsidDel="00BA0399" w:rsidRDefault="00C93AAF" w:rsidP="00C93AAF">
      <w:pPr>
        <w:ind w:leftChars="500" w:left="1050"/>
        <w:rPr>
          <w:ins w:id="2268" w:author="Chelsea Lee" w:date="2023-09-28T14:58:00Z"/>
          <w:del w:id="2269" w:author="Bright Liu" w:date="2025-11-25T17:06:00Z" w16du:dateUtc="2025-11-25T09:06:00Z"/>
          <w:rStyle w:val="16"/>
          <w:rFonts w:ascii="Myriad Pro" w:eastAsia="方正黑体简体" w:hAnsi="Myriad Pro"/>
          <w:rPrChange w:id="2270" w:author="Chelsea Lee" w:date="2023-09-18T17:14:00Z">
            <w:rPr>
              <w:ins w:id="2271" w:author="Chelsea Lee" w:date="2023-09-28T14:58:00Z"/>
              <w:del w:id="2272" w:author="Bright Liu" w:date="2025-11-25T17:06:00Z" w16du:dateUtc="2025-11-25T09:06:00Z"/>
              <w:rStyle w:val="16"/>
            </w:rPr>
          </w:rPrChange>
        </w:rPr>
      </w:pPr>
      <w:ins w:id="2273" w:author="Chelsea Lee" w:date="2023-09-28T14:58:00Z">
        <w:del w:id="2274" w:author="Bright Liu" w:date="2025-11-25T17:06:00Z" w16du:dateUtc="2025-11-25T09:06:00Z">
          <w:r w:rsidRPr="00B34205" w:rsidDel="00BA0399">
            <w:rPr>
              <w:rStyle w:val="16"/>
              <w:rFonts w:ascii="Myriad Pro" w:eastAsia="方正黑体简体" w:hAnsi="Myriad Pro"/>
              <w:rPrChange w:id="2275" w:author="Chelsea Lee" w:date="2023-09-18T17:14:00Z">
                <w:rPr>
                  <w:rStyle w:val="16"/>
                </w:rPr>
              </w:rPrChange>
            </w:rPr>
            <w:delText xml:space="preserve">            "mode" : "tile",</w:delText>
          </w:r>
        </w:del>
      </w:ins>
    </w:p>
    <w:p w14:paraId="6DB6AFF3" w14:textId="51F636C1" w:rsidR="00C93AAF" w:rsidRPr="00B34205" w:rsidDel="00BA0399" w:rsidRDefault="00C93AAF" w:rsidP="00C93AAF">
      <w:pPr>
        <w:ind w:leftChars="500" w:left="1050"/>
        <w:rPr>
          <w:ins w:id="2276" w:author="Chelsea Lee" w:date="2023-09-28T14:58:00Z"/>
          <w:del w:id="2277" w:author="Bright Liu" w:date="2025-11-25T17:06:00Z" w16du:dateUtc="2025-11-25T09:06:00Z"/>
          <w:rStyle w:val="16"/>
          <w:rFonts w:ascii="Myriad Pro" w:eastAsia="方正黑体简体" w:hAnsi="Myriad Pro"/>
          <w:rPrChange w:id="2278" w:author="Chelsea Lee" w:date="2023-09-18T17:14:00Z">
            <w:rPr>
              <w:ins w:id="2279" w:author="Chelsea Lee" w:date="2023-09-28T14:58:00Z"/>
              <w:del w:id="2280" w:author="Bright Liu" w:date="2025-11-25T17:06:00Z" w16du:dateUtc="2025-11-25T09:06:00Z"/>
              <w:rStyle w:val="16"/>
            </w:rPr>
          </w:rPrChange>
        </w:rPr>
      </w:pPr>
      <w:ins w:id="2281" w:author="Chelsea Lee" w:date="2023-09-28T14:58:00Z">
        <w:del w:id="2282" w:author="Bright Liu" w:date="2025-11-25T17:06:00Z" w16du:dateUtc="2025-11-25T09:06:00Z">
          <w:r w:rsidRPr="00B34205" w:rsidDel="00BA0399">
            <w:rPr>
              <w:rStyle w:val="16"/>
              <w:rFonts w:ascii="Myriad Pro" w:eastAsia="方正黑体简体" w:hAnsi="Myriad Pro"/>
              <w:rPrChange w:id="2283"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284" w:author="Chelsea Lee" w:date="2023-09-18T17:14:00Z">
                <w:rPr>
                  <w:rStyle w:val="16"/>
                  <w:color w:val="FF0000"/>
                </w:rPr>
              </w:rPrChange>
            </w:rPr>
            <w:delText xml:space="preserve"> "name" : "1-1",</w:delText>
          </w:r>
        </w:del>
      </w:ins>
    </w:p>
    <w:p w14:paraId="1488ED13" w14:textId="161DE113" w:rsidR="00C93AAF" w:rsidRPr="00B34205" w:rsidDel="00BA0399" w:rsidRDefault="00C93AAF" w:rsidP="00C93AAF">
      <w:pPr>
        <w:ind w:leftChars="500" w:left="1050"/>
        <w:rPr>
          <w:ins w:id="2285" w:author="Chelsea Lee" w:date="2023-09-28T14:58:00Z"/>
          <w:del w:id="2286" w:author="Bright Liu" w:date="2025-11-25T17:06:00Z" w16du:dateUtc="2025-11-25T09:06:00Z"/>
          <w:rStyle w:val="16"/>
          <w:rFonts w:ascii="Myriad Pro" w:eastAsia="方正黑体简体" w:hAnsi="Myriad Pro"/>
          <w:rPrChange w:id="2287" w:author="Chelsea Lee" w:date="2023-09-18T17:14:00Z">
            <w:rPr>
              <w:ins w:id="2288" w:author="Chelsea Lee" w:date="2023-09-28T14:58:00Z"/>
              <w:del w:id="2289" w:author="Bright Liu" w:date="2025-11-25T17:06:00Z" w16du:dateUtc="2025-11-25T09:06:00Z"/>
              <w:rStyle w:val="16"/>
            </w:rPr>
          </w:rPrChange>
        </w:rPr>
      </w:pPr>
      <w:ins w:id="2290" w:author="Chelsea Lee" w:date="2023-09-28T14:58:00Z">
        <w:del w:id="2291" w:author="Bright Liu" w:date="2025-11-25T17:06:00Z" w16du:dateUtc="2025-11-25T09:06:00Z">
          <w:r w:rsidRPr="00B34205" w:rsidDel="00BA0399">
            <w:rPr>
              <w:rStyle w:val="16"/>
              <w:rFonts w:ascii="Myriad Pro" w:eastAsia="方正黑体简体" w:hAnsi="Myriad Pro"/>
              <w:rPrChange w:id="2292" w:author="Chelsea Lee" w:date="2023-09-18T17:14:00Z">
                <w:rPr>
                  <w:rStyle w:val="16"/>
                </w:rPr>
              </w:rPrChange>
            </w:rPr>
            <w:delText xml:space="preserve">            "rotate" : 0,</w:delText>
          </w:r>
        </w:del>
      </w:ins>
    </w:p>
    <w:p w14:paraId="63FBA5AD" w14:textId="0C9FC2F2" w:rsidR="00C93AAF" w:rsidRPr="00B34205" w:rsidDel="00BA0399" w:rsidRDefault="00C93AAF" w:rsidP="00C93AAF">
      <w:pPr>
        <w:ind w:leftChars="500" w:left="1050"/>
        <w:rPr>
          <w:ins w:id="2293" w:author="Chelsea Lee" w:date="2023-09-28T14:58:00Z"/>
          <w:del w:id="2294" w:author="Bright Liu" w:date="2025-11-25T17:06:00Z" w16du:dateUtc="2025-11-25T09:06:00Z"/>
          <w:rStyle w:val="16"/>
          <w:rFonts w:ascii="Myriad Pro" w:eastAsia="方正黑体简体" w:hAnsi="Myriad Pro"/>
          <w:rPrChange w:id="2295" w:author="Chelsea Lee" w:date="2023-09-18T17:14:00Z">
            <w:rPr>
              <w:ins w:id="2296" w:author="Chelsea Lee" w:date="2023-09-28T14:58:00Z"/>
              <w:del w:id="2297" w:author="Bright Liu" w:date="2025-11-25T17:06:00Z" w16du:dateUtc="2025-11-25T09:06:00Z"/>
              <w:rStyle w:val="16"/>
            </w:rPr>
          </w:rPrChange>
        </w:rPr>
      </w:pPr>
      <w:ins w:id="2298" w:author="Chelsea Lee" w:date="2023-09-28T14:58:00Z">
        <w:del w:id="2299" w:author="Bright Liu" w:date="2025-11-25T17:06:00Z" w16du:dateUtc="2025-11-25T09:06:00Z">
          <w:r w:rsidRPr="00B34205" w:rsidDel="00BA0399">
            <w:rPr>
              <w:rStyle w:val="16"/>
              <w:rFonts w:ascii="Myriad Pro" w:eastAsia="方正黑体简体" w:hAnsi="Myriad Pro"/>
              <w:rPrChange w:id="2300" w:author="Chelsea Lee" w:date="2023-09-18T17:14:00Z">
                <w:rPr>
                  <w:rStyle w:val="16"/>
                </w:rPr>
              </w:rPrChange>
            </w:rPr>
            <w:delText xml:space="preserve">            "type" : "fixed",</w:delText>
          </w:r>
        </w:del>
      </w:ins>
    </w:p>
    <w:p w14:paraId="480FCB65" w14:textId="59CB9FEA" w:rsidR="00C93AAF" w:rsidRPr="00B34205" w:rsidDel="00BA0399" w:rsidRDefault="00C93AAF" w:rsidP="00C93AAF">
      <w:pPr>
        <w:ind w:leftChars="500" w:left="1050"/>
        <w:rPr>
          <w:ins w:id="2301" w:author="Chelsea Lee" w:date="2023-09-28T14:58:00Z"/>
          <w:del w:id="2302" w:author="Bright Liu" w:date="2025-11-25T17:06:00Z" w16du:dateUtc="2025-11-25T09:06:00Z"/>
          <w:rStyle w:val="16"/>
          <w:rFonts w:ascii="Myriad Pro" w:eastAsia="方正黑体简体" w:hAnsi="Myriad Pro"/>
          <w:rPrChange w:id="2303" w:author="Chelsea Lee" w:date="2023-09-18T17:14:00Z">
            <w:rPr>
              <w:ins w:id="2304" w:author="Chelsea Lee" w:date="2023-09-28T14:58:00Z"/>
              <w:del w:id="2305" w:author="Bright Liu" w:date="2025-11-25T17:06:00Z" w16du:dateUtc="2025-11-25T09:06:00Z"/>
              <w:rStyle w:val="16"/>
            </w:rPr>
          </w:rPrChange>
        </w:rPr>
      </w:pPr>
      <w:ins w:id="2306" w:author="Chelsea Lee" w:date="2023-09-28T14:58:00Z">
        <w:del w:id="2307" w:author="Bright Liu" w:date="2025-11-25T17:06:00Z" w16du:dateUtc="2025-11-25T09:06:00Z">
          <w:r w:rsidRPr="00B34205" w:rsidDel="00BA0399">
            <w:rPr>
              <w:rStyle w:val="16"/>
              <w:rFonts w:ascii="Myriad Pro" w:eastAsia="方正黑体简体" w:hAnsi="Myriad Pro"/>
              <w:rPrChange w:id="2308" w:author="Chelsea Lee" w:date="2023-09-18T17:14:00Z">
                <w:rPr>
                  <w:rStyle w:val="16"/>
                </w:rPr>
              </w:rPrChange>
            </w:rPr>
            <w:delText xml:space="preserve">            "windows" : [</w:delText>
          </w:r>
        </w:del>
      </w:ins>
    </w:p>
    <w:p w14:paraId="20FAAA99" w14:textId="0EFBAADA" w:rsidR="00C93AAF" w:rsidRPr="00B34205" w:rsidDel="00BA0399" w:rsidRDefault="00C93AAF" w:rsidP="00C93AAF">
      <w:pPr>
        <w:ind w:leftChars="500" w:left="1050"/>
        <w:rPr>
          <w:ins w:id="2309" w:author="Chelsea Lee" w:date="2023-09-28T14:58:00Z"/>
          <w:del w:id="2310" w:author="Bright Liu" w:date="2025-11-25T17:06:00Z" w16du:dateUtc="2025-11-25T09:06:00Z"/>
          <w:rStyle w:val="16"/>
          <w:rFonts w:ascii="Myriad Pro" w:eastAsia="方正黑体简体" w:hAnsi="Myriad Pro"/>
          <w:rPrChange w:id="2311" w:author="Chelsea Lee" w:date="2023-09-18T17:14:00Z">
            <w:rPr>
              <w:ins w:id="2312" w:author="Chelsea Lee" w:date="2023-09-28T14:58:00Z"/>
              <w:del w:id="2313" w:author="Bright Liu" w:date="2025-11-25T17:06:00Z" w16du:dateUtc="2025-11-25T09:06:00Z"/>
              <w:rStyle w:val="16"/>
            </w:rPr>
          </w:rPrChange>
        </w:rPr>
      </w:pPr>
      <w:ins w:id="2314" w:author="Chelsea Lee" w:date="2023-09-28T14:58:00Z">
        <w:del w:id="2315" w:author="Bright Liu" w:date="2025-11-25T17:06:00Z" w16du:dateUtc="2025-11-25T09:06:00Z">
          <w:r w:rsidRPr="00B34205" w:rsidDel="00BA0399">
            <w:rPr>
              <w:rStyle w:val="16"/>
              <w:rFonts w:ascii="Myriad Pro" w:eastAsia="方正黑体简体" w:hAnsi="Myriad Pro"/>
              <w:rPrChange w:id="2316" w:author="Chelsea Lee" w:date="2023-09-18T17:14:00Z">
                <w:rPr>
                  <w:rStyle w:val="16"/>
                </w:rPr>
              </w:rPrChange>
            </w:rPr>
            <w:delText xml:space="preserve">               {</w:delText>
          </w:r>
        </w:del>
      </w:ins>
    </w:p>
    <w:p w14:paraId="4B6F7F4E" w14:textId="1D682FE2" w:rsidR="00C93AAF" w:rsidRPr="00B34205" w:rsidDel="00BA0399" w:rsidRDefault="00C93AAF" w:rsidP="00C93AAF">
      <w:pPr>
        <w:ind w:leftChars="500" w:left="1050"/>
        <w:rPr>
          <w:ins w:id="2317" w:author="Chelsea Lee" w:date="2023-09-28T14:58:00Z"/>
          <w:del w:id="2318" w:author="Bright Liu" w:date="2025-11-25T17:06:00Z" w16du:dateUtc="2025-11-25T09:06:00Z"/>
          <w:rStyle w:val="16"/>
          <w:rFonts w:ascii="Myriad Pro" w:eastAsia="方正黑体简体" w:hAnsi="Myriad Pro"/>
          <w:rPrChange w:id="2319" w:author="Chelsea Lee" w:date="2023-09-18T17:14:00Z">
            <w:rPr>
              <w:ins w:id="2320" w:author="Chelsea Lee" w:date="2023-09-28T14:58:00Z"/>
              <w:del w:id="2321" w:author="Bright Liu" w:date="2025-11-25T17:06:00Z" w16du:dateUtc="2025-11-25T09:06:00Z"/>
              <w:rStyle w:val="16"/>
            </w:rPr>
          </w:rPrChange>
        </w:rPr>
      </w:pPr>
      <w:ins w:id="2322" w:author="Chelsea Lee" w:date="2023-09-28T14:58:00Z">
        <w:del w:id="2323" w:author="Bright Liu" w:date="2025-11-25T17:06:00Z" w16du:dateUtc="2025-11-25T09:06:00Z">
          <w:r w:rsidRPr="00B34205" w:rsidDel="00BA0399">
            <w:rPr>
              <w:rStyle w:val="16"/>
              <w:rFonts w:ascii="Myriad Pro" w:eastAsia="方正黑体简体" w:hAnsi="Myriad Pro"/>
              <w:rPrChange w:id="2324" w:author="Chelsea Lee" w:date="2023-09-18T17:14:00Z">
                <w:rPr>
                  <w:rStyle w:val="16"/>
                </w:rPr>
              </w:rPrChange>
            </w:rPr>
            <w:delText xml:space="preserve">                  "hsize" : 1920,</w:delText>
          </w:r>
        </w:del>
      </w:ins>
    </w:p>
    <w:p w14:paraId="0F73B75E" w14:textId="77BA4BEF" w:rsidR="00C93AAF" w:rsidRPr="00B34205" w:rsidDel="00BA0399" w:rsidRDefault="00C93AAF" w:rsidP="00C93AAF">
      <w:pPr>
        <w:ind w:leftChars="500" w:left="1050"/>
        <w:rPr>
          <w:ins w:id="2325" w:author="Chelsea Lee" w:date="2023-09-28T14:58:00Z"/>
          <w:del w:id="2326" w:author="Bright Liu" w:date="2025-11-25T17:06:00Z" w16du:dateUtc="2025-11-25T09:06:00Z"/>
          <w:rStyle w:val="16"/>
          <w:rFonts w:ascii="Myriad Pro" w:eastAsia="方正黑体简体" w:hAnsi="Myriad Pro"/>
          <w:rPrChange w:id="2327" w:author="Chelsea Lee" w:date="2023-09-18T17:14:00Z">
            <w:rPr>
              <w:ins w:id="2328" w:author="Chelsea Lee" w:date="2023-09-28T14:58:00Z"/>
              <w:del w:id="2329" w:author="Bright Liu" w:date="2025-11-25T17:06:00Z" w16du:dateUtc="2025-11-25T09:06:00Z"/>
              <w:rStyle w:val="16"/>
            </w:rPr>
          </w:rPrChange>
        </w:rPr>
      </w:pPr>
      <w:ins w:id="2330" w:author="Chelsea Lee" w:date="2023-09-28T14:58:00Z">
        <w:del w:id="2331" w:author="Bright Liu" w:date="2025-11-25T17:06:00Z" w16du:dateUtc="2025-11-25T09:06:00Z">
          <w:r w:rsidRPr="00B34205" w:rsidDel="00BA0399">
            <w:rPr>
              <w:rStyle w:val="16"/>
              <w:rFonts w:ascii="Myriad Pro" w:eastAsia="方正黑体简体" w:hAnsi="Myriad Pro"/>
              <w:rPrChange w:id="2332" w:author="Chelsea Lee" w:date="2023-09-18T17:14:00Z">
                <w:rPr>
                  <w:rStyle w:val="16"/>
                </w:rPr>
              </w:rPrChange>
            </w:rPr>
            <w:delText xml:space="preserve">                  "hstart" : 0,</w:delText>
          </w:r>
        </w:del>
      </w:ins>
    </w:p>
    <w:p w14:paraId="654E576E" w14:textId="390F3E54" w:rsidR="00C93AAF" w:rsidRPr="00B34205" w:rsidDel="00BA0399" w:rsidRDefault="00C93AAF" w:rsidP="00C93AAF">
      <w:pPr>
        <w:ind w:leftChars="500" w:left="1050"/>
        <w:rPr>
          <w:ins w:id="2333" w:author="Chelsea Lee" w:date="2023-09-28T14:58:00Z"/>
          <w:del w:id="2334" w:author="Bright Liu" w:date="2025-11-25T17:06:00Z" w16du:dateUtc="2025-11-25T09:06:00Z"/>
          <w:rStyle w:val="16"/>
          <w:rFonts w:ascii="Myriad Pro" w:eastAsia="方正黑体简体" w:hAnsi="Myriad Pro"/>
          <w:rPrChange w:id="2335" w:author="Chelsea Lee" w:date="2023-09-18T17:14:00Z">
            <w:rPr>
              <w:ins w:id="2336" w:author="Chelsea Lee" w:date="2023-09-28T14:58:00Z"/>
              <w:del w:id="2337" w:author="Bright Liu" w:date="2025-11-25T17:06:00Z" w16du:dateUtc="2025-11-25T09:06:00Z"/>
              <w:rStyle w:val="16"/>
            </w:rPr>
          </w:rPrChange>
        </w:rPr>
      </w:pPr>
      <w:ins w:id="2338" w:author="Chelsea Lee" w:date="2023-09-28T14:58:00Z">
        <w:del w:id="2339" w:author="Bright Liu" w:date="2025-11-25T17:06:00Z" w16du:dateUtc="2025-11-25T09:06:00Z">
          <w:r w:rsidRPr="00B34205" w:rsidDel="00BA0399">
            <w:rPr>
              <w:rStyle w:val="16"/>
              <w:rFonts w:ascii="Myriad Pro" w:eastAsia="方正黑体简体" w:hAnsi="Myriad Pro"/>
              <w:rPrChange w:id="2340" w:author="Chelsea Lee" w:date="2023-09-18T17:14:00Z">
                <w:rPr>
                  <w:rStyle w:val="16"/>
                </w:rPr>
              </w:rPrChange>
            </w:rPr>
            <w:delText xml:space="preserve">                  "layerseq" : 1,</w:delText>
          </w:r>
        </w:del>
      </w:ins>
    </w:p>
    <w:p w14:paraId="097CFF57" w14:textId="06C7947D" w:rsidR="00C93AAF" w:rsidRPr="00B34205" w:rsidDel="00BA0399" w:rsidRDefault="00C93AAF" w:rsidP="00C93AAF">
      <w:pPr>
        <w:ind w:leftChars="500" w:left="1050"/>
        <w:rPr>
          <w:ins w:id="2341" w:author="Chelsea Lee" w:date="2023-09-28T14:58:00Z"/>
          <w:del w:id="2342" w:author="Bright Liu" w:date="2025-11-25T17:06:00Z" w16du:dateUtc="2025-11-25T09:06:00Z"/>
          <w:rStyle w:val="16"/>
          <w:rFonts w:ascii="Myriad Pro" w:eastAsia="方正黑体简体" w:hAnsi="Myriad Pro"/>
          <w:rPrChange w:id="2343" w:author="Chelsea Lee" w:date="2023-09-18T17:14:00Z">
            <w:rPr>
              <w:ins w:id="2344" w:author="Chelsea Lee" w:date="2023-09-28T14:58:00Z"/>
              <w:del w:id="2345" w:author="Bright Liu" w:date="2025-11-25T17:06:00Z" w16du:dateUtc="2025-11-25T09:06:00Z"/>
              <w:rStyle w:val="16"/>
            </w:rPr>
          </w:rPrChange>
        </w:rPr>
      </w:pPr>
      <w:ins w:id="2346" w:author="Chelsea Lee" w:date="2023-09-28T14:58:00Z">
        <w:del w:id="2347" w:author="Bright Liu" w:date="2025-11-25T17:06:00Z" w16du:dateUtc="2025-11-25T09:06:00Z">
          <w:r w:rsidRPr="00B34205" w:rsidDel="00BA0399">
            <w:rPr>
              <w:rStyle w:val="16"/>
              <w:rFonts w:ascii="Myriad Pro" w:eastAsia="方正黑体简体" w:hAnsi="Myriad Pro"/>
              <w:rPrChange w:id="2348" w:author="Chelsea Lee" w:date="2023-09-18T17:14:00Z">
                <w:rPr>
                  <w:rStyle w:val="16"/>
                </w:rPr>
              </w:rPrChange>
            </w:rPr>
            <w:delText xml:space="preserve">                  "mode" : "stretch",</w:delText>
          </w:r>
        </w:del>
      </w:ins>
    </w:p>
    <w:p w14:paraId="1B5C610F" w14:textId="370A5E75" w:rsidR="00C93AAF" w:rsidRPr="00B34205" w:rsidDel="00BA0399" w:rsidRDefault="00C93AAF" w:rsidP="00C93AAF">
      <w:pPr>
        <w:ind w:leftChars="500" w:left="1050"/>
        <w:rPr>
          <w:ins w:id="2349" w:author="Chelsea Lee" w:date="2023-09-28T14:58:00Z"/>
          <w:del w:id="2350" w:author="Bright Liu" w:date="2025-11-25T17:06:00Z" w16du:dateUtc="2025-11-25T09:06:00Z"/>
          <w:rStyle w:val="16"/>
          <w:rFonts w:ascii="Myriad Pro" w:eastAsia="方正黑体简体" w:hAnsi="Myriad Pro"/>
          <w:rPrChange w:id="2351" w:author="Chelsea Lee" w:date="2023-09-18T17:14:00Z">
            <w:rPr>
              <w:ins w:id="2352" w:author="Chelsea Lee" w:date="2023-09-28T14:58:00Z"/>
              <w:del w:id="2353" w:author="Bright Liu" w:date="2025-11-25T17:06:00Z" w16du:dateUtc="2025-11-25T09:06:00Z"/>
              <w:rStyle w:val="16"/>
            </w:rPr>
          </w:rPrChange>
        </w:rPr>
      </w:pPr>
      <w:ins w:id="2354" w:author="Chelsea Lee" w:date="2023-09-28T14:58:00Z">
        <w:del w:id="2355" w:author="Bright Liu" w:date="2025-11-25T17:06:00Z" w16du:dateUtc="2025-11-25T09:06:00Z">
          <w:r w:rsidRPr="00B34205" w:rsidDel="00BA0399">
            <w:rPr>
              <w:rStyle w:val="16"/>
              <w:rFonts w:ascii="Myriad Pro" w:eastAsia="方正黑体简体" w:hAnsi="Myriad Pro"/>
              <w:rPrChange w:id="2356" w:author="Chelsea Lee" w:date="2023-09-18T17:14:00Z">
                <w:rPr>
                  <w:rStyle w:val="16"/>
                </w:rPr>
              </w:rPrChange>
            </w:rPr>
            <w:delText xml:space="preserve">                  "name" : "1",</w:delText>
          </w:r>
        </w:del>
      </w:ins>
    </w:p>
    <w:p w14:paraId="4204359F" w14:textId="75E0A4AB" w:rsidR="00C93AAF" w:rsidRPr="00B34205" w:rsidDel="00BA0399" w:rsidRDefault="00C93AAF" w:rsidP="00C93AAF">
      <w:pPr>
        <w:ind w:leftChars="500" w:left="1050"/>
        <w:rPr>
          <w:ins w:id="2357" w:author="Chelsea Lee" w:date="2023-09-28T14:58:00Z"/>
          <w:del w:id="2358" w:author="Bright Liu" w:date="2025-11-25T17:06:00Z" w16du:dateUtc="2025-11-25T09:06:00Z"/>
          <w:rStyle w:val="16"/>
          <w:rFonts w:ascii="Myriad Pro" w:eastAsia="方正黑体简体" w:hAnsi="Myriad Pro"/>
          <w:rPrChange w:id="2359" w:author="Chelsea Lee" w:date="2023-09-18T17:14:00Z">
            <w:rPr>
              <w:ins w:id="2360" w:author="Chelsea Lee" w:date="2023-09-28T14:58:00Z"/>
              <w:del w:id="2361" w:author="Bright Liu" w:date="2025-11-25T17:06:00Z" w16du:dateUtc="2025-11-25T09:06:00Z"/>
              <w:rStyle w:val="16"/>
            </w:rPr>
          </w:rPrChange>
        </w:rPr>
      </w:pPr>
      <w:ins w:id="2362" w:author="Chelsea Lee" w:date="2023-09-28T14:58:00Z">
        <w:del w:id="2363" w:author="Bright Liu" w:date="2025-11-25T17:06:00Z" w16du:dateUtc="2025-11-25T09:06:00Z">
          <w:r w:rsidRPr="00B34205" w:rsidDel="00BA0399">
            <w:rPr>
              <w:rStyle w:val="16"/>
              <w:rFonts w:ascii="Myriad Pro" w:eastAsia="方正黑体简体" w:hAnsi="Myriad Pro"/>
              <w:rPrChange w:id="2364" w:author="Chelsea Lee" w:date="2023-09-18T17:14:00Z">
                <w:rPr>
                  <w:rStyle w:val="16"/>
                </w:rPr>
              </w:rPrChange>
            </w:rPr>
            <w:delText xml:space="preserve">                  "rotate" : 0,</w:delText>
          </w:r>
        </w:del>
      </w:ins>
    </w:p>
    <w:p w14:paraId="3689DEF1" w14:textId="4105326C" w:rsidR="00C93AAF" w:rsidRPr="00B34205" w:rsidDel="00BA0399" w:rsidRDefault="00C93AAF" w:rsidP="00C93AAF">
      <w:pPr>
        <w:ind w:leftChars="500" w:left="1050"/>
        <w:rPr>
          <w:ins w:id="2365" w:author="Chelsea Lee" w:date="2023-09-28T14:58:00Z"/>
          <w:del w:id="2366" w:author="Bright Liu" w:date="2025-11-25T17:06:00Z" w16du:dateUtc="2025-11-25T09:06:00Z"/>
          <w:rStyle w:val="16"/>
          <w:rFonts w:ascii="Myriad Pro" w:eastAsia="方正黑体简体" w:hAnsi="Myriad Pro"/>
          <w:rPrChange w:id="2367" w:author="Chelsea Lee" w:date="2023-09-18T17:14:00Z">
            <w:rPr>
              <w:ins w:id="2368" w:author="Chelsea Lee" w:date="2023-09-28T14:58:00Z"/>
              <w:del w:id="2369" w:author="Bright Liu" w:date="2025-11-25T17:06:00Z" w16du:dateUtc="2025-11-25T09:06:00Z"/>
              <w:rStyle w:val="16"/>
            </w:rPr>
          </w:rPrChange>
        </w:rPr>
      </w:pPr>
      <w:ins w:id="2370" w:author="Chelsea Lee" w:date="2023-09-28T14:58:00Z">
        <w:del w:id="2371" w:author="Bright Liu" w:date="2025-11-25T17:06:00Z" w16du:dateUtc="2025-11-25T09:06:00Z">
          <w:r w:rsidRPr="00B34205" w:rsidDel="00BA0399">
            <w:rPr>
              <w:rStyle w:val="16"/>
              <w:rFonts w:ascii="Myriad Pro" w:eastAsia="方正黑体简体" w:hAnsi="Myriad Pro"/>
              <w:rPrChange w:id="2372"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373" w:author="Chelsea Lee" w:date="2023-09-18T17:14:00Z">
                <w:rPr>
                  <w:rStyle w:val="16"/>
                  <w:color w:val="FF0000"/>
                </w:rPr>
              </w:rPrChange>
            </w:rPr>
            <w:delText>"tx" : "IPE935-361B22094013",</w:delText>
          </w:r>
        </w:del>
      </w:ins>
    </w:p>
    <w:p w14:paraId="623A96A5" w14:textId="745AB84C" w:rsidR="00C93AAF" w:rsidRPr="00B34205" w:rsidDel="00BA0399" w:rsidRDefault="00C93AAF" w:rsidP="00C93AAF">
      <w:pPr>
        <w:ind w:leftChars="500" w:left="1050"/>
        <w:rPr>
          <w:ins w:id="2374" w:author="Chelsea Lee" w:date="2023-09-28T14:58:00Z"/>
          <w:del w:id="2375" w:author="Bright Liu" w:date="2025-11-25T17:06:00Z" w16du:dateUtc="2025-11-25T09:06:00Z"/>
          <w:rStyle w:val="16"/>
          <w:rFonts w:ascii="Myriad Pro" w:eastAsia="方正黑体简体" w:hAnsi="Myriad Pro"/>
          <w:rPrChange w:id="2376" w:author="Chelsea Lee" w:date="2023-09-18T17:14:00Z">
            <w:rPr>
              <w:ins w:id="2377" w:author="Chelsea Lee" w:date="2023-09-28T14:58:00Z"/>
              <w:del w:id="2378" w:author="Bright Liu" w:date="2025-11-25T17:06:00Z" w16du:dateUtc="2025-11-25T09:06:00Z"/>
              <w:rStyle w:val="16"/>
            </w:rPr>
          </w:rPrChange>
        </w:rPr>
      </w:pPr>
      <w:ins w:id="2379" w:author="Chelsea Lee" w:date="2023-09-28T14:58:00Z">
        <w:del w:id="2380" w:author="Bright Liu" w:date="2025-11-25T17:06:00Z" w16du:dateUtc="2025-11-25T09:06:00Z">
          <w:r w:rsidRPr="00B34205" w:rsidDel="00BA0399">
            <w:rPr>
              <w:rStyle w:val="16"/>
              <w:rFonts w:ascii="Myriad Pro" w:eastAsia="方正黑体简体" w:hAnsi="Myriad Pro"/>
              <w:rPrChange w:id="2381" w:author="Chelsea Lee" w:date="2023-09-18T17:14:00Z">
                <w:rPr>
                  <w:rStyle w:val="16"/>
                </w:rPr>
              </w:rPrChange>
            </w:rPr>
            <w:delText xml:space="preserve">                  "vsize" : 1080,</w:delText>
          </w:r>
        </w:del>
      </w:ins>
    </w:p>
    <w:p w14:paraId="7CB222A3" w14:textId="2C5F883F" w:rsidR="00C93AAF" w:rsidRPr="00B34205" w:rsidDel="00BA0399" w:rsidRDefault="00C93AAF" w:rsidP="00C93AAF">
      <w:pPr>
        <w:ind w:leftChars="500" w:left="1050"/>
        <w:rPr>
          <w:ins w:id="2382" w:author="Chelsea Lee" w:date="2023-09-28T14:58:00Z"/>
          <w:del w:id="2383" w:author="Bright Liu" w:date="2025-11-25T17:06:00Z" w16du:dateUtc="2025-11-25T09:06:00Z"/>
          <w:rStyle w:val="16"/>
          <w:rFonts w:ascii="Myriad Pro" w:eastAsia="方正黑体简体" w:hAnsi="Myriad Pro"/>
          <w:rPrChange w:id="2384" w:author="Chelsea Lee" w:date="2023-09-18T17:14:00Z">
            <w:rPr>
              <w:ins w:id="2385" w:author="Chelsea Lee" w:date="2023-09-28T14:58:00Z"/>
              <w:del w:id="2386" w:author="Bright Liu" w:date="2025-11-25T17:06:00Z" w16du:dateUtc="2025-11-25T09:06:00Z"/>
              <w:rStyle w:val="16"/>
            </w:rPr>
          </w:rPrChange>
        </w:rPr>
      </w:pPr>
      <w:ins w:id="2387" w:author="Chelsea Lee" w:date="2023-09-28T14:58:00Z">
        <w:del w:id="2388" w:author="Bright Liu" w:date="2025-11-25T17:06:00Z" w16du:dateUtc="2025-11-25T09:06:00Z">
          <w:r w:rsidRPr="00B34205" w:rsidDel="00BA0399">
            <w:rPr>
              <w:rStyle w:val="16"/>
              <w:rFonts w:ascii="Myriad Pro" w:eastAsia="方正黑体简体" w:hAnsi="Myriad Pro"/>
              <w:rPrChange w:id="2389" w:author="Chelsea Lee" w:date="2023-09-18T17:14:00Z">
                <w:rPr>
                  <w:rStyle w:val="16"/>
                </w:rPr>
              </w:rPrChange>
            </w:rPr>
            <w:delText xml:space="preserve">                  "vstart" : 0</w:delText>
          </w:r>
        </w:del>
      </w:ins>
    </w:p>
    <w:p w14:paraId="58E7BA3B" w14:textId="140CA4C2" w:rsidR="00C93AAF" w:rsidRPr="00B34205" w:rsidDel="00BA0399" w:rsidRDefault="00C93AAF" w:rsidP="00C93AAF">
      <w:pPr>
        <w:ind w:leftChars="500" w:left="1050"/>
        <w:rPr>
          <w:ins w:id="2390" w:author="Chelsea Lee" w:date="2023-09-28T14:58:00Z"/>
          <w:del w:id="2391" w:author="Bright Liu" w:date="2025-11-25T17:06:00Z" w16du:dateUtc="2025-11-25T09:06:00Z"/>
          <w:rStyle w:val="16"/>
          <w:rFonts w:ascii="Myriad Pro" w:eastAsia="方正黑体简体" w:hAnsi="Myriad Pro"/>
          <w:rPrChange w:id="2392" w:author="Chelsea Lee" w:date="2023-09-18T17:14:00Z">
            <w:rPr>
              <w:ins w:id="2393" w:author="Chelsea Lee" w:date="2023-09-28T14:58:00Z"/>
              <w:del w:id="2394" w:author="Bright Liu" w:date="2025-11-25T17:06:00Z" w16du:dateUtc="2025-11-25T09:06:00Z"/>
              <w:rStyle w:val="16"/>
            </w:rPr>
          </w:rPrChange>
        </w:rPr>
      </w:pPr>
      <w:ins w:id="2395" w:author="Chelsea Lee" w:date="2023-09-28T14:58:00Z">
        <w:del w:id="2396" w:author="Bright Liu" w:date="2025-11-25T17:06:00Z" w16du:dateUtc="2025-11-25T09:06:00Z">
          <w:r w:rsidRPr="00B34205" w:rsidDel="00BA0399">
            <w:rPr>
              <w:rStyle w:val="16"/>
              <w:rFonts w:ascii="Myriad Pro" w:eastAsia="方正黑体简体" w:hAnsi="Myriad Pro"/>
              <w:rPrChange w:id="2397" w:author="Chelsea Lee" w:date="2023-09-18T17:14:00Z">
                <w:rPr>
                  <w:rStyle w:val="16"/>
                </w:rPr>
              </w:rPrChange>
            </w:rPr>
            <w:delText xml:space="preserve">               }</w:delText>
          </w:r>
        </w:del>
      </w:ins>
    </w:p>
    <w:p w14:paraId="4CE03C61" w14:textId="1E517826" w:rsidR="00C93AAF" w:rsidRPr="00B34205" w:rsidDel="00BA0399" w:rsidRDefault="00C93AAF" w:rsidP="00C93AAF">
      <w:pPr>
        <w:ind w:leftChars="500" w:left="1050"/>
        <w:rPr>
          <w:ins w:id="2398" w:author="Chelsea Lee" w:date="2023-09-28T14:58:00Z"/>
          <w:del w:id="2399" w:author="Bright Liu" w:date="2025-11-25T17:06:00Z" w16du:dateUtc="2025-11-25T09:06:00Z"/>
          <w:rStyle w:val="16"/>
          <w:rFonts w:ascii="Myriad Pro" w:eastAsia="方正黑体简体" w:hAnsi="Myriad Pro"/>
          <w:rPrChange w:id="2400" w:author="Chelsea Lee" w:date="2023-09-18T17:14:00Z">
            <w:rPr>
              <w:ins w:id="2401" w:author="Chelsea Lee" w:date="2023-09-28T14:58:00Z"/>
              <w:del w:id="2402" w:author="Bright Liu" w:date="2025-11-25T17:06:00Z" w16du:dateUtc="2025-11-25T09:06:00Z"/>
              <w:rStyle w:val="16"/>
            </w:rPr>
          </w:rPrChange>
        </w:rPr>
      </w:pPr>
      <w:ins w:id="2403" w:author="Chelsea Lee" w:date="2023-09-28T14:58:00Z">
        <w:del w:id="2404" w:author="Bright Liu" w:date="2025-11-25T17:06:00Z" w16du:dateUtc="2025-11-25T09:06:00Z">
          <w:r w:rsidRPr="00B34205" w:rsidDel="00BA0399">
            <w:rPr>
              <w:rStyle w:val="16"/>
              <w:rFonts w:ascii="Myriad Pro" w:eastAsia="方正黑体简体" w:hAnsi="Myriad Pro"/>
              <w:rPrChange w:id="2405" w:author="Chelsea Lee" w:date="2023-09-18T17:14:00Z">
                <w:rPr>
                  <w:rStyle w:val="16"/>
                </w:rPr>
              </w:rPrChange>
            </w:rPr>
            <w:delText xml:space="preserve">            ]</w:delText>
          </w:r>
        </w:del>
      </w:ins>
    </w:p>
    <w:p w14:paraId="51793200" w14:textId="27E61E3C" w:rsidR="00C93AAF" w:rsidRPr="00B34205" w:rsidDel="00BA0399" w:rsidRDefault="00C93AAF" w:rsidP="00C93AAF">
      <w:pPr>
        <w:ind w:leftChars="500" w:left="1050"/>
        <w:rPr>
          <w:ins w:id="2406" w:author="Chelsea Lee" w:date="2023-09-28T14:58:00Z"/>
          <w:del w:id="2407" w:author="Bright Liu" w:date="2025-11-25T17:06:00Z" w16du:dateUtc="2025-11-25T09:06:00Z"/>
          <w:rStyle w:val="16"/>
          <w:rFonts w:ascii="Myriad Pro" w:eastAsia="方正黑体简体" w:hAnsi="Myriad Pro"/>
          <w:rPrChange w:id="2408" w:author="Chelsea Lee" w:date="2023-09-18T17:14:00Z">
            <w:rPr>
              <w:ins w:id="2409" w:author="Chelsea Lee" w:date="2023-09-28T14:58:00Z"/>
              <w:del w:id="2410" w:author="Bright Liu" w:date="2025-11-25T17:06:00Z" w16du:dateUtc="2025-11-25T09:06:00Z"/>
              <w:rStyle w:val="16"/>
            </w:rPr>
          </w:rPrChange>
        </w:rPr>
      </w:pPr>
      <w:ins w:id="2411" w:author="Chelsea Lee" w:date="2023-09-28T14:58:00Z">
        <w:del w:id="2412" w:author="Bright Liu" w:date="2025-11-25T17:06:00Z" w16du:dateUtc="2025-11-25T09:06:00Z">
          <w:r w:rsidRPr="00B34205" w:rsidDel="00BA0399">
            <w:rPr>
              <w:rStyle w:val="16"/>
              <w:rFonts w:ascii="Myriad Pro" w:eastAsia="方正黑体简体" w:hAnsi="Myriad Pro"/>
              <w:rPrChange w:id="2413" w:author="Chelsea Lee" w:date="2023-09-18T17:14:00Z">
                <w:rPr>
                  <w:rStyle w:val="16"/>
                </w:rPr>
              </w:rPrChange>
            </w:rPr>
            <w:delText xml:space="preserve">         },</w:delText>
          </w:r>
        </w:del>
      </w:ins>
    </w:p>
    <w:p w14:paraId="317FFEE5" w14:textId="47006859" w:rsidR="00C93AAF" w:rsidRPr="00B34205" w:rsidDel="00BA0399" w:rsidRDefault="00C93AAF" w:rsidP="00C93AAF">
      <w:pPr>
        <w:ind w:leftChars="500" w:left="1050"/>
        <w:rPr>
          <w:ins w:id="2414" w:author="Chelsea Lee" w:date="2023-09-28T14:58:00Z"/>
          <w:del w:id="2415" w:author="Bright Liu" w:date="2025-11-25T17:06:00Z" w16du:dateUtc="2025-11-25T09:06:00Z"/>
          <w:rStyle w:val="16"/>
          <w:rFonts w:ascii="Myriad Pro" w:eastAsia="方正黑体简体" w:hAnsi="Myriad Pro"/>
          <w:rPrChange w:id="2416" w:author="Chelsea Lee" w:date="2023-09-18T17:14:00Z">
            <w:rPr>
              <w:ins w:id="2417" w:author="Chelsea Lee" w:date="2023-09-28T14:58:00Z"/>
              <w:del w:id="2418" w:author="Bright Liu" w:date="2025-11-25T17:06:00Z" w16du:dateUtc="2025-11-25T09:06:00Z"/>
              <w:rStyle w:val="16"/>
            </w:rPr>
          </w:rPrChange>
        </w:rPr>
      </w:pPr>
      <w:ins w:id="2419" w:author="Chelsea Lee" w:date="2023-09-28T14:58:00Z">
        <w:del w:id="2420" w:author="Bright Liu" w:date="2025-11-25T17:06:00Z" w16du:dateUtc="2025-11-25T09:06:00Z">
          <w:r w:rsidRPr="00B34205" w:rsidDel="00BA0399">
            <w:rPr>
              <w:rStyle w:val="16"/>
              <w:rFonts w:ascii="Myriad Pro" w:eastAsia="方正黑体简体" w:hAnsi="Myriad Pro"/>
              <w:rPrChange w:id="2421" w:author="Chelsea Lee" w:date="2023-09-18T17:14:00Z">
                <w:rPr>
                  <w:rStyle w:val="16"/>
                </w:rPr>
              </w:rPrChange>
            </w:rPr>
            <w:delText xml:space="preserve">         {</w:delText>
          </w:r>
        </w:del>
      </w:ins>
    </w:p>
    <w:p w14:paraId="16626951" w14:textId="7A88A4E3" w:rsidR="00C93AAF" w:rsidRPr="00B34205" w:rsidDel="00BA0399" w:rsidRDefault="00C93AAF" w:rsidP="00C93AAF">
      <w:pPr>
        <w:ind w:leftChars="500" w:left="1050"/>
        <w:rPr>
          <w:ins w:id="2422" w:author="Chelsea Lee" w:date="2023-09-28T14:58:00Z"/>
          <w:del w:id="2423" w:author="Bright Liu" w:date="2025-11-25T17:06:00Z" w16du:dateUtc="2025-11-25T09:06:00Z"/>
          <w:rStyle w:val="16"/>
          <w:rFonts w:ascii="Myriad Pro" w:eastAsia="方正黑体简体" w:hAnsi="Myriad Pro"/>
          <w:rPrChange w:id="2424" w:author="Chelsea Lee" w:date="2023-09-18T17:14:00Z">
            <w:rPr>
              <w:ins w:id="2425" w:author="Chelsea Lee" w:date="2023-09-28T14:58:00Z"/>
              <w:del w:id="2426" w:author="Bright Liu" w:date="2025-11-25T17:06:00Z" w16du:dateUtc="2025-11-25T09:06:00Z"/>
              <w:rStyle w:val="16"/>
            </w:rPr>
          </w:rPrChange>
        </w:rPr>
      </w:pPr>
      <w:ins w:id="2427" w:author="Chelsea Lee" w:date="2023-09-28T14:58:00Z">
        <w:del w:id="2428" w:author="Bright Liu" w:date="2025-11-25T17:06:00Z" w16du:dateUtc="2025-11-25T09:06:00Z">
          <w:r w:rsidRPr="00B34205" w:rsidDel="00BA0399">
            <w:rPr>
              <w:rStyle w:val="16"/>
              <w:rFonts w:ascii="Myriad Pro" w:eastAsia="方正黑体简体" w:hAnsi="Myriad Pro"/>
              <w:rPrChange w:id="2429" w:author="Chelsea Lee" w:date="2023-09-18T17:14:00Z">
                <w:rPr>
                  <w:rStyle w:val="16"/>
                </w:rPr>
              </w:rPrChange>
            </w:rPr>
            <w:delText xml:space="preserve">            "audio" : {</w:delText>
          </w:r>
        </w:del>
      </w:ins>
    </w:p>
    <w:p w14:paraId="586EFEE6" w14:textId="66527F55" w:rsidR="00C93AAF" w:rsidRPr="00B34205" w:rsidDel="00BA0399" w:rsidRDefault="00C93AAF" w:rsidP="00C93AAF">
      <w:pPr>
        <w:ind w:leftChars="500" w:left="1050"/>
        <w:rPr>
          <w:ins w:id="2430" w:author="Chelsea Lee" w:date="2023-09-28T14:58:00Z"/>
          <w:del w:id="2431" w:author="Bright Liu" w:date="2025-11-25T17:06:00Z" w16du:dateUtc="2025-11-25T09:06:00Z"/>
          <w:rStyle w:val="16"/>
          <w:rFonts w:ascii="Myriad Pro" w:eastAsia="方正黑体简体" w:hAnsi="Myriad Pro"/>
          <w:rPrChange w:id="2432" w:author="Chelsea Lee" w:date="2023-09-18T17:14:00Z">
            <w:rPr>
              <w:ins w:id="2433" w:author="Chelsea Lee" w:date="2023-09-28T14:58:00Z"/>
              <w:del w:id="2434" w:author="Bright Liu" w:date="2025-11-25T17:06:00Z" w16du:dateUtc="2025-11-25T09:06:00Z"/>
              <w:rStyle w:val="16"/>
            </w:rPr>
          </w:rPrChange>
        </w:rPr>
      </w:pPr>
      <w:ins w:id="2435" w:author="Chelsea Lee" w:date="2023-09-28T14:58:00Z">
        <w:del w:id="2436" w:author="Bright Liu" w:date="2025-11-25T17:06:00Z" w16du:dateUtc="2025-11-25T09:06:00Z">
          <w:r w:rsidRPr="00B34205" w:rsidDel="00BA0399">
            <w:rPr>
              <w:rStyle w:val="16"/>
              <w:rFonts w:ascii="Myriad Pro" w:eastAsia="方正黑体简体" w:hAnsi="Myriad Pro"/>
              <w:rPrChange w:id="2437" w:author="Chelsea Lee" w:date="2023-09-18T17:14:00Z">
                <w:rPr>
                  <w:rStyle w:val="16"/>
                </w:rPr>
              </w:rPrChange>
            </w:rPr>
            <w:delText xml:space="preserve">               "mode" : "window",</w:delText>
          </w:r>
        </w:del>
      </w:ins>
    </w:p>
    <w:p w14:paraId="3535996B" w14:textId="4503372C" w:rsidR="00C93AAF" w:rsidRPr="00B34205" w:rsidDel="00BA0399" w:rsidRDefault="00C93AAF" w:rsidP="00C93AAF">
      <w:pPr>
        <w:ind w:leftChars="500" w:left="1050"/>
        <w:rPr>
          <w:ins w:id="2438" w:author="Chelsea Lee" w:date="2023-09-28T14:58:00Z"/>
          <w:del w:id="2439" w:author="Bright Liu" w:date="2025-11-25T17:06:00Z" w16du:dateUtc="2025-11-25T09:06:00Z"/>
          <w:rStyle w:val="16"/>
          <w:rFonts w:ascii="Myriad Pro" w:eastAsia="方正黑体简体" w:hAnsi="Myriad Pro"/>
          <w:rPrChange w:id="2440" w:author="Chelsea Lee" w:date="2023-09-18T17:14:00Z">
            <w:rPr>
              <w:ins w:id="2441" w:author="Chelsea Lee" w:date="2023-09-28T14:58:00Z"/>
              <w:del w:id="2442" w:author="Bright Liu" w:date="2025-11-25T17:06:00Z" w16du:dateUtc="2025-11-25T09:06:00Z"/>
              <w:rStyle w:val="16"/>
            </w:rPr>
          </w:rPrChange>
        </w:rPr>
      </w:pPr>
      <w:ins w:id="2443" w:author="Chelsea Lee" w:date="2023-09-28T14:58:00Z">
        <w:del w:id="2444" w:author="Bright Liu" w:date="2025-11-25T17:06:00Z" w16du:dateUtc="2025-11-25T09:06:00Z">
          <w:r w:rsidRPr="00B34205" w:rsidDel="00BA0399">
            <w:rPr>
              <w:rStyle w:val="16"/>
              <w:rFonts w:ascii="Myriad Pro" w:eastAsia="方正黑体简体" w:hAnsi="Myriad Pro"/>
              <w:rPrChange w:id="2445" w:author="Chelsea Lee" w:date="2023-09-18T17:14:00Z">
                <w:rPr>
                  <w:rStyle w:val="16"/>
                </w:rPr>
              </w:rPrChange>
            </w:rPr>
            <w:delText xml:space="preserve">               "source" : "1"</w:delText>
          </w:r>
        </w:del>
      </w:ins>
    </w:p>
    <w:p w14:paraId="644B6BDF" w14:textId="6B745436" w:rsidR="00C93AAF" w:rsidRPr="00B34205" w:rsidDel="00BA0399" w:rsidRDefault="00C93AAF" w:rsidP="00C93AAF">
      <w:pPr>
        <w:ind w:leftChars="500" w:left="1050"/>
        <w:rPr>
          <w:ins w:id="2446" w:author="Chelsea Lee" w:date="2023-09-28T14:58:00Z"/>
          <w:del w:id="2447" w:author="Bright Liu" w:date="2025-11-25T17:06:00Z" w16du:dateUtc="2025-11-25T09:06:00Z"/>
          <w:rStyle w:val="16"/>
          <w:rFonts w:ascii="Myriad Pro" w:eastAsia="方正黑体简体" w:hAnsi="Myriad Pro"/>
          <w:rPrChange w:id="2448" w:author="Chelsea Lee" w:date="2023-09-18T17:14:00Z">
            <w:rPr>
              <w:ins w:id="2449" w:author="Chelsea Lee" w:date="2023-09-28T14:58:00Z"/>
              <w:del w:id="2450" w:author="Bright Liu" w:date="2025-11-25T17:06:00Z" w16du:dateUtc="2025-11-25T09:06:00Z"/>
              <w:rStyle w:val="16"/>
            </w:rPr>
          </w:rPrChange>
        </w:rPr>
      </w:pPr>
      <w:ins w:id="2451" w:author="Chelsea Lee" w:date="2023-09-28T14:58:00Z">
        <w:del w:id="2452" w:author="Bright Liu" w:date="2025-11-25T17:06:00Z" w16du:dateUtc="2025-11-25T09:06:00Z">
          <w:r w:rsidRPr="00B34205" w:rsidDel="00BA0399">
            <w:rPr>
              <w:rStyle w:val="16"/>
              <w:rFonts w:ascii="Myriad Pro" w:eastAsia="方正黑体简体" w:hAnsi="Myriad Pro"/>
              <w:rPrChange w:id="2453" w:author="Chelsea Lee" w:date="2023-09-18T17:14:00Z">
                <w:rPr>
                  <w:rStyle w:val="16"/>
                </w:rPr>
              </w:rPrChange>
            </w:rPr>
            <w:delText xml:space="preserve">            },</w:delText>
          </w:r>
        </w:del>
      </w:ins>
    </w:p>
    <w:p w14:paraId="3C762739" w14:textId="7CF61759" w:rsidR="00C93AAF" w:rsidRPr="00B34205" w:rsidDel="00BA0399" w:rsidRDefault="00C93AAF" w:rsidP="00C93AAF">
      <w:pPr>
        <w:ind w:leftChars="500" w:left="1050"/>
        <w:rPr>
          <w:ins w:id="2454" w:author="Chelsea Lee" w:date="2023-09-28T14:58:00Z"/>
          <w:del w:id="2455" w:author="Bright Liu" w:date="2025-11-25T17:06:00Z" w16du:dateUtc="2025-11-25T09:06:00Z"/>
          <w:rStyle w:val="16"/>
          <w:rFonts w:ascii="Myriad Pro" w:eastAsia="方正黑体简体" w:hAnsi="Myriad Pro"/>
          <w:rPrChange w:id="2456" w:author="Chelsea Lee" w:date="2023-09-18T17:14:00Z">
            <w:rPr>
              <w:ins w:id="2457" w:author="Chelsea Lee" w:date="2023-09-28T14:58:00Z"/>
              <w:del w:id="2458" w:author="Bright Liu" w:date="2025-11-25T17:06:00Z" w16du:dateUtc="2025-11-25T09:06:00Z"/>
              <w:rStyle w:val="16"/>
            </w:rPr>
          </w:rPrChange>
        </w:rPr>
      </w:pPr>
      <w:ins w:id="2459" w:author="Chelsea Lee" w:date="2023-09-28T14:58:00Z">
        <w:del w:id="2460" w:author="Bright Liu" w:date="2025-11-25T17:06:00Z" w16du:dateUtc="2025-11-25T09:06:00Z">
          <w:r w:rsidRPr="00B34205" w:rsidDel="00BA0399">
            <w:rPr>
              <w:rStyle w:val="16"/>
              <w:rFonts w:ascii="Myriad Pro" w:eastAsia="方正黑体简体" w:hAnsi="Myriad Pro"/>
              <w:rPrChange w:id="2461" w:author="Chelsea Lee" w:date="2023-09-18T17:14:00Z">
                <w:rPr>
                  <w:rStyle w:val="16"/>
                </w:rPr>
              </w:rPrChange>
            </w:rPr>
            <w:delText xml:space="preserve">            "layoutseq" : 2,</w:delText>
          </w:r>
        </w:del>
      </w:ins>
    </w:p>
    <w:p w14:paraId="1BCB8E0D" w14:textId="52FFB733" w:rsidR="00C93AAF" w:rsidRPr="00B34205" w:rsidDel="00BA0399" w:rsidRDefault="00C93AAF" w:rsidP="00C93AAF">
      <w:pPr>
        <w:ind w:leftChars="500" w:left="1050"/>
        <w:rPr>
          <w:ins w:id="2462" w:author="Chelsea Lee" w:date="2023-09-28T14:58:00Z"/>
          <w:del w:id="2463" w:author="Bright Liu" w:date="2025-11-25T17:06:00Z" w16du:dateUtc="2025-11-25T09:06:00Z"/>
          <w:rStyle w:val="16"/>
          <w:rFonts w:ascii="Myriad Pro" w:eastAsia="方正黑体简体" w:hAnsi="Myriad Pro"/>
          <w:rPrChange w:id="2464" w:author="Chelsea Lee" w:date="2023-09-18T17:14:00Z">
            <w:rPr>
              <w:ins w:id="2465" w:author="Chelsea Lee" w:date="2023-09-28T14:58:00Z"/>
              <w:del w:id="2466" w:author="Bright Liu" w:date="2025-11-25T17:06:00Z" w16du:dateUtc="2025-11-25T09:06:00Z"/>
              <w:rStyle w:val="16"/>
            </w:rPr>
          </w:rPrChange>
        </w:rPr>
      </w:pPr>
      <w:ins w:id="2467" w:author="Chelsea Lee" w:date="2023-09-28T14:58:00Z">
        <w:del w:id="2468" w:author="Bright Liu" w:date="2025-11-25T17:06:00Z" w16du:dateUtc="2025-11-25T09:06:00Z">
          <w:r w:rsidRPr="00B34205" w:rsidDel="00BA0399">
            <w:rPr>
              <w:rStyle w:val="16"/>
              <w:rFonts w:ascii="Myriad Pro" w:eastAsia="方正黑体简体" w:hAnsi="Myriad Pro"/>
              <w:rPrChange w:id="2469" w:author="Chelsea Lee" w:date="2023-09-18T17:14:00Z">
                <w:rPr>
                  <w:rStyle w:val="16"/>
                </w:rPr>
              </w:rPrChange>
            </w:rPr>
            <w:delText xml:space="preserve">            "mode" : "overlay",</w:delText>
          </w:r>
        </w:del>
      </w:ins>
    </w:p>
    <w:p w14:paraId="6B15421E" w14:textId="6D5A1BDC" w:rsidR="00C93AAF" w:rsidRPr="00B34205" w:rsidDel="00BA0399" w:rsidRDefault="00C93AAF" w:rsidP="00C93AAF">
      <w:pPr>
        <w:ind w:leftChars="500" w:left="1050"/>
        <w:rPr>
          <w:ins w:id="2470" w:author="Chelsea Lee" w:date="2023-09-28T14:58:00Z"/>
          <w:del w:id="2471" w:author="Bright Liu" w:date="2025-11-25T17:06:00Z" w16du:dateUtc="2025-11-25T09:06:00Z"/>
          <w:rStyle w:val="16"/>
          <w:rFonts w:ascii="Myriad Pro" w:eastAsia="方正黑体简体" w:hAnsi="Myriad Pro"/>
          <w:rPrChange w:id="2472" w:author="Chelsea Lee" w:date="2023-09-18T17:14:00Z">
            <w:rPr>
              <w:ins w:id="2473" w:author="Chelsea Lee" w:date="2023-09-28T14:58:00Z"/>
              <w:del w:id="2474" w:author="Bright Liu" w:date="2025-11-25T17:06:00Z" w16du:dateUtc="2025-11-25T09:06:00Z"/>
              <w:rStyle w:val="16"/>
            </w:rPr>
          </w:rPrChange>
        </w:rPr>
      </w:pPr>
      <w:ins w:id="2475" w:author="Chelsea Lee" w:date="2023-09-28T14:58:00Z">
        <w:del w:id="2476" w:author="Bright Liu" w:date="2025-11-25T17:06:00Z" w16du:dateUtc="2025-11-25T09:06:00Z">
          <w:r w:rsidRPr="00B34205" w:rsidDel="00BA0399">
            <w:rPr>
              <w:rStyle w:val="16"/>
              <w:rFonts w:ascii="Myriad Pro" w:eastAsia="方正黑体简体" w:hAnsi="Myriad Pro"/>
              <w:rPrChange w:id="2477"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478" w:author="Chelsea Lee" w:date="2023-09-18T17:14:00Z">
                <w:rPr>
                  <w:rStyle w:val="16"/>
                  <w:color w:val="FF0000"/>
                </w:rPr>
              </w:rPrChange>
            </w:rPr>
            <w:delText>"name" : "2-1",</w:delText>
          </w:r>
        </w:del>
      </w:ins>
    </w:p>
    <w:p w14:paraId="299657FC" w14:textId="519C86E4" w:rsidR="00C93AAF" w:rsidRPr="00B34205" w:rsidDel="00BA0399" w:rsidRDefault="00C93AAF" w:rsidP="00C93AAF">
      <w:pPr>
        <w:ind w:leftChars="500" w:left="1050"/>
        <w:rPr>
          <w:ins w:id="2479" w:author="Chelsea Lee" w:date="2023-09-28T14:58:00Z"/>
          <w:del w:id="2480" w:author="Bright Liu" w:date="2025-11-25T17:06:00Z" w16du:dateUtc="2025-11-25T09:06:00Z"/>
          <w:rStyle w:val="16"/>
          <w:rFonts w:ascii="Myriad Pro" w:eastAsia="方正黑体简体" w:hAnsi="Myriad Pro"/>
          <w:rPrChange w:id="2481" w:author="Chelsea Lee" w:date="2023-09-18T17:14:00Z">
            <w:rPr>
              <w:ins w:id="2482" w:author="Chelsea Lee" w:date="2023-09-28T14:58:00Z"/>
              <w:del w:id="2483" w:author="Bright Liu" w:date="2025-11-25T17:06:00Z" w16du:dateUtc="2025-11-25T09:06:00Z"/>
              <w:rStyle w:val="16"/>
            </w:rPr>
          </w:rPrChange>
        </w:rPr>
      </w:pPr>
      <w:ins w:id="2484" w:author="Chelsea Lee" w:date="2023-09-28T14:58:00Z">
        <w:del w:id="2485" w:author="Bright Liu" w:date="2025-11-25T17:06:00Z" w16du:dateUtc="2025-11-25T09:06:00Z">
          <w:r w:rsidRPr="00B34205" w:rsidDel="00BA0399">
            <w:rPr>
              <w:rStyle w:val="16"/>
              <w:rFonts w:ascii="Myriad Pro" w:eastAsia="方正黑体简体" w:hAnsi="Myriad Pro"/>
              <w:rPrChange w:id="2486" w:author="Chelsea Lee" w:date="2023-09-18T17:14:00Z">
                <w:rPr>
                  <w:rStyle w:val="16"/>
                </w:rPr>
              </w:rPrChange>
            </w:rPr>
            <w:delText xml:space="preserve">            "rotate" : 0,</w:delText>
          </w:r>
        </w:del>
      </w:ins>
    </w:p>
    <w:p w14:paraId="07BA255C" w14:textId="15A59944" w:rsidR="00C93AAF" w:rsidRPr="00B34205" w:rsidDel="00BA0399" w:rsidRDefault="00C93AAF" w:rsidP="00C93AAF">
      <w:pPr>
        <w:ind w:leftChars="500" w:left="1050"/>
        <w:rPr>
          <w:ins w:id="2487" w:author="Chelsea Lee" w:date="2023-09-28T14:58:00Z"/>
          <w:del w:id="2488" w:author="Bright Liu" w:date="2025-11-25T17:06:00Z" w16du:dateUtc="2025-11-25T09:06:00Z"/>
          <w:rStyle w:val="16"/>
          <w:rFonts w:ascii="Myriad Pro" w:eastAsia="方正黑体简体" w:hAnsi="Myriad Pro"/>
          <w:rPrChange w:id="2489" w:author="Chelsea Lee" w:date="2023-09-18T17:14:00Z">
            <w:rPr>
              <w:ins w:id="2490" w:author="Chelsea Lee" w:date="2023-09-28T14:58:00Z"/>
              <w:del w:id="2491" w:author="Bright Liu" w:date="2025-11-25T17:06:00Z" w16du:dateUtc="2025-11-25T09:06:00Z"/>
              <w:rStyle w:val="16"/>
            </w:rPr>
          </w:rPrChange>
        </w:rPr>
      </w:pPr>
      <w:ins w:id="2492" w:author="Chelsea Lee" w:date="2023-09-28T14:58:00Z">
        <w:del w:id="2493" w:author="Bright Liu" w:date="2025-11-25T17:06:00Z" w16du:dateUtc="2025-11-25T09:06:00Z">
          <w:r w:rsidRPr="00B34205" w:rsidDel="00BA0399">
            <w:rPr>
              <w:rStyle w:val="16"/>
              <w:rFonts w:ascii="Myriad Pro" w:eastAsia="方正黑体简体" w:hAnsi="Myriad Pro"/>
              <w:rPrChange w:id="2494" w:author="Chelsea Lee" w:date="2023-09-18T17:14:00Z">
                <w:rPr>
                  <w:rStyle w:val="16"/>
                </w:rPr>
              </w:rPrChange>
            </w:rPr>
            <w:delText xml:space="preserve">            "type" : "fixed",</w:delText>
          </w:r>
        </w:del>
      </w:ins>
    </w:p>
    <w:p w14:paraId="0B37E07D" w14:textId="41FCD6F3" w:rsidR="00C93AAF" w:rsidRPr="00B34205" w:rsidDel="00BA0399" w:rsidRDefault="00C93AAF" w:rsidP="00C93AAF">
      <w:pPr>
        <w:ind w:leftChars="500" w:left="1050"/>
        <w:rPr>
          <w:ins w:id="2495" w:author="Chelsea Lee" w:date="2023-09-28T14:58:00Z"/>
          <w:del w:id="2496" w:author="Bright Liu" w:date="2025-11-25T17:06:00Z" w16du:dateUtc="2025-11-25T09:06:00Z"/>
          <w:rStyle w:val="16"/>
          <w:rFonts w:ascii="Myriad Pro" w:eastAsia="方正黑体简体" w:hAnsi="Myriad Pro"/>
          <w:rPrChange w:id="2497" w:author="Chelsea Lee" w:date="2023-09-18T17:14:00Z">
            <w:rPr>
              <w:ins w:id="2498" w:author="Chelsea Lee" w:date="2023-09-28T14:58:00Z"/>
              <w:del w:id="2499" w:author="Bright Liu" w:date="2025-11-25T17:06:00Z" w16du:dateUtc="2025-11-25T09:06:00Z"/>
              <w:rStyle w:val="16"/>
            </w:rPr>
          </w:rPrChange>
        </w:rPr>
      </w:pPr>
      <w:ins w:id="2500" w:author="Chelsea Lee" w:date="2023-09-28T14:58:00Z">
        <w:del w:id="2501" w:author="Bright Liu" w:date="2025-11-25T17:06:00Z" w16du:dateUtc="2025-11-25T09:06:00Z">
          <w:r w:rsidRPr="00B34205" w:rsidDel="00BA0399">
            <w:rPr>
              <w:rStyle w:val="16"/>
              <w:rFonts w:ascii="Myriad Pro" w:eastAsia="方正黑体简体" w:hAnsi="Myriad Pro"/>
              <w:rPrChange w:id="2502" w:author="Chelsea Lee" w:date="2023-09-18T17:14:00Z">
                <w:rPr>
                  <w:rStyle w:val="16"/>
                </w:rPr>
              </w:rPrChange>
            </w:rPr>
            <w:delText xml:space="preserve">            "windows" : [</w:delText>
          </w:r>
        </w:del>
      </w:ins>
    </w:p>
    <w:p w14:paraId="79ABD95F" w14:textId="6FA80988" w:rsidR="00C93AAF" w:rsidRPr="00B34205" w:rsidDel="00BA0399" w:rsidRDefault="00C93AAF" w:rsidP="00C93AAF">
      <w:pPr>
        <w:ind w:leftChars="500" w:left="1050"/>
        <w:rPr>
          <w:ins w:id="2503" w:author="Chelsea Lee" w:date="2023-09-28T14:58:00Z"/>
          <w:del w:id="2504" w:author="Bright Liu" w:date="2025-11-25T17:06:00Z" w16du:dateUtc="2025-11-25T09:06:00Z"/>
          <w:rStyle w:val="16"/>
          <w:rFonts w:ascii="Myriad Pro" w:eastAsia="方正黑体简体" w:hAnsi="Myriad Pro"/>
          <w:rPrChange w:id="2505" w:author="Chelsea Lee" w:date="2023-09-18T17:14:00Z">
            <w:rPr>
              <w:ins w:id="2506" w:author="Chelsea Lee" w:date="2023-09-28T14:58:00Z"/>
              <w:del w:id="2507" w:author="Bright Liu" w:date="2025-11-25T17:06:00Z" w16du:dateUtc="2025-11-25T09:06:00Z"/>
              <w:rStyle w:val="16"/>
            </w:rPr>
          </w:rPrChange>
        </w:rPr>
      </w:pPr>
      <w:ins w:id="2508" w:author="Chelsea Lee" w:date="2023-09-28T14:58:00Z">
        <w:del w:id="2509" w:author="Bright Liu" w:date="2025-11-25T17:06:00Z" w16du:dateUtc="2025-11-25T09:06:00Z">
          <w:r w:rsidRPr="00B34205" w:rsidDel="00BA0399">
            <w:rPr>
              <w:rStyle w:val="16"/>
              <w:rFonts w:ascii="Myriad Pro" w:eastAsia="方正黑体简体" w:hAnsi="Myriad Pro"/>
              <w:rPrChange w:id="2510" w:author="Chelsea Lee" w:date="2023-09-18T17:14:00Z">
                <w:rPr>
                  <w:rStyle w:val="16"/>
                </w:rPr>
              </w:rPrChange>
            </w:rPr>
            <w:delText xml:space="preserve">               {</w:delText>
          </w:r>
        </w:del>
      </w:ins>
    </w:p>
    <w:p w14:paraId="50BF1A08" w14:textId="5BFC37E2" w:rsidR="00C93AAF" w:rsidRPr="00B34205" w:rsidDel="00BA0399" w:rsidRDefault="00C93AAF" w:rsidP="00C93AAF">
      <w:pPr>
        <w:ind w:leftChars="500" w:left="1050"/>
        <w:rPr>
          <w:ins w:id="2511" w:author="Chelsea Lee" w:date="2023-09-28T14:58:00Z"/>
          <w:del w:id="2512" w:author="Bright Liu" w:date="2025-11-25T17:06:00Z" w16du:dateUtc="2025-11-25T09:06:00Z"/>
          <w:rStyle w:val="16"/>
          <w:rFonts w:ascii="Myriad Pro" w:eastAsia="方正黑体简体" w:hAnsi="Myriad Pro"/>
          <w:rPrChange w:id="2513" w:author="Chelsea Lee" w:date="2023-09-18T17:14:00Z">
            <w:rPr>
              <w:ins w:id="2514" w:author="Chelsea Lee" w:date="2023-09-28T14:58:00Z"/>
              <w:del w:id="2515" w:author="Bright Liu" w:date="2025-11-25T17:06:00Z" w16du:dateUtc="2025-11-25T09:06:00Z"/>
              <w:rStyle w:val="16"/>
            </w:rPr>
          </w:rPrChange>
        </w:rPr>
      </w:pPr>
      <w:ins w:id="2516" w:author="Chelsea Lee" w:date="2023-09-28T14:58:00Z">
        <w:del w:id="2517" w:author="Bright Liu" w:date="2025-11-25T17:06:00Z" w16du:dateUtc="2025-11-25T09:06:00Z">
          <w:r w:rsidRPr="00B34205" w:rsidDel="00BA0399">
            <w:rPr>
              <w:rStyle w:val="16"/>
              <w:rFonts w:ascii="Myriad Pro" w:eastAsia="方正黑体简体" w:hAnsi="Myriad Pro"/>
              <w:rPrChange w:id="2518" w:author="Chelsea Lee" w:date="2023-09-18T17:14:00Z">
                <w:rPr>
                  <w:rStyle w:val="16"/>
                </w:rPr>
              </w:rPrChange>
            </w:rPr>
            <w:delText xml:space="preserve">                  "hsize" : 1920,</w:delText>
          </w:r>
        </w:del>
      </w:ins>
    </w:p>
    <w:p w14:paraId="4E567CF2" w14:textId="616B73EB" w:rsidR="00C93AAF" w:rsidRPr="00B34205" w:rsidDel="00BA0399" w:rsidRDefault="00C93AAF" w:rsidP="00C93AAF">
      <w:pPr>
        <w:ind w:leftChars="500" w:left="1050"/>
        <w:rPr>
          <w:ins w:id="2519" w:author="Chelsea Lee" w:date="2023-09-28T14:58:00Z"/>
          <w:del w:id="2520" w:author="Bright Liu" w:date="2025-11-25T17:06:00Z" w16du:dateUtc="2025-11-25T09:06:00Z"/>
          <w:rStyle w:val="16"/>
          <w:rFonts w:ascii="Myriad Pro" w:eastAsia="方正黑体简体" w:hAnsi="Myriad Pro"/>
          <w:rPrChange w:id="2521" w:author="Chelsea Lee" w:date="2023-09-18T17:14:00Z">
            <w:rPr>
              <w:ins w:id="2522" w:author="Chelsea Lee" w:date="2023-09-28T14:58:00Z"/>
              <w:del w:id="2523" w:author="Bright Liu" w:date="2025-11-25T17:06:00Z" w16du:dateUtc="2025-11-25T09:06:00Z"/>
              <w:rStyle w:val="16"/>
            </w:rPr>
          </w:rPrChange>
        </w:rPr>
      </w:pPr>
      <w:ins w:id="2524" w:author="Chelsea Lee" w:date="2023-09-28T14:58:00Z">
        <w:del w:id="2525" w:author="Bright Liu" w:date="2025-11-25T17:06:00Z" w16du:dateUtc="2025-11-25T09:06:00Z">
          <w:r w:rsidRPr="00B34205" w:rsidDel="00BA0399">
            <w:rPr>
              <w:rStyle w:val="16"/>
              <w:rFonts w:ascii="Myriad Pro" w:eastAsia="方正黑体简体" w:hAnsi="Myriad Pro"/>
              <w:rPrChange w:id="2526" w:author="Chelsea Lee" w:date="2023-09-18T17:14:00Z">
                <w:rPr>
                  <w:rStyle w:val="16"/>
                </w:rPr>
              </w:rPrChange>
            </w:rPr>
            <w:delText xml:space="preserve">                  "hstart" : 0,</w:delText>
          </w:r>
        </w:del>
      </w:ins>
    </w:p>
    <w:p w14:paraId="67043A29" w14:textId="3FB3BA7E" w:rsidR="00C93AAF" w:rsidRPr="00B34205" w:rsidDel="00BA0399" w:rsidRDefault="00C93AAF" w:rsidP="00C93AAF">
      <w:pPr>
        <w:ind w:leftChars="500" w:left="1050"/>
        <w:rPr>
          <w:ins w:id="2527" w:author="Chelsea Lee" w:date="2023-09-28T14:58:00Z"/>
          <w:del w:id="2528" w:author="Bright Liu" w:date="2025-11-25T17:06:00Z" w16du:dateUtc="2025-11-25T09:06:00Z"/>
          <w:rStyle w:val="16"/>
          <w:rFonts w:ascii="Myriad Pro" w:eastAsia="方正黑体简体" w:hAnsi="Myriad Pro"/>
          <w:rPrChange w:id="2529" w:author="Chelsea Lee" w:date="2023-09-18T17:14:00Z">
            <w:rPr>
              <w:ins w:id="2530" w:author="Chelsea Lee" w:date="2023-09-28T14:58:00Z"/>
              <w:del w:id="2531" w:author="Bright Liu" w:date="2025-11-25T17:06:00Z" w16du:dateUtc="2025-11-25T09:06:00Z"/>
              <w:rStyle w:val="16"/>
            </w:rPr>
          </w:rPrChange>
        </w:rPr>
      </w:pPr>
      <w:ins w:id="2532" w:author="Chelsea Lee" w:date="2023-09-28T14:58:00Z">
        <w:del w:id="2533" w:author="Bright Liu" w:date="2025-11-25T17:06:00Z" w16du:dateUtc="2025-11-25T09:06:00Z">
          <w:r w:rsidRPr="00B34205" w:rsidDel="00BA0399">
            <w:rPr>
              <w:rStyle w:val="16"/>
              <w:rFonts w:ascii="Myriad Pro" w:eastAsia="方正黑体简体" w:hAnsi="Myriad Pro"/>
              <w:rPrChange w:id="2534" w:author="Chelsea Lee" w:date="2023-09-18T17:14:00Z">
                <w:rPr>
                  <w:rStyle w:val="16"/>
                </w:rPr>
              </w:rPrChange>
            </w:rPr>
            <w:delText xml:space="preserve">                  "layerseq" : 1,</w:delText>
          </w:r>
        </w:del>
      </w:ins>
    </w:p>
    <w:p w14:paraId="28382677" w14:textId="2483613A" w:rsidR="00C93AAF" w:rsidRPr="00B34205" w:rsidDel="00BA0399" w:rsidRDefault="00C93AAF" w:rsidP="00C93AAF">
      <w:pPr>
        <w:ind w:leftChars="500" w:left="1050"/>
        <w:rPr>
          <w:ins w:id="2535" w:author="Chelsea Lee" w:date="2023-09-28T14:58:00Z"/>
          <w:del w:id="2536" w:author="Bright Liu" w:date="2025-11-25T17:06:00Z" w16du:dateUtc="2025-11-25T09:06:00Z"/>
          <w:rStyle w:val="16"/>
          <w:rFonts w:ascii="Myriad Pro" w:eastAsia="方正黑体简体" w:hAnsi="Myriad Pro"/>
          <w:rPrChange w:id="2537" w:author="Chelsea Lee" w:date="2023-09-18T17:14:00Z">
            <w:rPr>
              <w:ins w:id="2538" w:author="Chelsea Lee" w:date="2023-09-28T14:58:00Z"/>
              <w:del w:id="2539" w:author="Bright Liu" w:date="2025-11-25T17:06:00Z" w16du:dateUtc="2025-11-25T09:06:00Z"/>
              <w:rStyle w:val="16"/>
            </w:rPr>
          </w:rPrChange>
        </w:rPr>
      </w:pPr>
      <w:ins w:id="2540" w:author="Chelsea Lee" w:date="2023-09-28T14:58:00Z">
        <w:del w:id="2541" w:author="Bright Liu" w:date="2025-11-25T17:06:00Z" w16du:dateUtc="2025-11-25T09:06:00Z">
          <w:r w:rsidRPr="00B34205" w:rsidDel="00BA0399">
            <w:rPr>
              <w:rStyle w:val="16"/>
              <w:rFonts w:ascii="Myriad Pro" w:eastAsia="方正黑体简体" w:hAnsi="Myriad Pro"/>
              <w:rPrChange w:id="2542" w:author="Chelsea Lee" w:date="2023-09-18T17:14:00Z">
                <w:rPr>
                  <w:rStyle w:val="16"/>
                </w:rPr>
              </w:rPrChange>
            </w:rPr>
            <w:delText xml:space="preserve">                  "mode" : "stretch",</w:delText>
          </w:r>
        </w:del>
      </w:ins>
    </w:p>
    <w:p w14:paraId="0D286878" w14:textId="2C968F14" w:rsidR="00C93AAF" w:rsidRPr="00B34205" w:rsidDel="00BA0399" w:rsidRDefault="00C93AAF" w:rsidP="00C93AAF">
      <w:pPr>
        <w:ind w:leftChars="500" w:left="1050"/>
        <w:rPr>
          <w:ins w:id="2543" w:author="Chelsea Lee" w:date="2023-09-28T14:58:00Z"/>
          <w:del w:id="2544" w:author="Bright Liu" w:date="2025-11-25T17:06:00Z" w16du:dateUtc="2025-11-25T09:06:00Z"/>
          <w:rStyle w:val="16"/>
          <w:rFonts w:ascii="Myriad Pro" w:eastAsia="方正黑体简体" w:hAnsi="Myriad Pro"/>
          <w:rPrChange w:id="2545" w:author="Chelsea Lee" w:date="2023-09-18T17:14:00Z">
            <w:rPr>
              <w:ins w:id="2546" w:author="Chelsea Lee" w:date="2023-09-28T14:58:00Z"/>
              <w:del w:id="2547" w:author="Bright Liu" w:date="2025-11-25T17:06:00Z" w16du:dateUtc="2025-11-25T09:06:00Z"/>
              <w:rStyle w:val="16"/>
            </w:rPr>
          </w:rPrChange>
        </w:rPr>
      </w:pPr>
      <w:ins w:id="2548" w:author="Chelsea Lee" w:date="2023-09-28T14:58:00Z">
        <w:del w:id="2549" w:author="Bright Liu" w:date="2025-11-25T17:06:00Z" w16du:dateUtc="2025-11-25T09:06:00Z">
          <w:r w:rsidRPr="00B34205" w:rsidDel="00BA0399">
            <w:rPr>
              <w:rStyle w:val="16"/>
              <w:rFonts w:ascii="Myriad Pro" w:eastAsia="方正黑体简体" w:hAnsi="Myriad Pro"/>
              <w:rPrChange w:id="2550" w:author="Chelsea Lee" w:date="2023-09-18T17:14:00Z">
                <w:rPr>
                  <w:rStyle w:val="16"/>
                </w:rPr>
              </w:rPrChange>
            </w:rPr>
            <w:delText xml:space="preserve">                  "name" : "1",</w:delText>
          </w:r>
        </w:del>
      </w:ins>
    </w:p>
    <w:p w14:paraId="623C70C6" w14:textId="21905EFD" w:rsidR="00C93AAF" w:rsidRPr="00B34205" w:rsidDel="00BA0399" w:rsidRDefault="00C93AAF" w:rsidP="00C93AAF">
      <w:pPr>
        <w:ind w:leftChars="500" w:left="1050"/>
        <w:rPr>
          <w:ins w:id="2551" w:author="Chelsea Lee" w:date="2023-09-28T14:58:00Z"/>
          <w:del w:id="2552" w:author="Bright Liu" w:date="2025-11-25T17:06:00Z" w16du:dateUtc="2025-11-25T09:06:00Z"/>
          <w:rStyle w:val="16"/>
          <w:rFonts w:ascii="Myriad Pro" w:eastAsia="方正黑体简体" w:hAnsi="Myriad Pro"/>
          <w:rPrChange w:id="2553" w:author="Chelsea Lee" w:date="2023-09-18T17:14:00Z">
            <w:rPr>
              <w:ins w:id="2554" w:author="Chelsea Lee" w:date="2023-09-28T14:58:00Z"/>
              <w:del w:id="2555" w:author="Bright Liu" w:date="2025-11-25T17:06:00Z" w16du:dateUtc="2025-11-25T09:06:00Z"/>
              <w:rStyle w:val="16"/>
            </w:rPr>
          </w:rPrChange>
        </w:rPr>
      </w:pPr>
      <w:ins w:id="2556" w:author="Chelsea Lee" w:date="2023-09-28T14:58:00Z">
        <w:del w:id="2557" w:author="Bright Liu" w:date="2025-11-25T17:06:00Z" w16du:dateUtc="2025-11-25T09:06:00Z">
          <w:r w:rsidRPr="00B34205" w:rsidDel="00BA0399">
            <w:rPr>
              <w:rStyle w:val="16"/>
              <w:rFonts w:ascii="Myriad Pro" w:eastAsia="方正黑体简体" w:hAnsi="Myriad Pro"/>
              <w:rPrChange w:id="2558" w:author="Chelsea Lee" w:date="2023-09-18T17:14:00Z">
                <w:rPr>
                  <w:rStyle w:val="16"/>
                </w:rPr>
              </w:rPrChange>
            </w:rPr>
            <w:delText xml:space="preserve">                  "rotate" : 0,</w:delText>
          </w:r>
        </w:del>
      </w:ins>
    </w:p>
    <w:p w14:paraId="43BF4A13" w14:textId="59B0D4BB" w:rsidR="00C93AAF" w:rsidRPr="00B34205" w:rsidDel="00BA0399" w:rsidRDefault="00C93AAF" w:rsidP="00C93AAF">
      <w:pPr>
        <w:ind w:leftChars="500" w:left="1050"/>
        <w:rPr>
          <w:ins w:id="2559" w:author="Chelsea Lee" w:date="2023-09-28T14:58:00Z"/>
          <w:del w:id="2560" w:author="Bright Liu" w:date="2025-11-25T17:06:00Z" w16du:dateUtc="2025-11-25T09:06:00Z"/>
          <w:rStyle w:val="16"/>
          <w:rFonts w:ascii="Myriad Pro" w:eastAsia="方正黑体简体" w:hAnsi="Myriad Pro"/>
          <w:rPrChange w:id="2561" w:author="Chelsea Lee" w:date="2023-09-18T17:14:00Z">
            <w:rPr>
              <w:ins w:id="2562" w:author="Chelsea Lee" w:date="2023-09-28T14:58:00Z"/>
              <w:del w:id="2563" w:author="Bright Liu" w:date="2025-11-25T17:06:00Z" w16du:dateUtc="2025-11-25T09:06:00Z"/>
              <w:rStyle w:val="16"/>
            </w:rPr>
          </w:rPrChange>
        </w:rPr>
      </w:pPr>
      <w:ins w:id="2564" w:author="Chelsea Lee" w:date="2023-09-28T14:58:00Z">
        <w:del w:id="2565" w:author="Bright Liu" w:date="2025-11-25T17:06:00Z" w16du:dateUtc="2025-11-25T09:06:00Z">
          <w:r w:rsidRPr="00B34205" w:rsidDel="00BA0399">
            <w:rPr>
              <w:rStyle w:val="16"/>
              <w:rFonts w:ascii="Myriad Pro" w:eastAsia="方正黑体简体" w:hAnsi="Myriad Pro"/>
              <w:rPrChange w:id="2566"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567" w:author="Chelsea Lee" w:date="2023-09-18T17:14:00Z">
                <w:rPr>
                  <w:rStyle w:val="16"/>
                  <w:color w:val="FF0000"/>
                </w:rPr>
              </w:rPrChange>
            </w:rPr>
            <w:delText>"tx" : "IPE935-341B2281632D",</w:delText>
          </w:r>
        </w:del>
      </w:ins>
    </w:p>
    <w:p w14:paraId="1C899532" w14:textId="30C53A17" w:rsidR="00C93AAF" w:rsidRPr="00B34205" w:rsidDel="00BA0399" w:rsidRDefault="00C93AAF" w:rsidP="00C93AAF">
      <w:pPr>
        <w:ind w:leftChars="500" w:left="1050"/>
        <w:rPr>
          <w:ins w:id="2568" w:author="Chelsea Lee" w:date="2023-09-28T14:58:00Z"/>
          <w:del w:id="2569" w:author="Bright Liu" w:date="2025-11-25T17:06:00Z" w16du:dateUtc="2025-11-25T09:06:00Z"/>
          <w:rStyle w:val="16"/>
          <w:rFonts w:ascii="Myriad Pro" w:eastAsia="方正黑体简体" w:hAnsi="Myriad Pro"/>
          <w:rPrChange w:id="2570" w:author="Chelsea Lee" w:date="2023-09-18T17:14:00Z">
            <w:rPr>
              <w:ins w:id="2571" w:author="Chelsea Lee" w:date="2023-09-28T14:58:00Z"/>
              <w:del w:id="2572" w:author="Bright Liu" w:date="2025-11-25T17:06:00Z" w16du:dateUtc="2025-11-25T09:06:00Z"/>
              <w:rStyle w:val="16"/>
            </w:rPr>
          </w:rPrChange>
        </w:rPr>
      </w:pPr>
      <w:ins w:id="2573" w:author="Chelsea Lee" w:date="2023-09-28T14:58:00Z">
        <w:del w:id="2574" w:author="Bright Liu" w:date="2025-11-25T17:06:00Z" w16du:dateUtc="2025-11-25T09:06:00Z">
          <w:r w:rsidRPr="00B34205" w:rsidDel="00BA0399">
            <w:rPr>
              <w:rStyle w:val="16"/>
              <w:rFonts w:ascii="Myriad Pro" w:eastAsia="方正黑体简体" w:hAnsi="Myriad Pro"/>
              <w:rPrChange w:id="2575" w:author="Chelsea Lee" w:date="2023-09-18T17:14:00Z">
                <w:rPr>
                  <w:rStyle w:val="16"/>
                </w:rPr>
              </w:rPrChange>
            </w:rPr>
            <w:delText xml:space="preserve">                  "vsize" : 1080,</w:delText>
          </w:r>
        </w:del>
      </w:ins>
    </w:p>
    <w:p w14:paraId="652D4DEB" w14:textId="07C677E9" w:rsidR="00C93AAF" w:rsidRPr="00B34205" w:rsidDel="00BA0399" w:rsidRDefault="00C93AAF" w:rsidP="00C93AAF">
      <w:pPr>
        <w:ind w:leftChars="500" w:left="1050"/>
        <w:rPr>
          <w:ins w:id="2576" w:author="Chelsea Lee" w:date="2023-09-28T14:58:00Z"/>
          <w:del w:id="2577" w:author="Bright Liu" w:date="2025-11-25T17:06:00Z" w16du:dateUtc="2025-11-25T09:06:00Z"/>
          <w:rStyle w:val="16"/>
          <w:rFonts w:ascii="Myriad Pro" w:eastAsia="方正黑体简体" w:hAnsi="Myriad Pro"/>
          <w:rPrChange w:id="2578" w:author="Chelsea Lee" w:date="2023-09-18T17:14:00Z">
            <w:rPr>
              <w:ins w:id="2579" w:author="Chelsea Lee" w:date="2023-09-28T14:58:00Z"/>
              <w:del w:id="2580" w:author="Bright Liu" w:date="2025-11-25T17:06:00Z" w16du:dateUtc="2025-11-25T09:06:00Z"/>
              <w:rStyle w:val="16"/>
            </w:rPr>
          </w:rPrChange>
        </w:rPr>
      </w:pPr>
      <w:ins w:id="2581" w:author="Chelsea Lee" w:date="2023-09-28T14:58:00Z">
        <w:del w:id="2582" w:author="Bright Liu" w:date="2025-11-25T17:06:00Z" w16du:dateUtc="2025-11-25T09:06:00Z">
          <w:r w:rsidRPr="00B34205" w:rsidDel="00BA0399">
            <w:rPr>
              <w:rStyle w:val="16"/>
              <w:rFonts w:ascii="Myriad Pro" w:eastAsia="方正黑体简体" w:hAnsi="Myriad Pro"/>
              <w:rPrChange w:id="2583" w:author="Chelsea Lee" w:date="2023-09-18T17:14:00Z">
                <w:rPr>
                  <w:rStyle w:val="16"/>
                </w:rPr>
              </w:rPrChange>
            </w:rPr>
            <w:delText xml:space="preserve">                  "vstart" : 0</w:delText>
          </w:r>
        </w:del>
      </w:ins>
    </w:p>
    <w:p w14:paraId="16131766" w14:textId="74D11F54" w:rsidR="00C93AAF" w:rsidRPr="00B34205" w:rsidDel="00BA0399" w:rsidRDefault="00C93AAF" w:rsidP="00C93AAF">
      <w:pPr>
        <w:ind w:leftChars="500" w:left="1050"/>
        <w:rPr>
          <w:ins w:id="2584" w:author="Chelsea Lee" w:date="2023-09-28T14:58:00Z"/>
          <w:del w:id="2585" w:author="Bright Liu" w:date="2025-11-25T17:06:00Z" w16du:dateUtc="2025-11-25T09:06:00Z"/>
          <w:rStyle w:val="16"/>
          <w:rFonts w:ascii="Myriad Pro" w:eastAsia="方正黑体简体" w:hAnsi="Myriad Pro"/>
          <w:rPrChange w:id="2586" w:author="Chelsea Lee" w:date="2023-09-18T17:14:00Z">
            <w:rPr>
              <w:ins w:id="2587" w:author="Chelsea Lee" w:date="2023-09-28T14:58:00Z"/>
              <w:del w:id="2588" w:author="Bright Liu" w:date="2025-11-25T17:06:00Z" w16du:dateUtc="2025-11-25T09:06:00Z"/>
              <w:rStyle w:val="16"/>
            </w:rPr>
          </w:rPrChange>
        </w:rPr>
      </w:pPr>
      <w:ins w:id="2589" w:author="Chelsea Lee" w:date="2023-09-28T14:58:00Z">
        <w:del w:id="2590" w:author="Bright Liu" w:date="2025-11-25T17:06:00Z" w16du:dateUtc="2025-11-25T09:06:00Z">
          <w:r w:rsidRPr="00B34205" w:rsidDel="00BA0399">
            <w:rPr>
              <w:rStyle w:val="16"/>
              <w:rFonts w:ascii="Myriad Pro" w:eastAsia="方正黑体简体" w:hAnsi="Myriad Pro"/>
              <w:rPrChange w:id="2591" w:author="Chelsea Lee" w:date="2023-09-18T17:14:00Z">
                <w:rPr>
                  <w:rStyle w:val="16"/>
                </w:rPr>
              </w:rPrChange>
            </w:rPr>
            <w:delText xml:space="preserve">               },</w:delText>
          </w:r>
        </w:del>
      </w:ins>
    </w:p>
    <w:p w14:paraId="75757486" w14:textId="7D61B2DD" w:rsidR="00C93AAF" w:rsidRPr="00B34205" w:rsidDel="00BA0399" w:rsidRDefault="00C93AAF" w:rsidP="00C93AAF">
      <w:pPr>
        <w:ind w:leftChars="500" w:left="1050"/>
        <w:rPr>
          <w:ins w:id="2592" w:author="Chelsea Lee" w:date="2023-09-28T14:58:00Z"/>
          <w:del w:id="2593" w:author="Bright Liu" w:date="2025-11-25T17:06:00Z" w16du:dateUtc="2025-11-25T09:06:00Z"/>
          <w:rStyle w:val="16"/>
          <w:rFonts w:ascii="Myriad Pro" w:eastAsia="方正黑体简体" w:hAnsi="Myriad Pro"/>
          <w:rPrChange w:id="2594" w:author="Chelsea Lee" w:date="2023-09-18T17:14:00Z">
            <w:rPr>
              <w:ins w:id="2595" w:author="Chelsea Lee" w:date="2023-09-28T14:58:00Z"/>
              <w:del w:id="2596" w:author="Bright Liu" w:date="2025-11-25T17:06:00Z" w16du:dateUtc="2025-11-25T09:06:00Z"/>
              <w:rStyle w:val="16"/>
            </w:rPr>
          </w:rPrChange>
        </w:rPr>
      </w:pPr>
      <w:ins w:id="2597" w:author="Chelsea Lee" w:date="2023-09-28T14:58:00Z">
        <w:del w:id="2598" w:author="Bright Liu" w:date="2025-11-25T17:06:00Z" w16du:dateUtc="2025-11-25T09:06:00Z">
          <w:r w:rsidRPr="00B34205" w:rsidDel="00BA0399">
            <w:rPr>
              <w:rStyle w:val="16"/>
              <w:rFonts w:ascii="Myriad Pro" w:eastAsia="方正黑体简体" w:hAnsi="Myriad Pro"/>
              <w:rPrChange w:id="2599" w:author="Chelsea Lee" w:date="2023-09-18T17:14:00Z">
                <w:rPr>
                  <w:rStyle w:val="16"/>
                </w:rPr>
              </w:rPrChange>
            </w:rPr>
            <w:delText xml:space="preserve">               {</w:delText>
          </w:r>
        </w:del>
      </w:ins>
    </w:p>
    <w:p w14:paraId="36043C08" w14:textId="310EF0C8" w:rsidR="00C93AAF" w:rsidRPr="00B34205" w:rsidDel="00BA0399" w:rsidRDefault="00C93AAF" w:rsidP="00C93AAF">
      <w:pPr>
        <w:ind w:leftChars="500" w:left="1050"/>
        <w:rPr>
          <w:ins w:id="2600" w:author="Chelsea Lee" w:date="2023-09-28T14:58:00Z"/>
          <w:del w:id="2601" w:author="Bright Liu" w:date="2025-11-25T17:06:00Z" w16du:dateUtc="2025-11-25T09:06:00Z"/>
          <w:rStyle w:val="16"/>
          <w:rFonts w:ascii="Myriad Pro" w:eastAsia="方正黑体简体" w:hAnsi="Myriad Pro"/>
          <w:rPrChange w:id="2602" w:author="Chelsea Lee" w:date="2023-09-18T17:14:00Z">
            <w:rPr>
              <w:ins w:id="2603" w:author="Chelsea Lee" w:date="2023-09-28T14:58:00Z"/>
              <w:del w:id="2604" w:author="Bright Liu" w:date="2025-11-25T17:06:00Z" w16du:dateUtc="2025-11-25T09:06:00Z"/>
              <w:rStyle w:val="16"/>
            </w:rPr>
          </w:rPrChange>
        </w:rPr>
      </w:pPr>
      <w:ins w:id="2605" w:author="Chelsea Lee" w:date="2023-09-28T14:58:00Z">
        <w:del w:id="2606" w:author="Bright Liu" w:date="2025-11-25T17:06:00Z" w16du:dateUtc="2025-11-25T09:06:00Z">
          <w:r w:rsidRPr="00B34205" w:rsidDel="00BA0399">
            <w:rPr>
              <w:rStyle w:val="16"/>
              <w:rFonts w:ascii="Myriad Pro" w:eastAsia="方正黑体简体" w:hAnsi="Myriad Pro"/>
              <w:rPrChange w:id="2607" w:author="Chelsea Lee" w:date="2023-09-18T17:14:00Z">
                <w:rPr>
                  <w:rStyle w:val="16"/>
                </w:rPr>
              </w:rPrChange>
            </w:rPr>
            <w:delText xml:space="preserve">                  "hsize" : 480,</w:delText>
          </w:r>
        </w:del>
      </w:ins>
    </w:p>
    <w:p w14:paraId="5B7FC26A" w14:textId="6C5AE6A2" w:rsidR="00C93AAF" w:rsidRPr="00B34205" w:rsidDel="00BA0399" w:rsidRDefault="00C93AAF" w:rsidP="00C93AAF">
      <w:pPr>
        <w:ind w:leftChars="500" w:left="1050"/>
        <w:rPr>
          <w:ins w:id="2608" w:author="Chelsea Lee" w:date="2023-09-28T14:58:00Z"/>
          <w:del w:id="2609" w:author="Bright Liu" w:date="2025-11-25T17:06:00Z" w16du:dateUtc="2025-11-25T09:06:00Z"/>
          <w:rStyle w:val="16"/>
          <w:rFonts w:ascii="Myriad Pro" w:eastAsia="方正黑体简体" w:hAnsi="Myriad Pro"/>
          <w:rPrChange w:id="2610" w:author="Chelsea Lee" w:date="2023-09-18T17:14:00Z">
            <w:rPr>
              <w:ins w:id="2611" w:author="Chelsea Lee" w:date="2023-09-28T14:58:00Z"/>
              <w:del w:id="2612" w:author="Bright Liu" w:date="2025-11-25T17:06:00Z" w16du:dateUtc="2025-11-25T09:06:00Z"/>
              <w:rStyle w:val="16"/>
            </w:rPr>
          </w:rPrChange>
        </w:rPr>
      </w:pPr>
      <w:ins w:id="2613" w:author="Chelsea Lee" w:date="2023-09-28T14:58:00Z">
        <w:del w:id="2614" w:author="Bright Liu" w:date="2025-11-25T17:06:00Z" w16du:dateUtc="2025-11-25T09:06:00Z">
          <w:r w:rsidRPr="00B34205" w:rsidDel="00BA0399">
            <w:rPr>
              <w:rStyle w:val="16"/>
              <w:rFonts w:ascii="Myriad Pro" w:eastAsia="方正黑体简体" w:hAnsi="Myriad Pro"/>
              <w:rPrChange w:id="2615" w:author="Chelsea Lee" w:date="2023-09-18T17:14:00Z">
                <w:rPr>
                  <w:rStyle w:val="16"/>
                </w:rPr>
              </w:rPrChange>
            </w:rPr>
            <w:delText xml:space="preserve">                  "hstart" : 1440,</w:delText>
          </w:r>
        </w:del>
      </w:ins>
    </w:p>
    <w:p w14:paraId="4F524F99" w14:textId="44BE6065" w:rsidR="00C93AAF" w:rsidRPr="00B34205" w:rsidDel="00BA0399" w:rsidRDefault="00C93AAF" w:rsidP="00C93AAF">
      <w:pPr>
        <w:ind w:leftChars="500" w:left="1050"/>
        <w:rPr>
          <w:ins w:id="2616" w:author="Chelsea Lee" w:date="2023-09-28T14:58:00Z"/>
          <w:del w:id="2617" w:author="Bright Liu" w:date="2025-11-25T17:06:00Z" w16du:dateUtc="2025-11-25T09:06:00Z"/>
          <w:rStyle w:val="16"/>
          <w:rFonts w:ascii="Myriad Pro" w:eastAsia="方正黑体简体" w:hAnsi="Myriad Pro"/>
          <w:rPrChange w:id="2618" w:author="Chelsea Lee" w:date="2023-09-18T17:14:00Z">
            <w:rPr>
              <w:ins w:id="2619" w:author="Chelsea Lee" w:date="2023-09-28T14:58:00Z"/>
              <w:del w:id="2620" w:author="Bright Liu" w:date="2025-11-25T17:06:00Z" w16du:dateUtc="2025-11-25T09:06:00Z"/>
              <w:rStyle w:val="16"/>
            </w:rPr>
          </w:rPrChange>
        </w:rPr>
      </w:pPr>
      <w:ins w:id="2621" w:author="Chelsea Lee" w:date="2023-09-28T14:58:00Z">
        <w:del w:id="2622" w:author="Bright Liu" w:date="2025-11-25T17:06:00Z" w16du:dateUtc="2025-11-25T09:06:00Z">
          <w:r w:rsidRPr="00B34205" w:rsidDel="00BA0399">
            <w:rPr>
              <w:rStyle w:val="16"/>
              <w:rFonts w:ascii="Myriad Pro" w:eastAsia="方正黑体简体" w:hAnsi="Myriad Pro"/>
              <w:rPrChange w:id="2623" w:author="Chelsea Lee" w:date="2023-09-18T17:14:00Z">
                <w:rPr>
                  <w:rStyle w:val="16"/>
                </w:rPr>
              </w:rPrChange>
            </w:rPr>
            <w:delText xml:space="preserve">                  "layerseq" : 2,</w:delText>
          </w:r>
        </w:del>
      </w:ins>
    </w:p>
    <w:p w14:paraId="23C47A6C" w14:textId="4063B238" w:rsidR="00C93AAF" w:rsidRPr="00B34205" w:rsidDel="00BA0399" w:rsidRDefault="00C93AAF" w:rsidP="00C93AAF">
      <w:pPr>
        <w:ind w:leftChars="500" w:left="1050"/>
        <w:rPr>
          <w:ins w:id="2624" w:author="Chelsea Lee" w:date="2023-09-28T14:58:00Z"/>
          <w:del w:id="2625" w:author="Bright Liu" w:date="2025-11-25T17:06:00Z" w16du:dateUtc="2025-11-25T09:06:00Z"/>
          <w:rStyle w:val="16"/>
          <w:rFonts w:ascii="Myriad Pro" w:eastAsia="方正黑体简体" w:hAnsi="Myriad Pro"/>
          <w:rPrChange w:id="2626" w:author="Chelsea Lee" w:date="2023-09-18T17:14:00Z">
            <w:rPr>
              <w:ins w:id="2627" w:author="Chelsea Lee" w:date="2023-09-28T14:58:00Z"/>
              <w:del w:id="2628" w:author="Bright Liu" w:date="2025-11-25T17:06:00Z" w16du:dateUtc="2025-11-25T09:06:00Z"/>
              <w:rStyle w:val="16"/>
            </w:rPr>
          </w:rPrChange>
        </w:rPr>
      </w:pPr>
      <w:ins w:id="2629" w:author="Chelsea Lee" w:date="2023-09-28T14:58:00Z">
        <w:del w:id="2630" w:author="Bright Liu" w:date="2025-11-25T17:06:00Z" w16du:dateUtc="2025-11-25T09:06:00Z">
          <w:r w:rsidRPr="00B34205" w:rsidDel="00BA0399">
            <w:rPr>
              <w:rStyle w:val="16"/>
              <w:rFonts w:ascii="Myriad Pro" w:eastAsia="方正黑体简体" w:hAnsi="Myriad Pro"/>
              <w:rPrChange w:id="2631" w:author="Chelsea Lee" w:date="2023-09-18T17:14:00Z">
                <w:rPr>
                  <w:rStyle w:val="16"/>
                </w:rPr>
              </w:rPrChange>
            </w:rPr>
            <w:delText xml:space="preserve">                  "mode" : "stretch",</w:delText>
          </w:r>
        </w:del>
      </w:ins>
    </w:p>
    <w:p w14:paraId="439952E8" w14:textId="0F096C40" w:rsidR="00C93AAF" w:rsidRPr="00B34205" w:rsidDel="00BA0399" w:rsidRDefault="00C93AAF" w:rsidP="00C93AAF">
      <w:pPr>
        <w:ind w:leftChars="500" w:left="1050"/>
        <w:rPr>
          <w:ins w:id="2632" w:author="Chelsea Lee" w:date="2023-09-28T14:58:00Z"/>
          <w:del w:id="2633" w:author="Bright Liu" w:date="2025-11-25T17:06:00Z" w16du:dateUtc="2025-11-25T09:06:00Z"/>
          <w:rStyle w:val="16"/>
          <w:rFonts w:ascii="Myriad Pro" w:eastAsia="方正黑体简体" w:hAnsi="Myriad Pro"/>
          <w:rPrChange w:id="2634" w:author="Chelsea Lee" w:date="2023-09-18T17:14:00Z">
            <w:rPr>
              <w:ins w:id="2635" w:author="Chelsea Lee" w:date="2023-09-28T14:58:00Z"/>
              <w:del w:id="2636" w:author="Bright Liu" w:date="2025-11-25T17:06:00Z" w16du:dateUtc="2025-11-25T09:06:00Z"/>
              <w:rStyle w:val="16"/>
            </w:rPr>
          </w:rPrChange>
        </w:rPr>
      </w:pPr>
      <w:ins w:id="2637" w:author="Chelsea Lee" w:date="2023-09-28T14:58:00Z">
        <w:del w:id="2638" w:author="Bright Liu" w:date="2025-11-25T17:06:00Z" w16du:dateUtc="2025-11-25T09:06:00Z">
          <w:r w:rsidRPr="00B34205" w:rsidDel="00BA0399">
            <w:rPr>
              <w:rStyle w:val="16"/>
              <w:rFonts w:ascii="Myriad Pro" w:eastAsia="方正黑体简体" w:hAnsi="Myriad Pro"/>
              <w:rPrChange w:id="2639" w:author="Chelsea Lee" w:date="2023-09-18T17:14:00Z">
                <w:rPr>
                  <w:rStyle w:val="16"/>
                </w:rPr>
              </w:rPrChange>
            </w:rPr>
            <w:delText xml:space="preserve">                  "name" : "2",</w:delText>
          </w:r>
        </w:del>
      </w:ins>
    </w:p>
    <w:p w14:paraId="6C0E67AB" w14:textId="19A150C3" w:rsidR="00C93AAF" w:rsidRPr="00B34205" w:rsidDel="00BA0399" w:rsidRDefault="00C93AAF" w:rsidP="00C93AAF">
      <w:pPr>
        <w:ind w:leftChars="500" w:left="1050"/>
        <w:rPr>
          <w:ins w:id="2640" w:author="Chelsea Lee" w:date="2023-09-28T14:58:00Z"/>
          <w:del w:id="2641" w:author="Bright Liu" w:date="2025-11-25T17:06:00Z" w16du:dateUtc="2025-11-25T09:06:00Z"/>
          <w:rStyle w:val="16"/>
          <w:rFonts w:ascii="Myriad Pro" w:eastAsia="方正黑体简体" w:hAnsi="Myriad Pro"/>
          <w:rPrChange w:id="2642" w:author="Chelsea Lee" w:date="2023-09-18T17:14:00Z">
            <w:rPr>
              <w:ins w:id="2643" w:author="Chelsea Lee" w:date="2023-09-28T14:58:00Z"/>
              <w:del w:id="2644" w:author="Bright Liu" w:date="2025-11-25T17:06:00Z" w16du:dateUtc="2025-11-25T09:06:00Z"/>
              <w:rStyle w:val="16"/>
            </w:rPr>
          </w:rPrChange>
        </w:rPr>
      </w:pPr>
      <w:ins w:id="2645" w:author="Chelsea Lee" w:date="2023-09-28T14:58:00Z">
        <w:del w:id="2646" w:author="Bright Liu" w:date="2025-11-25T17:06:00Z" w16du:dateUtc="2025-11-25T09:06:00Z">
          <w:r w:rsidRPr="00B34205" w:rsidDel="00BA0399">
            <w:rPr>
              <w:rStyle w:val="16"/>
              <w:rFonts w:ascii="Myriad Pro" w:eastAsia="方正黑体简体" w:hAnsi="Myriad Pro"/>
              <w:rPrChange w:id="2647" w:author="Chelsea Lee" w:date="2023-09-18T17:14:00Z">
                <w:rPr>
                  <w:rStyle w:val="16"/>
                </w:rPr>
              </w:rPrChange>
            </w:rPr>
            <w:delText xml:space="preserve">                  "rotate" : 0,</w:delText>
          </w:r>
        </w:del>
      </w:ins>
    </w:p>
    <w:p w14:paraId="7FABFFB5" w14:textId="5BCC2FA8" w:rsidR="00C93AAF" w:rsidRPr="00B34205" w:rsidDel="00BA0399" w:rsidRDefault="00C93AAF" w:rsidP="00C93AAF">
      <w:pPr>
        <w:ind w:leftChars="500" w:left="1050"/>
        <w:rPr>
          <w:ins w:id="2648" w:author="Chelsea Lee" w:date="2023-09-28T14:58:00Z"/>
          <w:del w:id="2649" w:author="Bright Liu" w:date="2025-11-25T17:06:00Z" w16du:dateUtc="2025-11-25T09:06:00Z"/>
          <w:rStyle w:val="16"/>
          <w:rFonts w:ascii="Myriad Pro" w:eastAsia="方正黑体简体" w:hAnsi="Myriad Pro"/>
          <w:rPrChange w:id="2650" w:author="Chelsea Lee" w:date="2023-09-18T17:14:00Z">
            <w:rPr>
              <w:ins w:id="2651" w:author="Chelsea Lee" w:date="2023-09-28T14:58:00Z"/>
              <w:del w:id="2652" w:author="Bright Liu" w:date="2025-11-25T17:06:00Z" w16du:dateUtc="2025-11-25T09:06:00Z"/>
              <w:rStyle w:val="16"/>
            </w:rPr>
          </w:rPrChange>
        </w:rPr>
      </w:pPr>
      <w:ins w:id="2653" w:author="Chelsea Lee" w:date="2023-09-28T14:58:00Z">
        <w:del w:id="2654" w:author="Bright Liu" w:date="2025-11-25T17:06:00Z" w16du:dateUtc="2025-11-25T09:06:00Z">
          <w:r w:rsidRPr="00B34205" w:rsidDel="00BA0399">
            <w:rPr>
              <w:rStyle w:val="16"/>
              <w:rFonts w:ascii="Myriad Pro" w:eastAsia="方正黑体简体" w:hAnsi="Myriad Pro"/>
              <w:rPrChange w:id="2655"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656" w:author="Chelsea Lee" w:date="2023-09-18T17:14:00Z">
                <w:rPr>
                  <w:rStyle w:val="16"/>
                  <w:color w:val="FF0000"/>
                </w:rPr>
              </w:rPrChange>
            </w:rPr>
            <w:delText>"tx" : "IPE935-341B2281632D",</w:delText>
          </w:r>
        </w:del>
      </w:ins>
    </w:p>
    <w:p w14:paraId="047DB4E0" w14:textId="02C91073" w:rsidR="00C93AAF" w:rsidRPr="00B34205" w:rsidDel="00BA0399" w:rsidRDefault="00C93AAF" w:rsidP="00C93AAF">
      <w:pPr>
        <w:ind w:leftChars="500" w:left="1050"/>
        <w:rPr>
          <w:ins w:id="2657" w:author="Chelsea Lee" w:date="2023-09-28T14:58:00Z"/>
          <w:del w:id="2658" w:author="Bright Liu" w:date="2025-11-25T17:06:00Z" w16du:dateUtc="2025-11-25T09:06:00Z"/>
          <w:rStyle w:val="16"/>
          <w:rFonts w:ascii="Myriad Pro" w:eastAsia="方正黑体简体" w:hAnsi="Myriad Pro"/>
          <w:rPrChange w:id="2659" w:author="Chelsea Lee" w:date="2023-09-18T17:14:00Z">
            <w:rPr>
              <w:ins w:id="2660" w:author="Chelsea Lee" w:date="2023-09-28T14:58:00Z"/>
              <w:del w:id="2661" w:author="Bright Liu" w:date="2025-11-25T17:06:00Z" w16du:dateUtc="2025-11-25T09:06:00Z"/>
              <w:rStyle w:val="16"/>
            </w:rPr>
          </w:rPrChange>
        </w:rPr>
      </w:pPr>
      <w:ins w:id="2662" w:author="Chelsea Lee" w:date="2023-09-28T14:58:00Z">
        <w:del w:id="2663" w:author="Bright Liu" w:date="2025-11-25T17:06:00Z" w16du:dateUtc="2025-11-25T09:06:00Z">
          <w:r w:rsidRPr="00B34205" w:rsidDel="00BA0399">
            <w:rPr>
              <w:rStyle w:val="16"/>
              <w:rFonts w:ascii="Myriad Pro" w:eastAsia="方正黑体简体" w:hAnsi="Myriad Pro"/>
              <w:rPrChange w:id="2664" w:author="Chelsea Lee" w:date="2023-09-18T17:14:00Z">
                <w:rPr>
                  <w:rStyle w:val="16"/>
                </w:rPr>
              </w:rPrChange>
            </w:rPr>
            <w:delText xml:space="preserve">                  "vsize" : 270,</w:delText>
          </w:r>
        </w:del>
      </w:ins>
    </w:p>
    <w:p w14:paraId="65909B10" w14:textId="794E7911" w:rsidR="00C93AAF" w:rsidRPr="00B34205" w:rsidDel="00BA0399" w:rsidRDefault="00C93AAF" w:rsidP="00C93AAF">
      <w:pPr>
        <w:ind w:leftChars="500" w:left="1050"/>
        <w:rPr>
          <w:ins w:id="2665" w:author="Chelsea Lee" w:date="2023-09-28T14:58:00Z"/>
          <w:del w:id="2666" w:author="Bright Liu" w:date="2025-11-25T17:06:00Z" w16du:dateUtc="2025-11-25T09:06:00Z"/>
          <w:rStyle w:val="16"/>
          <w:rFonts w:ascii="Myriad Pro" w:eastAsia="方正黑体简体" w:hAnsi="Myriad Pro"/>
          <w:rPrChange w:id="2667" w:author="Chelsea Lee" w:date="2023-09-18T17:14:00Z">
            <w:rPr>
              <w:ins w:id="2668" w:author="Chelsea Lee" w:date="2023-09-28T14:58:00Z"/>
              <w:del w:id="2669" w:author="Bright Liu" w:date="2025-11-25T17:06:00Z" w16du:dateUtc="2025-11-25T09:06:00Z"/>
              <w:rStyle w:val="16"/>
            </w:rPr>
          </w:rPrChange>
        </w:rPr>
      </w:pPr>
      <w:ins w:id="2670" w:author="Chelsea Lee" w:date="2023-09-28T14:58:00Z">
        <w:del w:id="2671" w:author="Bright Liu" w:date="2025-11-25T17:06:00Z" w16du:dateUtc="2025-11-25T09:06:00Z">
          <w:r w:rsidRPr="00B34205" w:rsidDel="00BA0399">
            <w:rPr>
              <w:rStyle w:val="16"/>
              <w:rFonts w:ascii="Myriad Pro" w:eastAsia="方正黑体简体" w:hAnsi="Myriad Pro"/>
              <w:rPrChange w:id="2672" w:author="Chelsea Lee" w:date="2023-09-18T17:14:00Z">
                <w:rPr>
                  <w:rStyle w:val="16"/>
                </w:rPr>
              </w:rPrChange>
            </w:rPr>
            <w:delText xml:space="preserve">                  "vstart" : 0</w:delText>
          </w:r>
        </w:del>
      </w:ins>
    </w:p>
    <w:p w14:paraId="77999CA9" w14:textId="316A4FC8" w:rsidR="00C93AAF" w:rsidRPr="00B34205" w:rsidDel="00BA0399" w:rsidRDefault="00C93AAF" w:rsidP="00C93AAF">
      <w:pPr>
        <w:ind w:leftChars="500" w:left="1050"/>
        <w:rPr>
          <w:ins w:id="2673" w:author="Chelsea Lee" w:date="2023-09-28T14:58:00Z"/>
          <w:del w:id="2674" w:author="Bright Liu" w:date="2025-11-25T17:06:00Z" w16du:dateUtc="2025-11-25T09:06:00Z"/>
          <w:rStyle w:val="16"/>
          <w:rFonts w:ascii="Myriad Pro" w:eastAsia="方正黑体简体" w:hAnsi="Myriad Pro"/>
          <w:rPrChange w:id="2675" w:author="Chelsea Lee" w:date="2023-09-18T17:14:00Z">
            <w:rPr>
              <w:ins w:id="2676" w:author="Chelsea Lee" w:date="2023-09-28T14:58:00Z"/>
              <w:del w:id="2677" w:author="Bright Liu" w:date="2025-11-25T17:06:00Z" w16du:dateUtc="2025-11-25T09:06:00Z"/>
              <w:rStyle w:val="16"/>
            </w:rPr>
          </w:rPrChange>
        </w:rPr>
      </w:pPr>
      <w:ins w:id="2678" w:author="Chelsea Lee" w:date="2023-09-28T14:58:00Z">
        <w:del w:id="2679" w:author="Bright Liu" w:date="2025-11-25T17:06:00Z" w16du:dateUtc="2025-11-25T09:06:00Z">
          <w:r w:rsidRPr="00B34205" w:rsidDel="00BA0399">
            <w:rPr>
              <w:rStyle w:val="16"/>
              <w:rFonts w:ascii="Myriad Pro" w:eastAsia="方正黑体简体" w:hAnsi="Myriad Pro"/>
              <w:rPrChange w:id="2680" w:author="Chelsea Lee" w:date="2023-09-18T17:14:00Z">
                <w:rPr>
                  <w:rStyle w:val="16"/>
                </w:rPr>
              </w:rPrChange>
            </w:rPr>
            <w:delText xml:space="preserve">               }</w:delText>
          </w:r>
        </w:del>
      </w:ins>
    </w:p>
    <w:p w14:paraId="5B1BF628" w14:textId="0E464F14" w:rsidR="00C93AAF" w:rsidRPr="00B34205" w:rsidDel="00BA0399" w:rsidRDefault="00C93AAF" w:rsidP="00C93AAF">
      <w:pPr>
        <w:ind w:leftChars="500" w:left="1050"/>
        <w:rPr>
          <w:ins w:id="2681" w:author="Chelsea Lee" w:date="2023-09-28T14:58:00Z"/>
          <w:del w:id="2682" w:author="Bright Liu" w:date="2025-11-25T17:06:00Z" w16du:dateUtc="2025-11-25T09:06:00Z"/>
          <w:rStyle w:val="16"/>
          <w:rFonts w:ascii="Myriad Pro" w:eastAsia="方正黑体简体" w:hAnsi="Myriad Pro"/>
          <w:rPrChange w:id="2683" w:author="Chelsea Lee" w:date="2023-09-18T17:14:00Z">
            <w:rPr>
              <w:ins w:id="2684" w:author="Chelsea Lee" w:date="2023-09-28T14:58:00Z"/>
              <w:del w:id="2685" w:author="Bright Liu" w:date="2025-11-25T17:06:00Z" w16du:dateUtc="2025-11-25T09:06:00Z"/>
              <w:rStyle w:val="16"/>
            </w:rPr>
          </w:rPrChange>
        </w:rPr>
      </w:pPr>
      <w:ins w:id="2686" w:author="Chelsea Lee" w:date="2023-09-28T14:58:00Z">
        <w:del w:id="2687" w:author="Bright Liu" w:date="2025-11-25T17:06:00Z" w16du:dateUtc="2025-11-25T09:06:00Z">
          <w:r w:rsidRPr="00B34205" w:rsidDel="00BA0399">
            <w:rPr>
              <w:rStyle w:val="16"/>
              <w:rFonts w:ascii="Myriad Pro" w:eastAsia="方正黑体简体" w:hAnsi="Myriad Pro"/>
              <w:rPrChange w:id="2688" w:author="Chelsea Lee" w:date="2023-09-18T17:14:00Z">
                <w:rPr>
                  <w:rStyle w:val="16"/>
                </w:rPr>
              </w:rPrChange>
            </w:rPr>
            <w:delText xml:space="preserve">            ]</w:delText>
          </w:r>
        </w:del>
      </w:ins>
    </w:p>
    <w:p w14:paraId="5ABF329F" w14:textId="55E0B863" w:rsidR="00C93AAF" w:rsidRPr="00B34205" w:rsidDel="00BA0399" w:rsidRDefault="00C93AAF" w:rsidP="00C93AAF">
      <w:pPr>
        <w:ind w:leftChars="500" w:left="1050"/>
        <w:rPr>
          <w:ins w:id="2689" w:author="Chelsea Lee" w:date="2023-09-28T14:58:00Z"/>
          <w:del w:id="2690" w:author="Bright Liu" w:date="2025-11-25T17:06:00Z" w16du:dateUtc="2025-11-25T09:06:00Z"/>
          <w:rStyle w:val="16"/>
          <w:rFonts w:ascii="Myriad Pro" w:eastAsia="方正黑体简体" w:hAnsi="Myriad Pro"/>
          <w:rPrChange w:id="2691" w:author="Chelsea Lee" w:date="2023-09-18T17:14:00Z">
            <w:rPr>
              <w:ins w:id="2692" w:author="Chelsea Lee" w:date="2023-09-28T14:58:00Z"/>
              <w:del w:id="2693" w:author="Bright Liu" w:date="2025-11-25T17:06:00Z" w16du:dateUtc="2025-11-25T09:06:00Z"/>
              <w:rStyle w:val="16"/>
            </w:rPr>
          </w:rPrChange>
        </w:rPr>
      </w:pPr>
      <w:ins w:id="2694" w:author="Chelsea Lee" w:date="2023-09-28T14:58:00Z">
        <w:del w:id="2695" w:author="Bright Liu" w:date="2025-11-25T17:06:00Z" w16du:dateUtc="2025-11-25T09:06:00Z">
          <w:r w:rsidRPr="00B34205" w:rsidDel="00BA0399">
            <w:rPr>
              <w:rStyle w:val="16"/>
              <w:rFonts w:ascii="Myriad Pro" w:eastAsia="方正黑体简体" w:hAnsi="Myriad Pro"/>
              <w:rPrChange w:id="2696" w:author="Chelsea Lee" w:date="2023-09-18T17:14:00Z">
                <w:rPr>
                  <w:rStyle w:val="16"/>
                </w:rPr>
              </w:rPrChange>
            </w:rPr>
            <w:delText xml:space="preserve">         },</w:delText>
          </w:r>
        </w:del>
      </w:ins>
    </w:p>
    <w:p w14:paraId="7405F2A6" w14:textId="314B2FAB" w:rsidR="00C93AAF" w:rsidRPr="00B34205" w:rsidDel="00BA0399" w:rsidRDefault="00C93AAF" w:rsidP="00C93AAF">
      <w:pPr>
        <w:ind w:leftChars="500" w:left="1050"/>
        <w:rPr>
          <w:ins w:id="2697" w:author="Chelsea Lee" w:date="2023-09-28T14:58:00Z"/>
          <w:del w:id="2698" w:author="Bright Liu" w:date="2025-11-25T17:06:00Z" w16du:dateUtc="2025-11-25T09:06:00Z"/>
          <w:rStyle w:val="16"/>
          <w:rFonts w:ascii="Myriad Pro" w:eastAsia="方正黑体简体" w:hAnsi="Myriad Pro"/>
          <w:rPrChange w:id="2699" w:author="Chelsea Lee" w:date="2023-09-18T17:14:00Z">
            <w:rPr>
              <w:ins w:id="2700" w:author="Chelsea Lee" w:date="2023-09-28T14:58:00Z"/>
              <w:del w:id="2701" w:author="Bright Liu" w:date="2025-11-25T17:06:00Z" w16du:dateUtc="2025-11-25T09:06:00Z"/>
              <w:rStyle w:val="16"/>
            </w:rPr>
          </w:rPrChange>
        </w:rPr>
      </w:pPr>
      <w:ins w:id="2702" w:author="Chelsea Lee" w:date="2023-09-28T14:58:00Z">
        <w:del w:id="2703" w:author="Bright Liu" w:date="2025-11-25T17:06:00Z" w16du:dateUtc="2025-11-25T09:06:00Z">
          <w:r w:rsidRPr="00B34205" w:rsidDel="00BA0399">
            <w:rPr>
              <w:rStyle w:val="16"/>
              <w:rFonts w:ascii="Myriad Pro" w:eastAsia="方正黑体简体" w:hAnsi="Myriad Pro"/>
              <w:rPrChange w:id="2704" w:author="Chelsea Lee" w:date="2023-09-18T17:14:00Z">
                <w:rPr>
                  <w:rStyle w:val="16"/>
                </w:rPr>
              </w:rPrChange>
            </w:rPr>
            <w:delText xml:space="preserve">         {</w:delText>
          </w:r>
        </w:del>
      </w:ins>
    </w:p>
    <w:p w14:paraId="233AB1EF" w14:textId="7267075C" w:rsidR="00C93AAF" w:rsidRPr="00B34205" w:rsidDel="00BA0399" w:rsidRDefault="00C93AAF" w:rsidP="00C93AAF">
      <w:pPr>
        <w:ind w:leftChars="500" w:left="1050"/>
        <w:rPr>
          <w:ins w:id="2705" w:author="Chelsea Lee" w:date="2023-09-28T14:58:00Z"/>
          <w:del w:id="2706" w:author="Bright Liu" w:date="2025-11-25T17:06:00Z" w16du:dateUtc="2025-11-25T09:06:00Z"/>
          <w:rStyle w:val="16"/>
          <w:rFonts w:ascii="Myriad Pro" w:eastAsia="方正黑体简体" w:hAnsi="Myriad Pro"/>
          <w:rPrChange w:id="2707" w:author="Chelsea Lee" w:date="2023-09-18T17:14:00Z">
            <w:rPr>
              <w:ins w:id="2708" w:author="Chelsea Lee" w:date="2023-09-28T14:58:00Z"/>
              <w:del w:id="2709" w:author="Bright Liu" w:date="2025-11-25T17:06:00Z" w16du:dateUtc="2025-11-25T09:06:00Z"/>
              <w:rStyle w:val="16"/>
            </w:rPr>
          </w:rPrChange>
        </w:rPr>
      </w:pPr>
      <w:ins w:id="2710" w:author="Chelsea Lee" w:date="2023-09-28T14:58:00Z">
        <w:del w:id="2711" w:author="Bright Liu" w:date="2025-11-25T17:06:00Z" w16du:dateUtc="2025-11-25T09:06:00Z">
          <w:r w:rsidRPr="00B34205" w:rsidDel="00BA0399">
            <w:rPr>
              <w:rStyle w:val="16"/>
              <w:rFonts w:ascii="Myriad Pro" w:eastAsia="方正黑体简体" w:hAnsi="Myriad Pro"/>
              <w:rPrChange w:id="2712" w:author="Chelsea Lee" w:date="2023-09-18T17:14:00Z">
                <w:rPr>
                  <w:rStyle w:val="16"/>
                </w:rPr>
              </w:rPrChange>
            </w:rPr>
            <w:delText xml:space="preserve">            "audio" : {</w:delText>
          </w:r>
        </w:del>
      </w:ins>
    </w:p>
    <w:p w14:paraId="1DC8D965" w14:textId="06F99027" w:rsidR="00C93AAF" w:rsidRPr="00B34205" w:rsidDel="00BA0399" w:rsidRDefault="00C93AAF" w:rsidP="00C93AAF">
      <w:pPr>
        <w:ind w:leftChars="500" w:left="1050"/>
        <w:rPr>
          <w:ins w:id="2713" w:author="Chelsea Lee" w:date="2023-09-28T14:58:00Z"/>
          <w:del w:id="2714" w:author="Bright Liu" w:date="2025-11-25T17:06:00Z" w16du:dateUtc="2025-11-25T09:06:00Z"/>
          <w:rStyle w:val="16"/>
          <w:rFonts w:ascii="Myriad Pro" w:eastAsia="方正黑体简体" w:hAnsi="Myriad Pro"/>
          <w:rPrChange w:id="2715" w:author="Chelsea Lee" w:date="2023-09-18T17:14:00Z">
            <w:rPr>
              <w:ins w:id="2716" w:author="Chelsea Lee" w:date="2023-09-28T14:58:00Z"/>
              <w:del w:id="2717" w:author="Bright Liu" w:date="2025-11-25T17:06:00Z" w16du:dateUtc="2025-11-25T09:06:00Z"/>
              <w:rStyle w:val="16"/>
            </w:rPr>
          </w:rPrChange>
        </w:rPr>
      </w:pPr>
      <w:ins w:id="2718" w:author="Chelsea Lee" w:date="2023-09-28T14:58:00Z">
        <w:del w:id="2719" w:author="Bright Liu" w:date="2025-11-25T17:06:00Z" w16du:dateUtc="2025-11-25T09:06:00Z">
          <w:r w:rsidRPr="00B34205" w:rsidDel="00BA0399">
            <w:rPr>
              <w:rStyle w:val="16"/>
              <w:rFonts w:ascii="Myriad Pro" w:eastAsia="方正黑体简体" w:hAnsi="Myriad Pro"/>
              <w:rPrChange w:id="2720" w:author="Chelsea Lee" w:date="2023-09-18T17:14:00Z">
                <w:rPr>
                  <w:rStyle w:val="16"/>
                </w:rPr>
              </w:rPrChange>
            </w:rPr>
            <w:delText xml:space="preserve">               "mode" : "window",</w:delText>
          </w:r>
        </w:del>
      </w:ins>
    </w:p>
    <w:p w14:paraId="3D48BAAE" w14:textId="5B5B93E3" w:rsidR="00C93AAF" w:rsidRPr="00B34205" w:rsidDel="00BA0399" w:rsidRDefault="00C93AAF" w:rsidP="00C93AAF">
      <w:pPr>
        <w:ind w:leftChars="500" w:left="1050"/>
        <w:rPr>
          <w:ins w:id="2721" w:author="Chelsea Lee" w:date="2023-09-28T14:58:00Z"/>
          <w:del w:id="2722" w:author="Bright Liu" w:date="2025-11-25T17:06:00Z" w16du:dateUtc="2025-11-25T09:06:00Z"/>
          <w:rStyle w:val="16"/>
          <w:rFonts w:ascii="Myriad Pro" w:eastAsia="方正黑体简体" w:hAnsi="Myriad Pro"/>
          <w:rPrChange w:id="2723" w:author="Chelsea Lee" w:date="2023-09-18T17:14:00Z">
            <w:rPr>
              <w:ins w:id="2724" w:author="Chelsea Lee" w:date="2023-09-28T14:58:00Z"/>
              <w:del w:id="2725" w:author="Bright Liu" w:date="2025-11-25T17:06:00Z" w16du:dateUtc="2025-11-25T09:06:00Z"/>
              <w:rStyle w:val="16"/>
            </w:rPr>
          </w:rPrChange>
        </w:rPr>
      </w:pPr>
      <w:ins w:id="2726" w:author="Chelsea Lee" w:date="2023-09-28T14:58:00Z">
        <w:del w:id="2727" w:author="Bright Liu" w:date="2025-11-25T17:06:00Z" w16du:dateUtc="2025-11-25T09:06:00Z">
          <w:r w:rsidRPr="00B34205" w:rsidDel="00BA0399">
            <w:rPr>
              <w:rStyle w:val="16"/>
              <w:rFonts w:ascii="Myriad Pro" w:eastAsia="方正黑体简体" w:hAnsi="Myriad Pro"/>
              <w:rPrChange w:id="2728" w:author="Chelsea Lee" w:date="2023-09-18T17:14:00Z">
                <w:rPr>
                  <w:rStyle w:val="16"/>
                </w:rPr>
              </w:rPrChange>
            </w:rPr>
            <w:delText xml:space="preserve">               "source" : "1"</w:delText>
          </w:r>
        </w:del>
      </w:ins>
    </w:p>
    <w:p w14:paraId="2A2E6786" w14:textId="75D0B85D" w:rsidR="00C93AAF" w:rsidRPr="00B34205" w:rsidDel="00BA0399" w:rsidRDefault="00C93AAF" w:rsidP="00C93AAF">
      <w:pPr>
        <w:ind w:leftChars="500" w:left="1050"/>
        <w:rPr>
          <w:ins w:id="2729" w:author="Chelsea Lee" w:date="2023-09-28T14:58:00Z"/>
          <w:del w:id="2730" w:author="Bright Liu" w:date="2025-11-25T17:06:00Z" w16du:dateUtc="2025-11-25T09:06:00Z"/>
          <w:rStyle w:val="16"/>
          <w:rFonts w:ascii="Myriad Pro" w:eastAsia="方正黑体简体" w:hAnsi="Myriad Pro"/>
          <w:rPrChange w:id="2731" w:author="Chelsea Lee" w:date="2023-09-18T17:14:00Z">
            <w:rPr>
              <w:ins w:id="2732" w:author="Chelsea Lee" w:date="2023-09-28T14:58:00Z"/>
              <w:del w:id="2733" w:author="Bright Liu" w:date="2025-11-25T17:06:00Z" w16du:dateUtc="2025-11-25T09:06:00Z"/>
              <w:rStyle w:val="16"/>
            </w:rPr>
          </w:rPrChange>
        </w:rPr>
      </w:pPr>
      <w:ins w:id="2734" w:author="Chelsea Lee" w:date="2023-09-28T14:58:00Z">
        <w:del w:id="2735" w:author="Bright Liu" w:date="2025-11-25T17:06:00Z" w16du:dateUtc="2025-11-25T09:06:00Z">
          <w:r w:rsidRPr="00B34205" w:rsidDel="00BA0399">
            <w:rPr>
              <w:rStyle w:val="16"/>
              <w:rFonts w:ascii="Myriad Pro" w:eastAsia="方正黑体简体" w:hAnsi="Myriad Pro"/>
              <w:rPrChange w:id="2736" w:author="Chelsea Lee" w:date="2023-09-18T17:14:00Z">
                <w:rPr>
                  <w:rStyle w:val="16"/>
                </w:rPr>
              </w:rPrChange>
            </w:rPr>
            <w:delText xml:space="preserve">            },</w:delText>
          </w:r>
        </w:del>
      </w:ins>
    </w:p>
    <w:p w14:paraId="51465001" w14:textId="535F0FF8" w:rsidR="00C93AAF" w:rsidRPr="00B34205" w:rsidDel="00BA0399" w:rsidRDefault="00C93AAF" w:rsidP="00C93AAF">
      <w:pPr>
        <w:ind w:leftChars="500" w:left="1050"/>
        <w:rPr>
          <w:ins w:id="2737" w:author="Chelsea Lee" w:date="2023-09-28T14:58:00Z"/>
          <w:del w:id="2738" w:author="Bright Liu" w:date="2025-11-25T17:06:00Z" w16du:dateUtc="2025-11-25T09:06:00Z"/>
          <w:rStyle w:val="16"/>
          <w:rFonts w:ascii="Myriad Pro" w:eastAsia="方正黑体简体" w:hAnsi="Myriad Pro"/>
          <w:rPrChange w:id="2739" w:author="Chelsea Lee" w:date="2023-09-18T17:14:00Z">
            <w:rPr>
              <w:ins w:id="2740" w:author="Chelsea Lee" w:date="2023-09-28T14:58:00Z"/>
              <w:del w:id="2741" w:author="Bright Liu" w:date="2025-11-25T17:06:00Z" w16du:dateUtc="2025-11-25T09:06:00Z"/>
              <w:rStyle w:val="16"/>
            </w:rPr>
          </w:rPrChange>
        </w:rPr>
      </w:pPr>
      <w:ins w:id="2742" w:author="Chelsea Lee" w:date="2023-09-28T14:58:00Z">
        <w:del w:id="2743" w:author="Bright Liu" w:date="2025-11-25T17:06:00Z" w16du:dateUtc="2025-11-25T09:06:00Z">
          <w:r w:rsidRPr="00B34205" w:rsidDel="00BA0399">
            <w:rPr>
              <w:rStyle w:val="16"/>
              <w:rFonts w:ascii="Myriad Pro" w:eastAsia="方正黑体简体" w:hAnsi="Myriad Pro"/>
              <w:rPrChange w:id="2744" w:author="Chelsea Lee" w:date="2023-09-18T17:14:00Z">
                <w:rPr>
                  <w:rStyle w:val="16"/>
                </w:rPr>
              </w:rPrChange>
            </w:rPr>
            <w:delText xml:space="preserve">            "layoutseq" : 3,</w:delText>
          </w:r>
        </w:del>
      </w:ins>
    </w:p>
    <w:p w14:paraId="1178056A" w14:textId="3CF6A6D5" w:rsidR="00C93AAF" w:rsidRPr="00B34205" w:rsidDel="00BA0399" w:rsidRDefault="00C93AAF" w:rsidP="00C93AAF">
      <w:pPr>
        <w:ind w:leftChars="500" w:left="1050"/>
        <w:rPr>
          <w:ins w:id="2745" w:author="Chelsea Lee" w:date="2023-09-28T14:58:00Z"/>
          <w:del w:id="2746" w:author="Bright Liu" w:date="2025-11-25T17:06:00Z" w16du:dateUtc="2025-11-25T09:06:00Z"/>
          <w:rStyle w:val="16"/>
          <w:rFonts w:ascii="Myriad Pro" w:eastAsia="方正黑体简体" w:hAnsi="Myriad Pro"/>
          <w:rPrChange w:id="2747" w:author="Chelsea Lee" w:date="2023-09-18T17:14:00Z">
            <w:rPr>
              <w:ins w:id="2748" w:author="Chelsea Lee" w:date="2023-09-28T14:58:00Z"/>
              <w:del w:id="2749" w:author="Bright Liu" w:date="2025-11-25T17:06:00Z" w16du:dateUtc="2025-11-25T09:06:00Z"/>
              <w:rStyle w:val="16"/>
            </w:rPr>
          </w:rPrChange>
        </w:rPr>
      </w:pPr>
      <w:ins w:id="2750" w:author="Chelsea Lee" w:date="2023-09-28T14:58:00Z">
        <w:del w:id="2751" w:author="Bright Liu" w:date="2025-11-25T17:06:00Z" w16du:dateUtc="2025-11-25T09:06:00Z">
          <w:r w:rsidRPr="00B34205" w:rsidDel="00BA0399">
            <w:rPr>
              <w:rStyle w:val="16"/>
              <w:rFonts w:ascii="Myriad Pro" w:eastAsia="方正黑体简体" w:hAnsi="Myriad Pro"/>
              <w:rPrChange w:id="2752" w:author="Chelsea Lee" w:date="2023-09-18T17:14:00Z">
                <w:rPr>
                  <w:rStyle w:val="16"/>
                </w:rPr>
              </w:rPrChange>
            </w:rPr>
            <w:delText xml:space="preserve">            "mode" : "tile",</w:delText>
          </w:r>
        </w:del>
      </w:ins>
    </w:p>
    <w:p w14:paraId="44747F2F" w14:textId="3E1223F4" w:rsidR="00C93AAF" w:rsidRPr="00B34205" w:rsidDel="00BA0399" w:rsidRDefault="00C93AAF" w:rsidP="00C93AAF">
      <w:pPr>
        <w:ind w:leftChars="500" w:left="1050"/>
        <w:rPr>
          <w:ins w:id="2753" w:author="Chelsea Lee" w:date="2023-09-28T14:58:00Z"/>
          <w:del w:id="2754" w:author="Bright Liu" w:date="2025-11-25T17:06:00Z" w16du:dateUtc="2025-11-25T09:06:00Z"/>
          <w:rStyle w:val="16"/>
          <w:rFonts w:ascii="Myriad Pro" w:eastAsia="方正黑体简体" w:hAnsi="Myriad Pro"/>
          <w:rPrChange w:id="2755" w:author="Chelsea Lee" w:date="2023-09-18T17:14:00Z">
            <w:rPr>
              <w:ins w:id="2756" w:author="Chelsea Lee" w:date="2023-09-28T14:58:00Z"/>
              <w:del w:id="2757" w:author="Bright Liu" w:date="2025-11-25T17:06:00Z" w16du:dateUtc="2025-11-25T09:06:00Z"/>
              <w:rStyle w:val="16"/>
            </w:rPr>
          </w:rPrChange>
        </w:rPr>
      </w:pPr>
      <w:ins w:id="2758" w:author="Chelsea Lee" w:date="2023-09-28T14:58:00Z">
        <w:del w:id="2759" w:author="Bright Liu" w:date="2025-11-25T17:06:00Z" w16du:dateUtc="2025-11-25T09:06:00Z">
          <w:r w:rsidRPr="00B34205" w:rsidDel="00BA0399">
            <w:rPr>
              <w:rStyle w:val="16"/>
              <w:rFonts w:ascii="Myriad Pro" w:eastAsia="方正黑体简体" w:hAnsi="Myriad Pro"/>
              <w:rPrChange w:id="2760"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761" w:author="Chelsea Lee" w:date="2023-09-18T17:14:00Z">
                <w:rPr>
                  <w:rStyle w:val="16"/>
                  <w:color w:val="FF0000"/>
                </w:rPr>
              </w:rPrChange>
            </w:rPr>
            <w:delText>"name" : "3-1",</w:delText>
          </w:r>
        </w:del>
      </w:ins>
    </w:p>
    <w:p w14:paraId="44401972" w14:textId="0C25DCEA" w:rsidR="00C93AAF" w:rsidRPr="00B34205" w:rsidDel="00BA0399" w:rsidRDefault="00C93AAF" w:rsidP="00C93AAF">
      <w:pPr>
        <w:ind w:leftChars="500" w:left="1050"/>
        <w:rPr>
          <w:ins w:id="2762" w:author="Chelsea Lee" w:date="2023-09-28T14:58:00Z"/>
          <w:del w:id="2763" w:author="Bright Liu" w:date="2025-11-25T17:06:00Z" w16du:dateUtc="2025-11-25T09:06:00Z"/>
          <w:rStyle w:val="16"/>
          <w:rFonts w:ascii="Myriad Pro" w:eastAsia="方正黑体简体" w:hAnsi="Myriad Pro"/>
          <w:rPrChange w:id="2764" w:author="Chelsea Lee" w:date="2023-09-18T17:14:00Z">
            <w:rPr>
              <w:ins w:id="2765" w:author="Chelsea Lee" w:date="2023-09-28T14:58:00Z"/>
              <w:del w:id="2766" w:author="Bright Liu" w:date="2025-11-25T17:06:00Z" w16du:dateUtc="2025-11-25T09:06:00Z"/>
              <w:rStyle w:val="16"/>
            </w:rPr>
          </w:rPrChange>
        </w:rPr>
      </w:pPr>
      <w:ins w:id="2767" w:author="Chelsea Lee" w:date="2023-09-28T14:58:00Z">
        <w:del w:id="2768" w:author="Bright Liu" w:date="2025-11-25T17:06:00Z" w16du:dateUtc="2025-11-25T09:06:00Z">
          <w:r w:rsidRPr="00B34205" w:rsidDel="00BA0399">
            <w:rPr>
              <w:rStyle w:val="16"/>
              <w:rFonts w:ascii="Myriad Pro" w:eastAsia="方正黑体简体" w:hAnsi="Myriad Pro"/>
              <w:rPrChange w:id="2769" w:author="Chelsea Lee" w:date="2023-09-18T17:14:00Z">
                <w:rPr>
                  <w:rStyle w:val="16"/>
                </w:rPr>
              </w:rPrChange>
            </w:rPr>
            <w:delText xml:space="preserve">            "rotate" : 90,</w:delText>
          </w:r>
        </w:del>
      </w:ins>
    </w:p>
    <w:p w14:paraId="6A1D0F6A" w14:textId="34DC8987" w:rsidR="00C93AAF" w:rsidRPr="00B34205" w:rsidDel="00BA0399" w:rsidRDefault="00C93AAF" w:rsidP="00C93AAF">
      <w:pPr>
        <w:ind w:leftChars="500" w:left="1050"/>
        <w:rPr>
          <w:ins w:id="2770" w:author="Chelsea Lee" w:date="2023-09-28T14:58:00Z"/>
          <w:del w:id="2771" w:author="Bright Liu" w:date="2025-11-25T17:06:00Z" w16du:dateUtc="2025-11-25T09:06:00Z"/>
          <w:rStyle w:val="16"/>
          <w:rFonts w:ascii="Myriad Pro" w:eastAsia="方正黑体简体" w:hAnsi="Myriad Pro"/>
          <w:rPrChange w:id="2772" w:author="Chelsea Lee" w:date="2023-09-18T17:14:00Z">
            <w:rPr>
              <w:ins w:id="2773" w:author="Chelsea Lee" w:date="2023-09-28T14:58:00Z"/>
              <w:del w:id="2774" w:author="Bright Liu" w:date="2025-11-25T17:06:00Z" w16du:dateUtc="2025-11-25T09:06:00Z"/>
              <w:rStyle w:val="16"/>
            </w:rPr>
          </w:rPrChange>
        </w:rPr>
      </w:pPr>
      <w:ins w:id="2775" w:author="Chelsea Lee" w:date="2023-09-28T14:58:00Z">
        <w:del w:id="2776" w:author="Bright Liu" w:date="2025-11-25T17:06:00Z" w16du:dateUtc="2025-11-25T09:06:00Z">
          <w:r w:rsidRPr="00B34205" w:rsidDel="00BA0399">
            <w:rPr>
              <w:rStyle w:val="16"/>
              <w:rFonts w:ascii="Myriad Pro" w:eastAsia="方正黑体简体" w:hAnsi="Myriad Pro"/>
              <w:rPrChange w:id="2777" w:author="Chelsea Lee" w:date="2023-09-18T17:14:00Z">
                <w:rPr>
                  <w:rStyle w:val="16"/>
                </w:rPr>
              </w:rPrChange>
            </w:rPr>
            <w:delText xml:space="preserve">            "type" : "fixed",</w:delText>
          </w:r>
        </w:del>
      </w:ins>
    </w:p>
    <w:p w14:paraId="77E55003" w14:textId="68A582B4" w:rsidR="00C93AAF" w:rsidRPr="00B34205" w:rsidDel="00BA0399" w:rsidRDefault="00C93AAF" w:rsidP="00C93AAF">
      <w:pPr>
        <w:ind w:leftChars="500" w:left="1050"/>
        <w:rPr>
          <w:ins w:id="2778" w:author="Chelsea Lee" w:date="2023-09-28T14:58:00Z"/>
          <w:del w:id="2779" w:author="Bright Liu" w:date="2025-11-25T17:06:00Z" w16du:dateUtc="2025-11-25T09:06:00Z"/>
          <w:rStyle w:val="16"/>
          <w:rFonts w:ascii="Myriad Pro" w:eastAsia="方正黑体简体" w:hAnsi="Myriad Pro"/>
          <w:rPrChange w:id="2780" w:author="Chelsea Lee" w:date="2023-09-18T17:14:00Z">
            <w:rPr>
              <w:ins w:id="2781" w:author="Chelsea Lee" w:date="2023-09-28T14:58:00Z"/>
              <w:del w:id="2782" w:author="Bright Liu" w:date="2025-11-25T17:06:00Z" w16du:dateUtc="2025-11-25T09:06:00Z"/>
              <w:rStyle w:val="16"/>
            </w:rPr>
          </w:rPrChange>
        </w:rPr>
      </w:pPr>
      <w:ins w:id="2783" w:author="Chelsea Lee" w:date="2023-09-28T14:58:00Z">
        <w:del w:id="2784" w:author="Bright Liu" w:date="2025-11-25T17:06:00Z" w16du:dateUtc="2025-11-25T09:06:00Z">
          <w:r w:rsidRPr="00B34205" w:rsidDel="00BA0399">
            <w:rPr>
              <w:rStyle w:val="16"/>
              <w:rFonts w:ascii="Myriad Pro" w:eastAsia="方正黑体简体" w:hAnsi="Myriad Pro"/>
              <w:rPrChange w:id="2785" w:author="Chelsea Lee" w:date="2023-09-18T17:14:00Z">
                <w:rPr>
                  <w:rStyle w:val="16"/>
                </w:rPr>
              </w:rPrChange>
            </w:rPr>
            <w:delText xml:space="preserve">            "windows" : [</w:delText>
          </w:r>
        </w:del>
      </w:ins>
    </w:p>
    <w:p w14:paraId="333B829E" w14:textId="3C591042" w:rsidR="00C93AAF" w:rsidRPr="00B34205" w:rsidDel="00BA0399" w:rsidRDefault="00C93AAF" w:rsidP="00C93AAF">
      <w:pPr>
        <w:ind w:leftChars="500" w:left="1050"/>
        <w:rPr>
          <w:ins w:id="2786" w:author="Chelsea Lee" w:date="2023-09-28T14:58:00Z"/>
          <w:del w:id="2787" w:author="Bright Liu" w:date="2025-11-25T17:06:00Z" w16du:dateUtc="2025-11-25T09:06:00Z"/>
          <w:rStyle w:val="16"/>
          <w:rFonts w:ascii="Myriad Pro" w:eastAsia="方正黑体简体" w:hAnsi="Myriad Pro"/>
          <w:rPrChange w:id="2788" w:author="Chelsea Lee" w:date="2023-09-18T17:14:00Z">
            <w:rPr>
              <w:ins w:id="2789" w:author="Chelsea Lee" w:date="2023-09-28T14:58:00Z"/>
              <w:del w:id="2790" w:author="Bright Liu" w:date="2025-11-25T17:06:00Z" w16du:dateUtc="2025-11-25T09:06:00Z"/>
              <w:rStyle w:val="16"/>
            </w:rPr>
          </w:rPrChange>
        </w:rPr>
      </w:pPr>
      <w:ins w:id="2791" w:author="Chelsea Lee" w:date="2023-09-28T14:58:00Z">
        <w:del w:id="2792" w:author="Bright Liu" w:date="2025-11-25T17:06:00Z" w16du:dateUtc="2025-11-25T09:06:00Z">
          <w:r w:rsidRPr="00B34205" w:rsidDel="00BA0399">
            <w:rPr>
              <w:rStyle w:val="16"/>
              <w:rFonts w:ascii="Myriad Pro" w:eastAsia="方正黑体简体" w:hAnsi="Myriad Pro"/>
              <w:rPrChange w:id="2793" w:author="Chelsea Lee" w:date="2023-09-18T17:14:00Z">
                <w:rPr>
                  <w:rStyle w:val="16"/>
                </w:rPr>
              </w:rPrChange>
            </w:rPr>
            <w:delText xml:space="preserve">               {</w:delText>
          </w:r>
        </w:del>
      </w:ins>
    </w:p>
    <w:p w14:paraId="0D0EC73C" w14:textId="662BD1BB" w:rsidR="00C93AAF" w:rsidRPr="00B34205" w:rsidDel="00BA0399" w:rsidRDefault="00C93AAF" w:rsidP="00C93AAF">
      <w:pPr>
        <w:ind w:leftChars="500" w:left="1050"/>
        <w:rPr>
          <w:ins w:id="2794" w:author="Chelsea Lee" w:date="2023-09-28T14:58:00Z"/>
          <w:del w:id="2795" w:author="Bright Liu" w:date="2025-11-25T17:06:00Z" w16du:dateUtc="2025-11-25T09:06:00Z"/>
          <w:rStyle w:val="16"/>
          <w:rFonts w:ascii="Myriad Pro" w:eastAsia="方正黑体简体" w:hAnsi="Myriad Pro"/>
          <w:rPrChange w:id="2796" w:author="Chelsea Lee" w:date="2023-09-18T17:14:00Z">
            <w:rPr>
              <w:ins w:id="2797" w:author="Chelsea Lee" w:date="2023-09-28T14:58:00Z"/>
              <w:del w:id="2798" w:author="Bright Liu" w:date="2025-11-25T17:06:00Z" w16du:dateUtc="2025-11-25T09:06:00Z"/>
              <w:rStyle w:val="16"/>
            </w:rPr>
          </w:rPrChange>
        </w:rPr>
      </w:pPr>
      <w:ins w:id="2799" w:author="Chelsea Lee" w:date="2023-09-28T14:58:00Z">
        <w:del w:id="2800" w:author="Bright Liu" w:date="2025-11-25T17:06:00Z" w16du:dateUtc="2025-11-25T09:06:00Z">
          <w:r w:rsidRPr="00B34205" w:rsidDel="00BA0399">
            <w:rPr>
              <w:rStyle w:val="16"/>
              <w:rFonts w:ascii="Myriad Pro" w:eastAsia="方正黑体简体" w:hAnsi="Myriad Pro"/>
              <w:rPrChange w:id="2801" w:author="Chelsea Lee" w:date="2023-09-18T17:14:00Z">
                <w:rPr>
                  <w:rStyle w:val="16"/>
                </w:rPr>
              </w:rPrChange>
            </w:rPr>
            <w:delText xml:space="preserve">                  "hsize" : 640,</w:delText>
          </w:r>
        </w:del>
      </w:ins>
    </w:p>
    <w:p w14:paraId="0AFE087D" w14:textId="105D99B8" w:rsidR="00C93AAF" w:rsidRPr="00B34205" w:rsidDel="00BA0399" w:rsidRDefault="00C93AAF" w:rsidP="00C93AAF">
      <w:pPr>
        <w:ind w:leftChars="500" w:left="1050"/>
        <w:rPr>
          <w:ins w:id="2802" w:author="Chelsea Lee" w:date="2023-09-28T14:58:00Z"/>
          <w:del w:id="2803" w:author="Bright Liu" w:date="2025-11-25T17:06:00Z" w16du:dateUtc="2025-11-25T09:06:00Z"/>
          <w:rStyle w:val="16"/>
          <w:rFonts w:ascii="Myriad Pro" w:eastAsia="方正黑体简体" w:hAnsi="Myriad Pro"/>
          <w:rPrChange w:id="2804" w:author="Chelsea Lee" w:date="2023-09-18T17:14:00Z">
            <w:rPr>
              <w:ins w:id="2805" w:author="Chelsea Lee" w:date="2023-09-28T14:58:00Z"/>
              <w:del w:id="2806" w:author="Bright Liu" w:date="2025-11-25T17:06:00Z" w16du:dateUtc="2025-11-25T09:06:00Z"/>
              <w:rStyle w:val="16"/>
            </w:rPr>
          </w:rPrChange>
        </w:rPr>
      </w:pPr>
      <w:ins w:id="2807" w:author="Chelsea Lee" w:date="2023-09-28T14:58:00Z">
        <w:del w:id="2808" w:author="Bright Liu" w:date="2025-11-25T17:06:00Z" w16du:dateUtc="2025-11-25T09:06:00Z">
          <w:r w:rsidRPr="00B34205" w:rsidDel="00BA0399">
            <w:rPr>
              <w:rStyle w:val="16"/>
              <w:rFonts w:ascii="Myriad Pro" w:eastAsia="方正黑体简体" w:hAnsi="Myriad Pro"/>
              <w:rPrChange w:id="2809" w:author="Chelsea Lee" w:date="2023-09-18T17:14:00Z">
                <w:rPr>
                  <w:rStyle w:val="16"/>
                </w:rPr>
              </w:rPrChange>
            </w:rPr>
            <w:delText xml:space="preserve">                  "hstart" : 1280,</w:delText>
          </w:r>
        </w:del>
      </w:ins>
    </w:p>
    <w:p w14:paraId="4E986605" w14:textId="0D1DAFA3" w:rsidR="00C93AAF" w:rsidRPr="00B34205" w:rsidDel="00BA0399" w:rsidRDefault="00C93AAF" w:rsidP="00C93AAF">
      <w:pPr>
        <w:ind w:leftChars="500" w:left="1050"/>
        <w:rPr>
          <w:ins w:id="2810" w:author="Chelsea Lee" w:date="2023-09-28T14:58:00Z"/>
          <w:del w:id="2811" w:author="Bright Liu" w:date="2025-11-25T17:06:00Z" w16du:dateUtc="2025-11-25T09:06:00Z"/>
          <w:rStyle w:val="16"/>
          <w:rFonts w:ascii="Myriad Pro" w:eastAsia="方正黑体简体" w:hAnsi="Myriad Pro"/>
          <w:rPrChange w:id="2812" w:author="Chelsea Lee" w:date="2023-09-18T17:14:00Z">
            <w:rPr>
              <w:ins w:id="2813" w:author="Chelsea Lee" w:date="2023-09-28T14:58:00Z"/>
              <w:del w:id="2814" w:author="Bright Liu" w:date="2025-11-25T17:06:00Z" w16du:dateUtc="2025-11-25T09:06:00Z"/>
              <w:rStyle w:val="16"/>
            </w:rPr>
          </w:rPrChange>
        </w:rPr>
      </w:pPr>
      <w:ins w:id="2815" w:author="Chelsea Lee" w:date="2023-09-28T14:58:00Z">
        <w:del w:id="2816" w:author="Bright Liu" w:date="2025-11-25T17:06:00Z" w16du:dateUtc="2025-11-25T09:06:00Z">
          <w:r w:rsidRPr="00B34205" w:rsidDel="00BA0399">
            <w:rPr>
              <w:rStyle w:val="16"/>
              <w:rFonts w:ascii="Myriad Pro" w:eastAsia="方正黑体简体" w:hAnsi="Myriad Pro"/>
              <w:rPrChange w:id="2817" w:author="Chelsea Lee" w:date="2023-09-18T17:14:00Z">
                <w:rPr>
                  <w:rStyle w:val="16"/>
                </w:rPr>
              </w:rPrChange>
            </w:rPr>
            <w:delText xml:space="preserve">                  "layerseq" : 1,</w:delText>
          </w:r>
        </w:del>
      </w:ins>
    </w:p>
    <w:p w14:paraId="478EBA03" w14:textId="438ECBD5" w:rsidR="00C93AAF" w:rsidRPr="00B34205" w:rsidDel="00BA0399" w:rsidRDefault="00C93AAF" w:rsidP="00C93AAF">
      <w:pPr>
        <w:ind w:leftChars="500" w:left="1050"/>
        <w:rPr>
          <w:ins w:id="2818" w:author="Chelsea Lee" w:date="2023-09-28T14:58:00Z"/>
          <w:del w:id="2819" w:author="Bright Liu" w:date="2025-11-25T17:06:00Z" w16du:dateUtc="2025-11-25T09:06:00Z"/>
          <w:rStyle w:val="16"/>
          <w:rFonts w:ascii="Myriad Pro" w:eastAsia="方正黑体简体" w:hAnsi="Myriad Pro"/>
          <w:rPrChange w:id="2820" w:author="Chelsea Lee" w:date="2023-09-18T17:14:00Z">
            <w:rPr>
              <w:ins w:id="2821" w:author="Chelsea Lee" w:date="2023-09-28T14:58:00Z"/>
              <w:del w:id="2822" w:author="Bright Liu" w:date="2025-11-25T17:06:00Z" w16du:dateUtc="2025-11-25T09:06:00Z"/>
              <w:rStyle w:val="16"/>
            </w:rPr>
          </w:rPrChange>
        </w:rPr>
      </w:pPr>
      <w:ins w:id="2823" w:author="Chelsea Lee" w:date="2023-09-28T14:58:00Z">
        <w:del w:id="2824" w:author="Bright Liu" w:date="2025-11-25T17:06:00Z" w16du:dateUtc="2025-11-25T09:06:00Z">
          <w:r w:rsidRPr="00B34205" w:rsidDel="00BA0399">
            <w:rPr>
              <w:rStyle w:val="16"/>
              <w:rFonts w:ascii="Myriad Pro" w:eastAsia="方正黑体简体" w:hAnsi="Myriad Pro"/>
              <w:rPrChange w:id="2825" w:author="Chelsea Lee" w:date="2023-09-18T17:14:00Z">
                <w:rPr>
                  <w:rStyle w:val="16"/>
                </w:rPr>
              </w:rPrChange>
            </w:rPr>
            <w:delText xml:space="preserve">                  "mode" : "stretch",</w:delText>
          </w:r>
        </w:del>
      </w:ins>
    </w:p>
    <w:p w14:paraId="4982EA05" w14:textId="0C176412" w:rsidR="00C93AAF" w:rsidRPr="00B34205" w:rsidDel="00BA0399" w:rsidRDefault="00C93AAF" w:rsidP="00C93AAF">
      <w:pPr>
        <w:ind w:leftChars="500" w:left="1050"/>
        <w:rPr>
          <w:ins w:id="2826" w:author="Chelsea Lee" w:date="2023-09-28T14:58:00Z"/>
          <w:del w:id="2827" w:author="Bright Liu" w:date="2025-11-25T17:06:00Z" w16du:dateUtc="2025-11-25T09:06:00Z"/>
          <w:rStyle w:val="16"/>
          <w:rFonts w:ascii="Myriad Pro" w:eastAsia="方正黑体简体" w:hAnsi="Myriad Pro"/>
          <w:rPrChange w:id="2828" w:author="Chelsea Lee" w:date="2023-09-18T17:14:00Z">
            <w:rPr>
              <w:ins w:id="2829" w:author="Chelsea Lee" w:date="2023-09-28T14:58:00Z"/>
              <w:del w:id="2830" w:author="Bright Liu" w:date="2025-11-25T17:06:00Z" w16du:dateUtc="2025-11-25T09:06:00Z"/>
              <w:rStyle w:val="16"/>
            </w:rPr>
          </w:rPrChange>
        </w:rPr>
      </w:pPr>
      <w:ins w:id="2831" w:author="Chelsea Lee" w:date="2023-09-28T14:58:00Z">
        <w:del w:id="2832" w:author="Bright Liu" w:date="2025-11-25T17:06:00Z" w16du:dateUtc="2025-11-25T09:06:00Z">
          <w:r w:rsidRPr="00B34205" w:rsidDel="00BA0399">
            <w:rPr>
              <w:rStyle w:val="16"/>
              <w:rFonts w:ascii="Myriad Pro" w:eastAsia="方正黑体简体" w:hAnsi="Myriad Pro"/>
              <w:rPrChange w:id="2833" w:author="Chelsea Lee" w:date="2023-09-18T17:14:00Z">
                <w:rPr>
                  <w:rStyle w:val="16"/>
                </w:rPr>
              </w:rPrChange>
            </w:rPr>
            <w:delText xml:space="preserve">                  "name" : "1",</w:delText>
          </w:r>
        </w:del>
      </w:ins>
    </w:p>
    <w:p w14:paraId="3E588EFE" w14:textId="183FFA06" w:rsidR="00C93AAF" w:rsidRPr="00B34205" w:rsidDel="00BA0399" w:rsidRDefault="00C93AAF" w:rsidP="00C93AAF">
      <w:pPr>
        <w:ind w:leftChars="500" w:left="1050"/>
        <w:rPr>
          <w:ins w:id="2834" w:author="Chelsea Lee" w:date="2023-09-28T14:58:00Z"/>
          <w:del w:id="2835" w:author="Bright Liu" w:date="2025-11-25T17:06:00Z" w16du:dateUtc="2025-11-25T09:06:00Z"/>
          <w:rStyle w:val="16"/>
          <w:rFonts w:ascii="Myriad Pro" w:eastAsia="方正黑体简体" w:hAnsi="Myriad Pro"/>
          <w:rPrChange w:id="2836" w:author="Chelsea Lee" w:date="2023-09-18T17:14:00Z">
            <w:rPr>
              <w:ins w:id="2837" w:author="Chelsea Lee" w:date="2023-09-28T14:58:00Z"/>
              <w:del w:id="2838" w:author="Bright Liu" w:date="2025-11-25T17:06:00Z" w16du:dateUtc="2025-11-25T09:06:00Z"/>
              <w:rStyle w:val="16"/>
            </w:rPr>
          </w:rPrChange>
        </w:rPr>
      </w:pPr>
      <w:ins w:id="2839" w:author="Chelsea Lee" w:date="2023-09-28T14:58:00Z">
        <w:del w:id="2840" w:author="Bright Liu" w:date="2025-11-25T17:06:00Z" w16du:dateUtc="2025-11-25T09:06:00Z">
          <w:r w:rsidRPr="00B34205" w:rsidDel="00BA0399">
            <w:rPr>
              <w:rStyle w:val="16"/>
              <w:rFonts w:ascii="Myriad Pro" w:eastAsia="方正黑体简体" w:hAnsi="Myriad Pro"/>
              <w:rPrChange w:id="2841" w:author="Chelsea Lee" w:date="2023-09-18T17:14:00Z">
                <w:rPr>
                  <w:rStyle w:val="16"/>
                </w:rPr>
              </w:rPrChange>
            </w:rPr>
            <w:delText xml:space="preserve">                  "rotate" : 270,</w:delText>
          </w:r>
        </w:del>
      </w:ins>
    </w:p>
    <w:p w14:paraId="6672838F" w14:textId="5F2ACC99" w:rsidR="00C93AAF" w:rsidRPr="00B34205" w:rsidDel="00BA0399" w:rsidRDefault="00C93AAF" w:rsidP="00C93AAF">
      <w:pPr>
        <w:ind w:leftChars="500" w:left="1050"/>
        <w:rPr>
          <w:ins w:id="2842" w:author="Chelsea Lee" w:date="2023-09-28T14:58:00Z"/>
          <w:del w:id="2843" w:author="Bright Liu" w:date="2025-11-25T17:06:00Z" w16du:dateUtc="2025-11-25T09:06:00Z"/>
          <w:rStyle w:val="16"/>
          <w:rFonts w:ascii="Myriad Pro" w:eastAsia="方正黑体简体" w:hAnsi="Myriad Pro"/>
          <w:rPrChange w:id="2844" w:author="Chelsea Lee" w:date="2023-09-18T17:14:00Z">
            <w:rPr>
              <w:ins w:id="2845" w:author="Chelsea Lee" w:date="2023-09-28T14:58:00Z"/>
              <w:del w:id="2846" w:author="Bright Liu" w:date="2025-11-25T17:06:00Z" w16du:dateUtc="2025-11-25T09:06:00Z"/>
              <w:rStyle w:val="16"/>
            </w:rPr>
          </w:rPrChange>
        </w:rPr>
      </w:pPr>
      <w:ins w:id="2847" w:author="Chelsea Lee" w:date="2023-09-28T14:58:00Z">
        <w:del w:id="2848" w:author="Bright Liu" w:date="2025-11-25T17:06:00Z" w16du:dateUtc="2025-11-25T09:06:00Z">
          <w:r w:rsidRPr="00B34205" w:rsidDel="00BA0399">
            <w:rPr>
              <w:rStyle w:val="16"/>
              <w:rFonts w:ascii="Myriad Pro" w:eastAsia="方正黑体简体" w:hAnsi="Myriad Pro"/>
              <w:rPrChange w:id="2849"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850" w:author="Chelsea Lee" w:date="2023-09-18T17:14:00Z">
                <w:rPr>
                  <w:rStyle w:val="16"/>
                  <w:color w:val="FF0000"/>
                </w:rPr>
              </w:rPrChange>
            </w:rPr>
            <w:delText>"tx" : "IPE35-361B22094013",</w:delText>
          </w:r>
        </w:del>
      </w:ins>
    </w:p>
    <w:p w14:paraId="522DE442" w14:textId="50462515" w:rsidR="00C93AAF" w:rsidRPr="00B34205" w:rsidDel="00BA0399" w:rsidRDefault="00C93AAF" w:rsidP="00C93AAF">
      <w:pPr>
        <w:ind w:leftChars="500" w:left="1050"/>
        <w:rPr>
          <w:ins w:id="2851" w:author="Chelsea Lee" w:date="2023-09-28T14:58:00Z"/>
          <w:del w:id="2852" w:author="Bright Liu" w:date="2025-11-25T17:06:00Z" w16du:dateUtc="2025-11-25T09:06:00Z"/>
          <w:rStyle w:val="16"/>
          <w:rFonts w:ascii="Myriad Pro" w:eastAsia="方正黑体简体" w:hAnsi="Myriad Pro"/>
          <w:rPrChange w:id="2853" w:author="Chelsea Lee" w:date="2023-09-18T17:14:00Z">
            <w:rPr>
              <w:ins w:id="2854" w:author="Chelsea Lee" w:date="2023-09-28T14:58:00Z"/>
              <w:del w:id="2855" w:author="Bright Liu" w:date="2025-11-25T17:06:00Z" w16du:dateUtc="2025-11-25T09:06:00Z"/>
              <w:rStyle w:val="16"/>
            </w:rPr>
          </w:rPrChange>
        </w:rPr>
      </w:pPr>
      <w:ins w:id="2856" w:author="Chelsea Lee" w:date="2023-09-28T14:58:00Z">
        <w:del w:id="2857" w:author="Bright Liu" w:date="2025-11-25T17:06:00Z" w16du:dateUtc="2025-11-25T09:06:00Z">
          <w:r w:rsidRPr="00B34205" w:rsidDel="00BA0399">
            <w:rPr>
              <w:rStyle w:val="16"/>
              <w:rFonts w:ascii="Myriad Pro" w:eastAsia="方正黑体简体" w:hAnsi="Myriad Pro"/>
              <w:rPrChange w:id="2858" w:author="Chelsea Lee" w:date="2023-09-18T17:14:00Z">
                <w:rPr>
                  <w:rStyle w:val="16"/>
                </w:rPr>
              </w:rPrChange>
            </w:rPr>
            <w:delText xml:space="preserve">                  "vsize" : 1080,</w:delText>
          </w:r>
        </w:del>
      </w:ins>
    </w:p>
    <w:p w14:paraId="459A939D" w14:textId="39DC2C66" w:rsidR="00C93AAF" w:rsidRPr="00B34205" w:rsidDel="00BA0399" w:rsidRDefault="00C93AAF" w:rsidP="00C93AAF">
      <w:pPr>
        <w:ind w:leftChars="500" w:left="1050"/>
        <w:rPr>
          <w:ins w:id="2859" w:author="Chelsea Lee" w:date="2023-09-28T14:58:00Z"/>
          <w:del w:id="2860" w:author="Bright Liu" w:date="2025-11-25T17:06:00Z" w16du:dateUtc="2025-11-25T09:06:00Z"/>
          <w:rStyle w:val="16"/>
          <w:rFonts w:ascii="Myriad Pro" w:eastAsia="方正黑体简体" w:hAnsi="Myriad Pro"/>
          <w:rPrChange w:id="2861" w:author="Chelsea Lee" w:date="2023-09-18T17:14:00Z">
            <w:rPr>
              <w:ins w:id="2862" w:author="Chelsea Lee" w:date="2023-09-28T14:58:00Z"/>
              <w:del w:id="2863" w:author="Bright Liu" w:date="2025-11-25T17:06:00Z" w16du:dateUtc="2025-11-25T09:06:00Z"/>
              <w:rStyle w:val="16"/>
            </w:rPr>
          </w:rPrChange>
        </w:rPr>
      </w:pPr>
      <w:ins w:id="2864" w:author="Chelsea Lee" w:date="2023-09-28T14:58:00Z">
        <w:del w:id="2865" w:author="Bright Liu" w:date="2025-11-25T17:06:00Z" w16du:dateUtc="2025-11-25T09:06:00Z">
          <w:r w:rsidRPr="00B34205" w:rsidDel="00BA0399">
            <w:rPr>
              <w:rStyle w:val="16"/>
              <w:rFonts w:ascii="Myriad Pro" w:eastAsia="方正黑体简体" w:hAnsi="Myriad Pro"/>
              <w:rPrChange w:id="2866" w:author="Chelsea Lee" w:date="2023-09-18T17:14:00Z">
                <w:rPr>
                  <w:rStyle w:val="16"/>
                </w:rPr>
              </w:rPrChange>
            </w:rPr>
            <w:delText xml:space="preserve">                  "vstart" : 0</w:delText>
          </w:r>
        </w:del>
      </w:ins>
    </w:p>
    <w:p w14:paraId="561DCD7E" w14:textId="6D418638" w:rsidR="00C93AAF" w:rsidRPr="00B34205" w:rsidDel="00BA0399" w:rsidRDefault="00C93AAF" w:rsidP="00C93AAF">
      <w:pPr>
        <w:ind w:leftChars="500" w:left="1050"/>
        <w:rPr>
          <w:ins w:id="2867" w:author="Chelsea Lee" w:date="2023-09-28T14:58:00Z"/>
          <w:del w:id="2868" w:author="Bright Liu" w:date="2025-11-25T17:06:00Z" w16du:dateUtc="2025-11-25T09:06:00Z"/>
          <w:rStyle w:val="16"/>
          <w:rFonts w:ascii="Myriad Pro" w:eastAsia="方正黑体简体" w:hAnsi="Myriad Pro"/>
          <w:rPrChange w:id="2869" w:author="Chelsea Lee" w:date="2023-09-18T17:14:00Z">
            <w:rPr>
              <w:ins w:id="2870" w:author="Chelsea Lee" w:date="2023-09-28T14:58:00Z"/>
              <w:del w:id="2871" w:author="Bright Liu" w:date="2025-11-25T17:06:00Z" w16du:dateUtc="2025-11-25T09:06:00Z"/>
              <w:rStyle w:val="16"/>
            </w:rPr>
          </w:rPrChange>
        </w:rPr>
      </w:pPr>
      <w:ins w:id="2872" w:author="Chelsea Lee" w:date="2023-09-28T14:58:00Z">
        <w:del w:id="2873" w:author="Bright Liu" w:date="2025-11-25T17:06:00Z" w16du:dateUtc="2025-11-25T09:06:00Z">
          <w:r w:rsidRPr="00B34205" w:rsidDel="00BA0399">
            <w:rPr>
              <w:rStyle w:val="16"/>
              <w:rFonts w:ascii="Myriad Pro" w:eastAsia="方正黑体简体" w:hAnsi="Myriad Pro"/>
              <w:rPrChange w:id="2874" w:author="Chelsea Lee" w:date="2023-09-18T17:14:00Z">
                <w:rPr>
                  <w:rStyle w:val="16"/>
                </w:rPr>
              </w:rPrChange>
            </w:rPr>
            <w:delText xml:space="preserve">               },</w:delText>
          </w:r>
        </w:del>
      </w:ins>
    </w:p>
    <w:p w14:paraId="50614459" w14:textId="3D84A032" w:rsidR="00C93AAF" w:rsidRPr="00B34205" w:rsidDel="00BA0399" w:rsidRDefault="00C93AAF" w:rsidP="00C93AAF">
      <w:pPr>
        <w:ind w:leftChars="500" w:left="1050"/>
        <w:rPr>
          <w:ins w:id="2875" w:author="Chelsea Lee" w:date="2023-09-28T14:58:00Z"/>
          <w:del w:id="2876" w:author="Bright Liu" w:date="2025-11-25T17:06:00Z" w16du:dateUtc="2025-11-25T09:06:00Z"/>
          <w:rStyle w:val="16"/>
          <w:rFonts w:ascii="Myriad Pro" w:eastAsia="方正黑体简体" w:hAnsi="Myriad Pro"/>
          <w:rPrChange w:id="2877" w:author="Chelsea Lee" w:date="2023-09-18T17:14:00Z">
            <w:rPr>
              <w:ins w:id="2878" w:author="Chelsea Lee" w:date="2023-09-28T14:58:00Z"/>
              <w:del w:id="2879" w:author="Bright Liu" w:date="2025-11-25T17:06:00Z" w16du:dateUtc="2025-11-25T09:06:00Z"/>
              <w:rStyle w:val="16"/>
            </w:rPr>
          </w:rPrChange>
        </w:rPr>
      </w:pPr>
      <w:ins w:id="2880" w:author="Chelsea Lee" w:date="2023-09-28T14:58:00Z">
        <w:del w:id="2881" w:author="Bright Liu" w:date="2025-11-25T17:06:00Z" w16du:dateUtc="2025-11-25T09:06:00Z">
          <w:r w:rsidRPr="00B34205" w:rsidDel="00BA0399">
            <w:rPr>
              <w:rStyle w:val="16"/>
              <w:rFonts w:ascii="Myriad Pro" w:eastAsia="方正黑体简体" w:hAnsi="Myriad Pro"/>
              <w:rPrChange w:id="2882" w:author="Chelsea Lee" w:date="2023-09-18T17:14:00Z">
                <w:rPr>
                  <w:rStyle w:val="16"/>
                </w:rPr>
              </w:rPrChange>
            </w:rPr>
            <w:delText xml:space="preserve">               {</w:delText>
          </w:r>
        </w:del>
      </w:ins>
    </w:p>
    <w:p w14:paraId="3E87E18D" w14:textId="0CCE3B08" w:rsidR="00C93AAF" w:rsidRPr="00B34205" w:rsidDel="00BA0399" w:rsidRDefault="00C93AAF" w:rsidP="00C93AAF">
      <w:pPr>
        <w:ind w:leftChars="500" w:left="1050"/>
        <w:rPr>
          <w:ins w:id="2883" w:author="Chelsea Lee" w:date="2023-09-28T14:58:00Z"/>
          <w:del w:id="2884" w:author="Bright Liu" w:date="2025-11-25T17:06:00Z" w16du:dateUtc="2025-11-25T09:06:00Z"/>
          <w:rStyle w:val="16"/>
          <w:rFonts w:ascii="Myriad Pro" w:eastAsia="方正黑体简体" w:hAnsi="Myriad Pro"/>
          <w:rPrChange w:id="2885" w:author="Chelsea Lee" w:date="2023-09-18T17:14:00Z">
            <w:rPr>
              <w:ins w:id="2886" w:author="Chelsea Lee" w:date="2023-09-28T14:58:00Z"/>
              <w:del w:id="2887" w:author="Bright Liu" w:date="2025-11-25T17:06:00Z" w16du:dateUtc="2025-11-25T09:06:00Z"/>
              <w:rStyle w:val="16"/>
            </w:rPr>
          </w:rPrChange>
        </w:rPr>
      </w:pPr>
      <w:ins w:id="2888" w:author="Chelsea Lee" w:date="2023-09-28T14:58:00Z">
        <w:del w:id="2889" w:author="Bright Liu" w:date="2025-11-25T17:06:00Z" w16du:dateUtc="2025-11-25T09:06:00Z">
          <w:r w:rsidRPr="00B34205" w:rsidDel="00BA0399">
            <w:rPr>
              <w:rStyle w:val="16"/>
              <w:rFonts w:ascii="Myriad Pro" w:eastAsia="方正黑体简体" w:hAnsi="Myriad Pro"/>
              <w:rPrChange w:id="2890" w:author="Chelsea Lee" w:date="2023-09-18T17:14:00Z">
                <w:rPr>
                  <w:rStyle w:val="16"/>
                </w:rPr>
              </w:rPrChange>
            </w:rPr>
            <w:delText xml:space="preserve">                  "hsize" : 640,</w:delText>
          </w:r>
        </w:del>
      </w:ins>
    </w:p>
    <w:p w14:paraId="7DE4A22E" w14:textId="5476BA62" w:rsidR="00C93AAF" w:rsidRPr="00B34205" w:rsidDel="00BA0399" w:rsidRDefault="00C93AAF" w:rsidP="00C93AAF">
      <w:pPr>
        <w:ind w:leftChars="500" w:left="1050"/>
        <w:rPr>
          <w:ins w:id="2891" w:author="Chelsea Lee" w:date="2023-09-28T14:58:00Z"/>
          <w:del w:id="2892" w:author="Bright Liu" w:date="2025-11-25T17:06:00Z" w16du:dateUtc="2025-11-25T09:06:00Z"/>
          <w:rStyle w:val="16"/>
          <w:rFonts w:ascii="Myriad Pro" w:eastAsia="方正黑体简体" w:hAnsi="Myriad Pro"/>
          <w:rPrChange w:id="2893" w:author="Chelsea Lee" w:date="2023-09-18T17:14:00Z">
            <w:rPr>
              <w:ins w:id="2894" w:author="Chelsea Lee" w:date="2023-09-28T14:58:00Z"/>
              <w:del w:id="2895" w:author="Bright Liu" w:date="2025-11-25T17:06:00Z" w16du:dateUtc="2025-11-25T09:06:00Z"/>
              <w:rStyle w:val="16"/>
            </w:rPr>
          </w:rPrChange>
        </w:rPr>
      </w:pPr>
      <w:ins w:id="2896" w:author="Chelsea Lee" w:date="2023-09-28T14:58:00Z">
        <w:del w:id="2897" w:author="Bright Liu" w:date="2025-11-25T17:06:00Z" w16du:dateUtc="2025-11-25T09:06:00Z">
          <w:r w:rsidRPr="00B34205" w:rsidDel="00BA0399">
            <w:rPr>
              <w:rStyle w:val="16"/>
              <w:rFonts w:ascii="Myriad Pro" w:eastAsia="方正黑体简体" w:hAnsi="Myriad Pro"/>
              <w:rPrChange w:id="2898" w:author="Chelsea Lee" w:date="2023-09-18T17:14:00Z">
                <w:rPr>
                  <w:rStyle w:val="16"/>
                </w:rPr>
              </w:rPrChange>
            </w:rPr>
            <w:delText xml:space="preserve">                  "hstart" : 640,</w:delText>
          </w:r>
        </w:del>
      </w:ins>
    </w:p>
    <w:p w14:paraId="472EB53F" w14:textId="4B7F92E2" w:rsidR="00C93AAF" w:rsidRPr="00B34205" w:rsidDel="00BA0399" w:rsidRDefault="00C93AAF" w:rsidP="00C93AAF">
      <w:pPr>
        <w:ind w:leftChars="500" w:left="1050"/>
        <w:rPr>
          <w:ins w:id="2899" w:author="Chelsea Lee" w:date="2023-09-28T14:58:00Z"/>
          <w:del w:id="2900" w:author="Bright Liu" w:date="2025-11-25T17:06:00Z" w16du:dateUtc="2025-11-25T09:06:00Z"/>
          <w:rStyle w:val="16"/>
          <w:rFonts w:ascii="Myriad Pro" w:eastAsia="方正黑体简体" w:hAnsi="Myriad Pro"/>
          <w:rPrChange w:id="2901" w:author="Chelsea Lee" w:date="2023-09-18T17:14:00Z">
            <w:rPr>
              <w:ins w:id="2902" w:author="Chelsea Lee" w:date="2023-09-28T14:58:00Z"/>
              <w:del w:id="2903" w:author="Bright Liu" w:date="2025-11-25T17:06:00Z" w16du:dateUtc="2025-11-25T09:06:00Z"/>
              <w:rStyle w:val="16"/>
            </w:rPr>
          </w:rPrChange>
        </w:rPr>
      </w:pPr>
      <w:ins w:id="2904" w:author="Chelsea Lee" w:date="2023-09-28T14:58:00Z">
        <w:del w:id="2905" w:author="Bright Liu" w:date="2025-11-25T17:06:00Z" w16du:dateUtc="2025-11-25T09:06:00Z">
          <w:r w:rsidRPr="00B34205" w:rsidDel="00BA0399">
            <w:rPr>
              <w:rStyle w:val="16"/>
              <w:rFonts w:ascii="Myriad Pro" w:eastAsia="方正黑体简体" w:hAnsi="Myriad Pro"/>
              <w:rPrChange w:id="2906" w:author="Chelsea Lee" w:date="2023-09-18T17:14:00Z">
                <w:rPr>
                  <w:rStyle w:val="16"/>
                </w:rPr>
              </w:rPrChange>
            </w:rPr>
            <w:delText xml:space="preserve">                  "layerseq" : 2,</w:delText>
          </w:r>
        </w:del>
      </w:ins>
    </w:p>
    <w:p w14:paraId="65EC1983" w14:textId="4E77EA06" w:rsidR="00C93AAF" w:rsidRPr="00B34205" w:rsidDel="00BA0399" w:rsidRDefault="00C93AAF" w:rsidP="00C93AAF">
      <w:pPr>
        <w:ind w:leftChars="500" w:left="1050"/>
        <w:rPr>
          <w:ins w:id="2907" w:author="Chelsea Lee" w:date="2023-09-28T14:58:00Z"/>
          <w:del w:id="2908" w:author="Bright Liu" w:date="2025-11-25T17:06:00Z" w16du:dateUtc="2025-11-25T09:06:00Z"/>
          <w:rStyle w:val="16"/>
          <w:rFonts w:ascii="Myriad Pro" w:eastAsia="方正黑体简体" w:hAnsi="Myriad Pro"/>
          <w:rPrChange w:id="2909" w:author="Chelsea Lee" w:date="2023-09-18T17:14:00Z">
            <w:rPr>
              <w:ins w:id="2910" w:author="Chelsea Lee" w:date="2023-09-28T14:58:00Z"/>
              <w:del w:id="2911" w:author="Bright Liu" w:date="2025-11-25T17:06:00Z" w16du:dateUtc="2025-11-25T09:06:00Z"/>
              <w:rStyle w:val="16"/>
            </w:rPr>
          </w:rPrChange>
        </w:rPr>
      </w:pPr>
      <w:ins w:id="2912" w:author="Chelsea Lee" w:date="2023-09-28T14:58:00Z">
        <w:del w:id="2913" w:author="Bright Liu" w:date="2025-11-25T17:06:00Z" w16du:dateUtc="2025-11-25T09:06:00Z">
          <w:r w:rsidRPr="00B34205" w:rsidDel="00BA0399">
            <w:rPr>
              <w:rStyle w:val="16"/>
              <w:rFonts w:ascii="Myriad Pro" w:eastAsia="方正黑体简体" w:hAnsi="Myriad Pro"/>
              <w:rPrChange w:id="2914" w:author="Chelsea Lee" w:date="2023-09-18T17:14:00Z">
                <w:rPr>
                  <w:rStyle w:val="16"/>
                </w:rPr>
              </w:rPrChange>
            </w:rPr>
            <w:delText xml:space="preserve">                  "mode" : "stretch",</w:delText>
          </w:r>
        </w:del>
      </w:ins>
    </w:p>
    <w:p w14:paraId="2D9B9873" w14:textId="346680A0" w:rsidR="00C93AAF" w:rsidRPr="00B34205" w:rsidDel="00BA0399" w:rsidRDefault="00C93AAF" w:rsidP="00C93AAF">
      <w:pPr>
        <w:ind w:leftChars="500" w:left="1050"/>
        <w:rPr>
          <w:ins w:id="2915" w:author="Chelsea Lee" w:date="2023-09-28T14:58:00Z"/>
          <w:del w:id="2916" w:author="Bright Liu" w:date="2025-11-25T17:06:00Z" w16du:dateUtc="2025-11-25T09:06:00Z"/>
          <w:rStyle w:val="16"/>
          <w:rFonts w:ascii="Myriad Pro" w:eastAsia="方正黑体简体" w:hAnsi="Myriad Pro"/>
          <w:rPrChange w:id="2917" w:author="Chelsea Lee" w:date="2023-09-18T17:14:00Z">
            <w:rPr>
              <w:ins w:id="2918" w:author="Chelsea Lee" w:date="2023-09-28T14:58:00Z"/>
              <w:del w:id="2919" w:author="Bright Liu" w:date="2025-11-25T17:06:00Z" w16du:dateUtc="2025-11-25T09:06:00Z"/>
              <w:rStyle w:val="16"/>
            </w:rPr>
          </w:rPrChange>
        </w:rPr>
      </w:pPr>
      <w:ins w:id="2920" w:author="Chelsea Lee" w:date="2023-09-28T14:58:00Z">
        <w:del w:id="2921" w:author="Bright Liu" w:date="2025-11-25T17:06:00Z" w16du:dateUtc="2025-11-25T09:06:00Z">
          <w:r w:rsidRPr="00B34205" w:rsidDel="00BA0399">
            <w:rPr>
              <w:rStyle w:val="16"/>
              <w:rFonts w:ascii="Myriad Pro" w:eastAsia="方正黑体简体" w:hAnsi="Myriad Pro"/>
              <w:rPrChange w:id="2922" w:author="Chelsea Lee" w:date="2023-09-18T17:14:00Z">
                <w:rPr>
                  <w:rStyle w:val="16"/>
                </w:rPr>
              </w:rPrChange>
            </w:rPr>
            <w:delText xml:space="preserve">                  "name" : "2",</w:delText>
          </w:r>
        </w:del>
      </w:ins>
    </w:p>
    <w:p w14:paraId="45342FCB" w14:textId="3FAB3EBB" w:rsidR="00C93AAF" w:rsidRPr="00B34205" w:rsidDel="00BA0399" w:rsidRDefault="00C93AAF" w:rsidP="00C93AAF">
      <w:pPr>
        <w:ind w:leftChars="500" w:left="1050"/>
        <w:rPr>
          <w:ins w:id="2923" w:author="Chelsea Lee" w:date="2023-09-28T14:58:00Z"/>
          <w:del w:id="2924" w:author="Bright Liu" w:date="2025-11-25T17:06:00Z" w16du:dateUtc="2025-11-25T09:06:00Z"/>
          <w:rStyle w:val="16"/>
          <w:rFonts w:ascii="Myriad Pro" w:eastAsia="方正黑体简体" w:hAnsi="Myriad Pro"/>
          <w:rPrChange w:id="2925" w:author="Chelsea Lee" w:date="2023-09-18T17:14:00Z">
            <w:rPr>
              <w:ins w:id="2926" w:author="Chelsea Lee" w:date="2023-09-28T14:58:00Z"/>
              <w:del w:id="2927" w:author="Bright Liu" w:date="2025-11-25T17:06:00Z" w16du:dateUtc="2025-11-25T09:06:00Z"/>
              <w:rStyle w:val="16"/>
            </w:rPr>
          </w:rPrChange>
        </w:rPr>
      </w:pPr>
      <w:ins w:id="2928" w:author="Chelsea Lee" w:date="2023-09-28T14:58:00Z">
        <w:del w:id="2929" w:author="Bright Liu" w:date="2025-11-25T17:06:00Z" w16du:dateUtc="2025-11-25T09:06:00Z">
          <w:r w:rsidRPr="00B34205" w:rsidDel="00BA0399">
            <w:rPr>
              <w:rStyle w:val="16"/>
              <w:rFonts w:ascii="Myriad Pro" w:eastAsia="方正黑体简体" w:hAnsi="Myriad Pro"/>
              <w:rPrChange w:id="2930" w:author="Chelsea Lee" w:date="2023-09-18T17:14:00Z">
                <w:rPr>
                  <w:rStyle w:val="16"/>
                </w:rPr>
              </w:rPrChange>
            </w:rPr>
            <w:delText xml:space="preserve">                  "rotate" : 270,</w:delText>
          </w:r>
        </w:del>
      </w:ins>
    </w:p>
    <w:p w14:paraId="7E1A6B8A" w14:textId="0EA317B6" w:rsidR="00C93AAF" w:rsidRPr="00B34205" w:rsidDel="00BA0399" w:rsidRDefault="00C93AAF" w:rsidP="00C93AAF">
      <w:pPr>
        <w:ind w:leftChars="500" w:left="1050"/>
        <w:rPr>
          <w:ins w:id="2931" w:author="Chelsea Lee" w:date="2023-09-28T14:58:00Z"/>
          <w:del w:id="2932" w:author="Bright Liu" w:date="2025-11-25T17:06:00Z" w16du:dateUtc="2025-11-25T09:06:00Z"/>
          <w:rStyle w:val="16"/>
          <w:rFonts w:ascii="Myriad Pro" w:eastAsia="方正黑体简体" w:hAnsi="Myriad Pro"/>
          <w:rPrChange w:id="2933" w:author="Chelsea Lee" w:date="2023-09-18T17:14:00Z">
            <w:rPr>
              <w:ins w:id="2934" w:author="Chelsea Lee" w:date="2023-09-28T14:58:00Z"/>
              <w:del w:id="2935" w:author="Bright Liu" w:date="2025-11-25T17:06:00Z" w16du:dateUtc="2025-11-25T09:06:00Z"/>
              <w:rStyle w:val="16"/>
            </w:rPr>
          </w:rPrChange>
        </w:rPr>
      </w:pPr>
      <w:ins w:id="2936" w:author="Chelsea Lee" w:date="2023-09-28T14:58:00Z">
        <w:del w:id="2937" w:author="Bright Liu" w:date="2025-11-25T17:06:00Z" w16du:dateUtc="2025-11-25T09:06:00Z">
          <w:r w:rsidRPr="00B34205" w:rsidDel="00BA0399">
            <w:rPr>
              <w:rStyle w:val="16"/>
              <w:rFonts w:ascii="Myriad Pro" w:eastAsia="方正黑体简体" w:hAnsi="Myriad Pro"/>
              <w:rPrChange w:id="2938"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2939" w:author="Chelsea Lee" w:date="2023-09-18T17:14:00Z">
                <w:rPr>
                  <w:rStyle w:val="16"/>
                  <w:color w:val="FF0000"/>
                </w:rPr>
              </w:rPrChange>
            </w:rPr>
            <w:delText xml:space="preserve"> "tx" : "IPE935-341B22822FDC",</w:delText>
          </w:r>
        </w:del>
      </w:ins>
    </w:p>
    <w:p w14:paraId="569C8372" w14:textId="786A6895" w:rsidR="00C93AAF" w:rsidRPr="00B34205" w:rsidDel="00BA0399" w:rsidRDefault="00C93AAF" w:rsidP="00C93AAF">
      <w:pPr>
        <w:ind w:leftChars="500" w:left="1050"/>
        <w:rPr>
          <w:ins w:id="2940" w:author="Chelsea Lee" w:date="2023-09-28T14:58:00Z"/>
          <w:del w:id="2941" w:author="Bright Liu" w:date="2025-11-25T17:06:00Z" w16du:dateUtc="2025-11-25T09:06:00Z"/>
          <w:rStyle w:val="16"/>
          <w:rFonts w:ascii="Myriad Pro" w:eastAsia="方正黑体简体" w:hAnsi="Myriad Pro"/>
          <w:rPrChange w:id="2942" w:author="Chelsea Lee" w:date="2023-09-18T17:14:00Z">
            <w:rPr>
              <w:ins w:id="2943" w:author="Chelsea Lee" w:date="2023-09-28T14:58:00Z"/>
              <w:del w:id="2944" w:author="Bright Liu" w:date="2025-11-25T17:06:00Z" w16du:dateUtc="2025-11-25T09:06:00Z"/>
              <w:rStyle w:val="16"/>
            </w:rPr>
          </w:rPrChange>
        </w:rPr>
      </w:pPr>
      <w:ins w:id="2945" w:author="Chelsea Lee" w:date="2023-09-28T14:58:00Z">
        <w:del w:id="2946" w:author="Bright Liu" w:date="2025-11-25T17:06:00Z" w16du:dateUtc="2025-11-25T09:06:00Z">
          <w:r w:rsidRPr="00B34205" w:rsidDel="00BA0399">
            <w:rPr>
              <w:rStyle w:val="16"/>
              <w:rFonts w:ascii="Myriad Pro" w:eastAsia="方正黑体简体" w:hAnsi="Myriad Pro"/>
              <w:rPrChange w:id="2947" w:author="Chelsea Lee" w:date="2023-09-18T17:14:00Z">
                <w:rPr>
                  <w:rStyle w:val="16"/>
                </w:rPr>
              </w:rPrChange>
            </w:rPr>
            <w:delText xml:space="preserve">                  "vsize" : 1080,</w:delText>
          </w:r>
        </w:del>
      </w:ins>
    </w:p>
    <w:p w14:paraId="4D6B7F0F" w14:textId="686FD28D" w:rsidR="00C93AAF" w:rsidRPr="00B34205" w:rsidDel="00BA0399" w:rsidRDefault="00C93AAF" w:rsidP="00C93AAF">
      <w:pPr>
        <w:ind w:leftChars="500" w:left="1050"/>
        <w:rPr>
          <w:ins w:id="2948" w:author="Chelsea Lee" w:date="2023-09-28T14:58:00Z"/>
          <w:del w:id="2949" w:author="Bright Liu" w:date="2025-11-25T17:06:00Z" w16du:dateUtc="2025-11-25T09:06:00Z"/>
          <w:rStyle w:val="16"/>
          <w:rFonts w:ascii="Myriad Pro" w:eastAsia="方正黑体简体" w:hAnsi="Myriad Pro"/>
          <w:rPrChange w:id="2950" w:author="Chelsea Lee" w:date="2023-09-18T17:14:00Z">
            <w:rPr>
              <w:ins w:id="2951" w:author="Chelsea Lee" w:date="2023-09-28T14:58:00Z"/>
              <w:del w:id="2952" w:author="Bright Liu" w:date="2025-11-25T17:06:00Z" w16du:dateUtc="2025-11-25T09:06:00Z"/>
              <w:rStyle w:val="16"/>
            </w:rPr>
          </w:rPrChange>
        </w:rPr>
      </w:pPr>
      <w:ins w:id="2953" w:author="Chelsea Lee" w:date="2023-09-28T14:58:00Z">
        <w:del w:id="2954" w:author="Bright Liu" w:date="2025-11-25T17:06:00Z" w16du:dateUtc="2025-11-25T09:06:00Z">
          <w:r w:rsidRPr="00B34205" w:rsidDel="00BA0399">
            <w:rPr>
              <w:rStyle w:val="16"/>
              <w:rFonts w:ascii="Myriad Pro" w:eastAsia="方正黑体简体" w:hAnsi="Myriad Pro"/>
              <w:rPrChange w:id="2955" w:author="Chelsea Lee" w:date="2023-09-18T17:14:00Z">
                <w:rPr>
                  <w:rStyle w:val="16"/>
                </w:rPr>
              </w:rPrChange>
            </w:rPr>
            <w:delText xml:space="preserve">                  "vstart" : 0</w:delText>
          </w:r>
        </w:del>
      </w:ins>
    </w:p>
    <w:p w14:paraId="2FF649B4" w14:textId="40DAC1D1" w:rsidR="00C93AAF" w:rsidRPr="00B34205" w:rsidDel="00BA0399" w:rsidRDefault="00C93AAF" w:rsidP="00C93AAF">
      <w:pPr>
        <w:ind w:leftChars="500" w:left="1050"/>
        <w:rPr>
          <w:ins w:id="2956" w:author="Chelsea Lee" w:date="2023-09-28T14:58:00Z"/>
          <w:del w:id="2957" w:author="Bright Liu" w:date="2025-11-25T17:06:00Z" w16du:dateUtc="2025-11-25T09:06:00Z"/>
          <w:rStyle w:val="16"/>
          <w:rFonts w:ascii="Myriad Pro" w:eastAsia="方正黑体简体" w:hAnsi="Myriad Pro"/>
          <w:rPrChange w:id="2958" w:author="Chelsea Lee" w:date="2023-09-18T17:14:00Z">
            <w:rPr>
              <w:ins w:id="2959" w:author="Chelsea Lee" w:date="2023-09-28T14:58:00Z"/>
              <w:del w:id="2960" w:author="Bright Liu" w:date="2025-11-25T17:06:00Z" w16du:dateUtc="2025-11-25T09:06:00Z"/>
              <w:rStyle w:val="16"/>
            </w:rPr>
          </w:rPrChange>
        </w:rPr>
      </w:pPr>
      <w:ins w:id="2961" w:author="Chelsea Lee" w:date="2023-09-28T14:58:00Z">
        <w:del w:id="2962" w:author="Bright Liu" w:date="2025-11-25T17:06:00Z" w16du:dateUtc="2025-11-25T09:06:00Z">
          <w:r w:rsidRPr="00B34205" w:rsidDel="00BA0399">
            <w:rPr>
              <w:rStyle w:val="16"/>
              <w:rFonts w:ascii="Myriad Pro" w:eastAsia="方正黑体简体" w:hAnsi="Myriad Pro"/>
              <w:rPrChange w:id="2963" w:author="Chelsea Lee" w:date="2023-09-18T17:14:00Z">
                <w:rPr>
                  <w:rStyle w:val="16"/>
                </w:rPr>
              </w:rPrChange>
            </w:rPr>
            <w:delText xml:space="preserve">               },</w:delText>
          </w:r>
        </w:del>
      </w:ins>
    </w:p>
    <w:p w14:paraId="16763D68" w14:textId="7315C189" w:rsidR="00C93AAF" w:rsidRPr="00B34205" w:rsidDel="00BA0399" w:rsidRDefault="00C93AAF" w:rsidP="00C93AAF">
      <w:pPr>
        <w:ind w:leftChars="500" w:left="1050"/>
        <w:rPr>
          <w:ins w:id="2964" w:author="Chelsea Lee" w:date="2023-09-28T14:58:00Z"/>
          <w:del w:id="2965" w:author="Bright Liu" w:date="2025-11-25T17:06:00Z" w16du:dateUtc="2025-11-25T09:06:00Z"/>
          <w:rStyle w:val="16"/>
          <w:rFonts w:ascii="Myriad Pro" w:eastAsia="方正黑体简体" w:hAnsi="Myriad Pro"/>
          <w:rPrChange w:id="2966" w:author="Chelsea Lee" w:date="2023-09-18T17:14:00Z">
            <w:rPr>
              <w:ins w:id="2967" w:author="Chelsea Lee" w:date="2023-09-28T14:58:00Z"/>
              <w:del w:id="2968" w:author="Bright Liu" w:date="2025-11-25T17:06:00Z" w16du:dateUtc="2025-11-25T09:06:00Z"/>
              <w:rStyle w:val="16"/>
            </w:rPr>
          </w:rPrChange>
        </w:rPr>
      </w:pPr>
      <w:ins w:id="2969" w:author="Chelsea Lee" w:date="2023-09-28T14:58:00Z">
        <w:del w:id="2970" w:author="Bright Liu" w:date="2025-11-25T17:06:00Z" w16du:dateUtc="2025-11-25T09:06:00Z">
          <w:r w:rsidRPr="00B34205" w:rsidDel="00BA0399">
            <w:rPr>
              <w:rStyle w:val="16"/>
              <w:rFonts w:ascii="Myriad Pro" w:eastAsia="方正黑体简体" w:hAnsi="Myriad Pro"/>
              <w:rPrChange w:id="2971" w:author="Chelsea Lee" w:date="2023-09-18T17:14:00Z">
                <w:rPr>
                  <w:rStyle w:val="16"/>
                </w:rPr>
              </w:rPrChange>
            </w:rPr>
            <w:delText xml:space="preserve">               {</w:delText>
          </w:r>
        </w:del>
      </w:ins>
    </w:p>
    <w:p w14:paraId="511E8F67" w14:textId="5C0CC9FE" w:rsidR="00C93AAF" w:rsidRPr="00B34205" w:rsidDel="00BA0399" w:rsidRDefault="00C93AAF" w:rsidP="00C93AAF">
      <w:pPr>
        <w:ind w:leftChars="500" w:left="1050"/>
        <w:rPr>
          <w:ins w:id="2972" w:author="Chelsea Lee" w:date="2023-09-28T14:58:00Z"/>
          <w:del w:id="2973" w:author="Bright Liu" w:date="2025-11-25T17:06:00Z" w16du:dateUtc="2025-11-25T09:06:00Z"/>
          <w:rStyle w:val="16"/>
          <w:rFonts w:ascii="Myriad Pro" w:eastAsia="方正黑体简体" w:hAnsi="Myriad Pro"/>
          <w:rPrChange w:id="2974" w:author="Chelsea Lee" w:date="2023-09-18T17:14:00Z">
            <w:rPr>
              <w:ins w:id="2975" w:author="Chelsea Lee" w:date="2023-09-28T14:58:00Z"/>
              <w:del w:id="2976" w:author="Bright Liu" w:date="2025-11-25T17:06:00Z" w16du:dateUtc="2025-11-25T09:06:00Z"/>
              <w:rStyle w:val="16"/>
            </w:rPr>
          </w:rPrChange>
        </w:rPr>
      </w:pPr>
      <w:ins w:id="2977" w:author="Chelsea Lee" w:date="2023-09-28T14:58:00Z">
        <w:del w:id="2978" w:author="Bright Liu" w:date="2025-11-25T17:06:00Z" w16du:dateUtc="2025-11-25T09:06:00Z">
          <w:r w:rsidRPr="00B34205" w:rsidDel="00BA0399">
            <w:rPr>
              <w:rStyle w:val="16"/>
              <w:rFonts w:ascii="Myriad Pro" w:eastAsia="方正黑体简体" w:hAnsi="Myriad Pro"/>
              <w:rPrChange w:id="2979" w:author="Chelsea Lee" w:date="2023-09-18T17:14:00Z">
                <w:rPr>
                  <w:rStyle w:val="16"/>
                </w:rPr>
              </w:rPrChange>
            </w:rPr>
            <w:delText xml:space="preserve">                  "hsize" : 640,</w:delText>
          </w:r>
        </w:del>
      </w:ins>
    </w:p>
    <w:p w14:paraId="1C704D58" w14:textId="39929382" w:rsidR="00C93AAF" w:rsidRPr="00B34205" w:rsidDel="00BA0399" w:rsidRDefault="00C93AAF" w:rsidP="00C93AAF">
      <w:pPr>
        <w:ind w:leftChars="500" w:left="1050"/>
        <w:rPr>
          <w:ins w:id="2980" w:author="Chelsea Lee" w:date="2023-09-28T14:58:00Z"/>
          <w:del w:id="2981" w:author="Bright Liu" w:date="2025-11-25T17:06:00Z" w16du:dateUtc="2025-11-25T09:06:00Z"/>
          <w:rStyle w:val="16"/>
          <w:rFonts w:ascii="Myriad Pro" w:eastAsia="方正黑体简体" w:hAnsi="Myriad Pro"/>
          <w:rPrChange w:id="2982" w:author="Chelsea Lee" w:date="2023-09-18T17:14:00Z">
            <w:rPr>
              <w:ins w:id="2983" w:author="Chelsea Lee" w:date="2023-09-28T14:58:00Z"/>
              <w:del w:id="2984" w:author="Bright Liu" w:date="2025-11-25T17:06:00Z" w16du:dateUtc="2025-11-25T09:06:00Z"/>
              <w:rStyle w:val="16"/>
            </w:rPr>
          </w:rPrChange>
        </w:rPr>
      </w:pPr>
      <w:ins w:id="2985" w:author="Chelsea Lee" w:date="2023-09-28T14:58:00Z">
        <w:del w:id="2986" w:author="Bright Liu" w:date="2025-11-25T17:06:00Z" w16du:dateUtc="2025-11-25T09:06:00Z">
          <w:r w:rsidRPr="00B34205" w:rsidDel="00BA0399">
            <w:rPr>
              <w:rStyle w:val="16"/>
              <w:rFonts w:ascii="Myriad Pro" w:eastAsia="方正黑体简体" w:hAnsi="Myriad Pro"/>
              <w:rPrChange w:id="2987" w:author="Chelsea Lee" w:date="2023-09-18T17:14:00Z">
                <w:rPr>
                  <w:rStyle w:val="16"/>
                </w:rPr>
              </w:rPrChange>
            </w:rPr>
            <w:delText xml:space="preserve">                  "hstart" : 0,</w:delText>
          </w:r>
        </w:del>
      </w:ins>
    </w:p>
    <w:p w14:paraId="1B53E42A" w14:textId="59A6EE3E" w:rsidR="00C93AAF" w:rsidRPr="00B34205" w:rsidDel="00BA0399" w:rsidRDefault="00C93AAF" w:rsidP="00C93AAF">
      <w:pPr>
        <w:ind w:leftChars="500" w:left="1050"/>
        <w:rPr>
          <w:ins w:id="2988" w:author="Chelsea Lee" w:date="2023-09-28T14:58:00Z"/>
          <w:del w:id="2989" w:author="Bright Liu" w:date="2025-11-25T17:06:00Z" w16du:dateUtc="2025-11-25T09:06:00Z"/>
          <w:rStyle w:val="16"/>
          <w:rFonts w:ascii="Myriad Pro" w:eastAsia="方正黑体简体" w:hAnsi="Myriad Pro"/>
          <w:rPrChange w:id="2990" w:author="Chelsea Lee" w:date="2023-09-18T17:14:00Z">
            <w:rPr>
              <w:ins w:id="2991" w:author="Chelsea Lee" w:date="2023-09-28T14:58:00Z"/>
              <w:del w:id="2992" w:author="Bright Liu" w:date="2025-11-25T17:06:00Z" w16du:dateUtc="2025-11-25T09:06:00Z"/>
              <w:rStyle w:val="16"/>
            </w:rPr>
          </w:rPrChange>
        </w:rPr>
      </w:pPr>
      <w:ins w:id="2993" w:author="Chelsea Lee" w:date="2023-09-28T14:58:00Z">
        <w:del w:id="2994" w:author="Bright Liu" w:date="2025-11-25T17:06:00Z" w16du:dateUtc="2025-11-25T09:06:00Z">
          <w:r w:rsidRPr="00B34205" w:rsidDel="00BA0399">
            <w:rPr>
              <w:rStyle w:val="16"/>
              <w:rFonts w:ascii="Myriad Pro" w:eastAsia="方正黑体简体" w:hAnsi="Myriad Pro"/>
              <w:rPrChange w:id="2995" w:author="Chelsea Lee" w:date="2023-09-18T17:14:00Z">
                <w:rPr>
                  <w:rStyle w:val="16"/>
                </w:rPr>
              </w:rPrChange>
            </w:rPr>
            <w:delText xml:space="preserve">                  "layerseq" : 3,</w:delText>
          </w:r>
        </w:del>
      </w:ins>
    </w:p>
    <w:p w14:paraId="7C64E5C3" w14:textId="72F38909" w:rsidR="00C93AAF" w:rsidRPr="00B34205" w:rsidDel="00BA0399" w:rsidRDefault="00C93AAF" w:rsidP="00C93AAF">
      <w:pPr>
        <w:ind w:leftChars="500" w:left="1050"/>
        <w:rPr>
          <w:ins w:id="2996" w:author="Chelsea Lee" w:date="2023-09-28T14:58:00Z"/>
          <w:del w:id="2997" w:author="Bright Liu" w:date="2025-11-25T17:06:00Z" w16du:dateUtc="2025-11-25T09:06:00Z"/>
          <w:rStyle w:val="16"/>
          <w:rFonts w:ascii="Myriad Pro" w:eastAsia="方正黑体简体" w:hAnsi="Myriad Pro"/>
          <w:rPrChange w:id="2998" w:author="Chelsea Lee" w:date="2023-09-18T17:14:00Z">
            <w:rPr>
              <w:ins w:id="2999" w:author="Chelsea Lee" w:date="2023-09-28T14:58:00Z"/>
              <w:del w:id="3000" w:author="Bright Liu" w:date="2025-11-25T17:06:00Z" w16du:dateUtc="2025-11-25T09:06:00Z"/>
              <w:rStyle w:val="16"/>
            </w:rPr>
          </w:rPrChange>
        </w:rPr>
      </w:pPr>
      <w:ins w:id="3001" w:author="Chelsea Lee" w:date="2023-09-28T14:58:00Z">
        <w:del w:id="3002" w:author="Bright Liu" w:date="2025-11-25T17:06:00Z" w16du:dateUtc="2025-11-25T09:06:00Z">
          <w:r w:rsidRPr="00B34205" w:rsidDel="00BA0399">
            <w:rPr>
              <w:rStyle w:val="16"/>
              <w:rFonts w:ascii="Myriad Pro" w:eastAsia="方正黑体简体" w:hAnsi="Myriad Pro"/>
              <w:rPrChange w:id="3003" w:author="Chelsea Lee" w:date="2023-09-18T17:14:00Z">
                <w:rPr>
                  <w:rStyle w:val="16"/>
                </w:rPr>
              </w:rPrChange>
            </w:rPr>
            <w:delText xml:space="preserve">                  "mode" : "stretch",</w:delText>
          </w:r>
        </w:del>
      </w:ins>
    </w:p>
    <w:p w14:paraId="45CF671F" w14:textId="538269BD" w:rsidR="00C93AAF" w:rsidRPr="00B34205" w:rsidDel="00BA0399" w:rsidRDefault="00C93AAF" w:rsidP="00C93AAF">
      <w:pPr>
        <w:ind w:leftChars="500" w:left="1050"/>
        <w:rPr>
          <w:ins w:id="3004" w:author="Chelsea Lee" w:date="2023-09-28T14:58:00Z"/>
          <w:del w:id="3005" w:author="Bright Liu" w:date="2025-11-25T17:06:00Z" w16du:dateUtc="2025-11-25T09:06:00Z"/>
          <w:rStyle w:val="16"/>
          <w:rFonts w:ascii="Myriad Pro" w:eastAsia="方正黑体简体" w:hAnsi="Myriad Pro"/>
          <w:rPrChange w:id="3006" w:author="Chelsea Lee" w:date="2023-09-18T17:14:00Z">
            <w:rPr>
              <w:ins w:id="3007" w:author="Chelsea Lee" w:date="2023-09-28T14:58:00Z"/>
              <w:del w:id="3008" w:author="Bright Liu" w:date="2025-11-25T17:06:00Z" w16du:dateUtc="2025-11-25T09:06:00Z"/>
              <w:rStyle w:val="16"/>
            </w:rPr>
          </w:rPrChange>
        </w:rPr>
      </w:pPr>
      <w:ins w:id="3009" w:author="Chelsea Lee" w:date="2023-09-28T14:58:00Z">
        <w:del w:id="3010" w:author="Bright Liu" w:date="2025-11-25T17:06:00Z" w16du:dateUtc="2025-11-25T09:06:00Z">
          <w:r w:rsidRPr="00B34205" w:rsidDel="00BA0399">
            <w:rPr>
              <w:rStyle w:val="16"/>
              <w:rFonts w:ascii="Myriad Pro" w:eastAsia="方正黑体简体" w:hAnsi="Myriad Pro"/>
              <w:rPrChange w:id="3011" w:author="Chelsea Lee" w:date="2023-09-18T17:14:00Z">
                <w:rPr>
                  <w:rStyle w:val="16"/>
                </w:rPr>
              </w:rPrChange>
            </w:rPr>
            <w:delText xml:space="preserve">                  "name" : "3",</w:delText>
          </w:r>
        </w:del>
      </w:ins>
    </w:p>
    <w:p w14:paraId="40B3DEB6" w14:textId="4857ECB6" w:rsidR="00C93AAF" w:rsidRPr="00B34205" w:rsidDel="00BA0399" w:rsidRDefault="00C93AAF" w:rsidP="00C93AAF">
      <w:pPr>
        <w:ind w:leftChars="500" w:left="1050"/>
        <w:rPr>
          <w:ins w:id="3012" w:author="Chelsea Lee" w:date="2023-09-28T14:58:00Z"/>
          <w:del w:id="3013" w:author="Bright Liu" w:date="2025-11-25T17:06:00Z" w16du:dateUtc="2025-11-25T09:06:00Z"/>
          <w:rStyle w:val="16"/>
          <w:rFonts w:ascii="Myriad Pro" w:eastAsia="方正黑体简体" w:hAnsi="Myriad Pro"/>
          <w:rPrChange w:id="3014" w:author="Chelsea Lee" w:date="2023-09-18T17:14:00Z">
            <w:rPr>
              <w:ins w:id="3015" w:author="Chelsea Lee" w:date="2023-09-28T14:58:00Z"/>
              <w:del w:id="3016" w:author="Bright Liu" w:date="2025-11-25T17:06:00Z" w16du:dateUtc="2025-11-25T09:06:00Z"/>
              <w:rStyle w:val="16"/>
            </w:rPr>
          </w:rPrChange>
        </w:rPr>
      </w:pPr>
      <w:ins w:id="3017" w:author="Chelsea Lee" w:date="2023-09-28T14:58:00Z">
        <w:del w:id="3018" w:author="Bright Liu" w:date="2025-11-25T17:06:00Z" w16du:dateUtc="2025-11-25T09:06:00Z">
          <w:r w:rsidRPr="00B34205" w:rsidDel="00BA0399">
            <w:rPr>
              <w:rStyle w:val="16"/>
              <w:rFonts w:ascii="Myriad Pro" w:eastAsia="方正黑体简体" w:hAnsi="Myriad Pro"/>
              <w:rPrChange w:id="3019" w:author="Chelsea Lee" w:date="2023-09-18T17:14:00Z">
                <w:rPr>
                  <w:rStyle w:val="16"/>
                </w:rPr>
              </w:rPrChange>
            </w:rPr>
            <w:delText xml:space="preserve">                  "rotate" : 270,</w:delText>
          </w:r>
        </w:del>
      </w:ins>
    </w:p>
    <w:p w14:paraId="4F73CCC6" w14:textId="206381E5" w:rsidR="00C93AAF" w:rsidRPr="00B34205" w:rsidDel="00BA0399" w:rsidRDefault="00C93AAF" w:rsidP="00C93AAF">
      <w:pPr>
        <w:ind w:leftChars="500" w:left="1050"/>
        <w:rPr>
          <w:ins w:id="3020" w:author="Chelsea Lee" w:date="2023-09-28T14:58:00Z"/>
          <w:del w:id="3021" w:author="Bright Liu" w:date="2025-11-25T17:06:00Z" w16du:dateUtc="2025-11-25T09:06:00Z"/>
          <w:rStyle w:val="16"/>
          <w:rFonts w:ascii="Myriad Pro" w:eastAsia="方正黑体简体" w:hAnsi="Myriad Pro"/>
          <w:rPrChange w:id="3022" w:author="Chelsea Lee" w:date="2023-09-18T17:14:00Z">
            <w:rPr>
              <w:ins w:id="3023" w:author="Chelsea Lee" w:date="2023-09-28T14:58:00Z"/>
              <w:del w:id="3024" w:author="Bright Liu" w:date="2025-11-25T17:06:00Z" w16du:dateUtc="2025-11-25T09:06:00Z"/>
              <w:rStyle w:val="16"/>
            </w:rPr>
          </w:rPrChange>
        </w:rPr>
      </w:pPr>
      <w:ins w:id="3025" w:author="Chelsea Lee" w:date="2023-09-28T14:58:00Z">
        <w:del w:id="3026" w:author="Bright Liu" w:date="2025-11-25T17:06:00Z" w16du:dateUtc="2025-11-25T09:06:00Z">
          <w:r w:rsidRPr="00B34205" w:rsidDel="00BA0399">
            <w:rPr>
              <w:rStyle w:val="16"/>
              <w:rFonts w:ascii="Myriad Pro" w:eastAsia="方正黑体简体" w:hAnsi="Myriad Pro"/>
              <w:rPrChange w:id="3027"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3028" w:author="Chelsea Lee" w:date="2023-09-18T17:14:00Z">
                <w:rPr>
                  <w:rStyle w:val="16"/>
                  <w:color w:val="FF0000"/>
                </w:rPr>
              </w:rPrChange>
            </w:rPr>
            <w:delText xml:space="preserve"> "tx" : "NULL",</w:delText>
          </w:r>
        </w:del>
      </w:ins>
    </w:p>
    <w:p w14:paraId="2883ADE9" w14:textId="1938CE68" w:rsidR="00C93AAF" w:rsidRPr="00B34205" w:rsidDel="00BA0399" w:rsidRDefault="00C93AAF" w:rsidP="00C93AAF">
      <w:pPr>
        <w:ind w:leftChars="500" w:left="1050"/>
        <w:rPr>
          <w:ins w:id="3029" w:author="Chelsea Lee" w:date="2023-09-28T14:58:00Z"/>
          <w:del w:id="3030" w:author="Bright Liu" w:date="2025-11-25T17:06:00Z" w16du:dateUtc="2025-11-25T09:06:00Z"/>
          <w:rStyle w:val="16"/>
          <w:rFonts w:ascii="Myriad Pro" w:eastAsia="方正黑体简体" w:hAnsi="Myriad Pro"/>
          <w:rPrChange w:id="3031" w:author="Chelsea Lee" w:date="2023-09-18T17:14:00Z">
            <w:rPr>
              <w:ins w:id="3032" w:author="Chelsea Lee" w:date="2023-09-28T14:58:00Z"/>
              <w:del w:id="3033" w:author="Bright Liu" w:date="2025-11-25T17:06:00Z" w16du:dateUtc="2025-11-25T09:06:00Z"/>
              <w:rStyle w:val="16"/>
            </w:rPr>
          </w:rPrChange>
        </w:rPr>
      </w:pPr>
      <w:ins w:id="3034" w:author="Chelsea Lee" w:date="2023-09-28T14:58:00Z">
        <w:del w:id="3035" w:author="Bright Liu" w:date="2025-11-25T17:06:00Z" w16du:dateUtc="2025-11-25T09:06:00Z">
          <w:r w:rsidRPr="00B34205" w:rsidDel="00BA0399">
            <w:rPr>
              <w:rStyle w:val="16"/>
              <w:rFonts w:ascii="Myriad Pro" w:eastAsia="方正黑体简体" w:hAnsi="Myriad Pro"/>
              <w:rPrChange w:id="3036" w:author="Chelsea Lee" w:date="2023-09-18T17:14:00Z">
                <w:rPr>
                  <w:rStyle w:val="16"/>
                </w:rPr>
              </w:rPrChange>
            </w:rPr>
            <w:delText xml:space="preserve">                  "vsize" : 1080,</w:delText>
          </w:r>
        </w:del>
      </w:ins>
    </w:p>
    <w:p w14:paraId="5EB37F49" w14:textId="1AB72C8D" w:rsidR="00C93AAF" w:rsidRPr="00B34205" w:rsidDel="00BA0399" w:rsidRDefault="00C93AAF" w:rsidP="00C93AAF">
      <w:pPr>
        <w:ind w:leftChars="500" w:left="1050"/>
        <w:rPr>
          <w:ins w:id="3037" w:author="Chelsea Lee" w:date="2023-09-28T14:58:00Z"/>
          <w:del w:id="3038" w:author="Bright Liu" w:date="2025-11-25T17:06:00Z" w16du:dateUtc="2025-11-25T09:06:00Z"/>
          <w:rStyle w:val="16"/>
          <w:rFonts w:ascii="Myriad Pro" w:eastAsia="方正黑体简体" w:hAnsi="Myriad Pro"/>
          <w:rPrChange w:id="3039" w:author="Chelsea Lee" w:date="2023-09-18T17:14:00Z">
            <w:rPr>
              <w:ins w:id="3040" w:author="Chelsea Lee" w:date="2023-09-28T14:58:00Z"/>
              <w:del w:id="3041" w:author="Bright Liu" w:date="2025-11-25T17:06:00Z" w16du:dateUtc="2025-11-25T09:06:00Z"/>
              <w:rStyle w:val="16"/>
            </w:rPr>
          </w:rPrChange>
        </w:rPr>
      </w:pPr>
      <w:ins w:id="3042" w:author="Chelsea Lee" w:date="2023-09-28T14:58:00Z">
        <w:del w:id="3043" w:author="Bright Liu" w:date="2025-11-25T17:06:00Z" w16du:dateUtc="2025-11-25T09:06:00Z">
          <w:r w:rsidRPr="00B34205" w:rsidDel="00BA0399">
            <w:rPr>
              <w:rStyle w:val="16"/>
              <w:rFonts w:ascii="Myriad Pro" w:eastAsia="方正黑体简体" w:hAnsi="Myriad Pro"/>
              <w:rPrChange w:id="3044" w:author="Chelsea Lee" w:date="2023-09-18T17:14:00Z">
                <w:rPr>
                  <w:rStyle w:val="16"/>
                </w:rPr>
              </w:rPrChange>
            </w:rPr>
            <w:delText xml:space="preserve">                  "vstart" : 0</w:delText>
          </w:r>
        </w:del>
      </w:ins>
    </w:p>
    <w:p w14:paraId="272703D7" w14:textId="07453D09" w:rsidR="00C93AAF" w:rsidRPr="00B34205" w:rsidDel="00BA0399" w:rsidRDefault="00C93AAF" w:rsidP="00C93AAF">
      <w:pPr>
        <w:ind w:leftChars="500" w:left="1050"/>
        <w:rPr>
          <w:ins w:id="3045" w:author="Chelsea Lee" w:date="2023-09-28T14:58:00Z"/>
          <w:del w:id="3046" w:author="Bright Liu" w:date="2025-11-25T17:06:00Z" w16du:dateUtc="2025-11-25T09:06:00Z"/>
          <w:rStyle w:val="16"/>
          <w:rFonts w:ascii="Myriad Pro" w:eastAsia="方正黑体简体" w:hAnsi="Myriad Pro"/>
          <w:rPrChange w:id="3047" w:author="Chelsea Lee" w:date="2023-09-18T17:14:00Z">
            <w:rPr>
              <w:ins w:id="3048" w:author="Chelsea Lee" w:date="2023-09-28T14:58:00Z"/>
              <w:del w:id="3049" w:author="Bright Liu" w:date="2025-11-25T17:06:00Z" w16du:dateUtc="2025-11-25T09:06:00Z"/>
              <w:rStyle w:val="16"/>
            </w:rPr>
          </w:rPrChange>
        </w:rPr>
      </w:pPr>
      <w:ins w:id="3050" w:author="Chelsea Lee" w:date="2023-09-28T14:58:00Z">
        <w:del w:id="3051" w:author="Bright Liu" w:date="2025-11-25T17:06:00Z" w16du:dateUtc="2025-11-25T09:06:00Z">
          <w:r w:rsidRPr="00B34205" w:rsidDel="00BA0399">
            <w:rPr>
              <w:rStyle w:val="16"/>
              <w:rFonts w:ascii="Myriad Pro" w:eastAsia="方正黑体简体" w:hAnsi="Myriad Pro"/>
              <w:rPrChange w:id="3052" w:author="Chelsea Lee" w:date="2023-09-18T17:14:00Z">
                <w:rPr>
                  <w:rStyle w:val="16"/>
                </w:rPr>
              </w:rPrChange>
            </w:rPr>
            <w:delText xml:space="preserve">               }</w:delText>
          </w:r>
        </w:del>
      </w:ins>
    </w:p>
    <w:p w14:paraId="1ECB0D4C" w14:textId="5D578A94" w:rsidR="00C93AAF" w:rsidRPr="00B34205" w:rsidDel="00BA0399" w:rsidRDefault="00C93AAF" w:rsidP="00C93AAF">
      <w:pPr>
        <w:ind w:leftChars="500" w:left="1050"/>
        <w:rPr>
          <w:ins w:id="3053" w:author="Chelsea Lee" w:date="2023-09-28T14:58:00Z"/>
          <w:del w:id="3054" w:author="Bright Liu" w:date="2025-11-25T17:06:00Z" w16du:dateUtc="2025-11-25T09:06:00Z"/>
          <w:rStyle w:val="16"/>
          <w:rFonts w:ascii="Myriad Pro" w:eastAsia="方正黑体简体" w:hAnsi="Myriad Pro"/>
          <w:rPrChange w:id="3055" w:author="Chelsea Lee" w:date="2023-09-18T17:14:00Z">
            <w:rPr>
              <w:ins w:id="3056" w:author="Chelsea Lee" w:date="2023-09-28T14:58:00Z"/>
              <w:del w:id="3057" w:author="Bright Liu" w:date="2025-11-25T17:06:00Z" w16du:dateUtc="2025-11-25T09:06:00Z"/>
              <w:rStyle w:val="16"/>
            </w:rPr>
          </w:rPrChange>
        </w:rPr>
      </w:pPr>
      <w:ins w:id="3058" w:author="Chelsea Lee" w:date="2023-09-28T14:58:00Z">
        <w:del w:id="3059" w:author="Bright Liu" w:date="2025-11-25T17:06:00Z" w16du:dateUtc="2025-11-25T09:06:00Z">
          <w:r w:rsidRPr="00B34205" w:rsidDel="00BA0399">
            <w:rPr>
              <w:rStyle w:val="16"/>
              <w:rFonts w:ascii="Myriad Pro" w:eastAsia="方正黑体简体" w:hAnsi="Myriad Pro"/>
              <w:rPrChange w:id="3060" w:author="Chelsea Lee" w:date="2023-09-18T17:14:00Z">
                <w:rPr>
                  <w:rStyle w:val="16"/>
                </w:rPr>
              </w:rPrChange>
            </w:rPr>
            <w:delText xml:space="preserve">            ]</w:delText>
          </w:r>
        </w:del>
      </w:ins>
    </w:p>
    <w:p w14:paraId="6EC9ED4E" w14:textId="0C4F1062" w:rsidR="00C93AAF" w:rsidRPr="00B34205" w:rsidDel="00BA0399" w:rsidRDefault="00C93AAF" w:rsidP="00C93AAF">
      <w:pPr>
        <w:ind w:leftChars="500" w:left="1050"/>
        <w:rPr>
          <w:ins w:id="3061" w:author="Chelsea Lee" w:date="2023-09-28T14:58:00Z"/>
          <w:del w:id="3062" w:author="Bright Liu" w:date="2025-11-25T17:06:00Z" w16du:dateUtc="2025-11-25T09:06:00Z"/>
          <w:rStyle w:val="16"/>
          <w:rFonts w:ascii="Myriad Pro" w:eastAsia="方正黑体简体" w:hAnsi="Myriad Pro"/>
          <w:rPrChange w:id="3063" w:author="Chelsea Lee" w:date="2023-09-18T17:14:00Z">
            <w:rPr>
              <w:ins w:id="3064" w:author="Chelsea Lee" w:date="2023-09-28T14:58:00Z"/>
              <w:del w:id="3065" w:author="Bright Liu" w:date="2025-11-25T17:06:00Z" w16du:dateUtc="2025-11-25T09:06:00Z"/>
              <w:rStyle w:val="16"/>
            </w:rPr>
          </w:rPrChange>
        </w:rPr>
      </w:pPr>
      <w:ins w:id="3066" w:author="Chelsea Lee" w:date="2023-09-28T14:58:00Z">
        <w:del w:id="3067" w:author="Bright Liu" w:date="2025-11-25T17:06:00Z" w16du:dateUtc="2025-11-25T09:06:00Z">
          <w:r w:rsidRPr="00B34205" w:rsidDel="00BA0399">
            <w:rPr>
              <w:rStyle w:val="16"/>
              <w:rFonts w:ascii="Myriad Pro" w:eastAsia="方正黑体简体" w:hAnsi="Myriad Pro"/>
              <w:rPrChange w:id="3068" w:author="Chelsea Lee" w:date="2023-09-18T17:14:00Z">
                <w:rPr>
                  <w:rStyle w:val="16"/>
                </w:rPr>
              </w:rPrChange>
            </w:rPr>
            <w:delText xml:space="preserve">         },</w:delText>
          </w:r>
        </w:del>
      </w:ins>
    </w:p>
    <w:p w14:paraId="53A1BB3A" w14:textId="7CF7762C" w:rsidR="00C93AAF" w:rsidRPr="00B34205" w:rsidDel="00BA0399" w:rsidRDefault="00C93AAF" w:rsidP="00C93AAF">
      <w:pPr>
        <w:ind w:leftChars="500" w:left="1050"/>
        <w:rPr>
          <w:ins w:id="3069" w:author="Chelsea Lee" w:date="2023-09-28T14:58:00Z"/>
          <w:del w:id="3070" w:author="Bright Liu" w:date="2025-11-25T17:06:00Z" w16du:dateUtc="2025-11-25T09:06:00Z"/>
          <w:rStyle w:val="16"/>
          <w:rFonts w:ascii="Myriad Pro" w:eastAsia="方正黑体简体" w:hAnsi="Myriad Pro"/>
          <w:rPrChange w:id="3071" w:author="Chelsea Lee" w:date="2023-09-18T17:14:00Z">
            <w:rPr>
              <w:ins w:id="3072" w:author="Chelsea Lee" w:date="2023-09-28T14:58:00Z"/>
              <w:del w:id="3073" w:author="Bright Liu" w:date="2025-11-25T17:06:00Z" w16du:dateUtc="2025-11-25T09:06:00Z"/>
              <w:rStyle w:val="16"/>
            </w:rPr>
          </w:rPrChange>
        </w:rPr>
      </w:pPr>
      <w:ins w:id="3074" w:author="Chelsea Lee" w:date="2023-09-28T14:58:00Z">
        <w:del w:id="3075" w:author="Bright Liu" w:date="2025-11-25T17:06:00Z" w16du:dateUtc="2025-11-25T09:06:00Z">
          <w:r w:rsidRPr="00B34205" w:rsidDel="00BA0399">
            <w:rPr>
              <w:rStyle w:val="16"/>
              <w:rFonts w:ascii="Myriad Pro" w:eastAsia="方正黑体简体" w:hAnsi="Myriad Pro"/>
              <w:rPrChange w:id="3076" w:author="Chelsea Lee" w:date="2023-09-18T17:14:00Z">
                <w:rPr>
                  <w:rStyle w:val="16"/>
                </w:rPr>
              </w:rPrChange>
            </w:rPr>
            <w:delText xml:space="preserve">         {</w:delText>
          </w:r>
        </w:del>
      </w:ins>
    </w:p>
    <w:p w14:paraId="7E987D81" w14:textId="308B6AE2" w:rsidR="00C93AAF" w:rsidRPr="00B34205" w:rsidDel="00BA0399" w:rsidRDefault="00C93AAF" w:rsidP="00C93AAF">
      <w:pPr>
        <w:ind w:leftChars="500" w:left="1050"/>
        <w:rPr>
          <w:ins w:id="3077" w:author="Chelsea Lee" w:date="2023-09-28T14:58:00Z"/>
          <w:del w:id="3078" w:author="Bright Liu" w:date="2025-11-25T17:06:00Z" w16du:dateUtc="2025-11-25T09:06:00Z"/>
          <w:rStyle w:val="16"/>
          <w:rFonts w:ascii="Myriad Pro" w:eastAsia="方正黑体简体" w:hAnsi="Myriad Pro"/>
          <w:rPrChange w:id="3079" w:author="Chelsea Lee" w:date="2023-09-18T17:14:00Z">
            <w:rPr>
              <w:ins w:id="3080" w:author="Chelsea Lee" w:date="2023-09-28T14:58:00Z"/>
              <w:del w:id="3081" w:author="Bright Liu" w:date="2025-11-25T17:06:00Z" w16du:dateUtc="2025-11-25T09:06:00Z"/>
              <w:rStyle w:val="16"/>
            </w:rPr>
          </w:rPrChange>
        </w:rPr>
      </w:pPr>
      <w:ins w:id="3082" w:author="Chelsea Lee" w:date="2023-09-28T14:58:00Z">
        <w:del w:id="3083" w:author="Bright Liu" w:date="2025-11-25T17:06:00Z" w16du:dateUtc="2025-11-25T09:06:00Z">
          <w:r w:rsidRPr="00B34205" w:rsidDel="00BA0399">
            <w:rPr>
              <w:rStyle w:val="16"/>
              <w:rFonts w:ascii="Myriad Pro" w:eastAsia="方正黑体简体" w:hAnsi="Myriad Pro"/>
              <w:rPrChange w:id="3084" w:author="Chelsea Lee" w:date="2023-09-18T17:14:00Z">
                <w:rPr>
                  <w:rStyle w:val="16"/>
                </w:rPr>
              </w:rPrChange>
            </w:rPr>
            <w:delText xml:space="preserve">            "audio" : {</w:delText>
          </w:r>
        </w:del>
      </w:ins>
    </w:p>
    <w:p w14:paraId="3B13AB1C" w14:textId="093CD90C" w:rsidR="00C93AAF" w:rsidRPr="00B34205" w:rsidDel="00BA0399" w:rsidRDefault="00C93AAF" w:rsidP="00C93AAF">
      <w:pPr>
        <w:ind w:leftChars="500" w:left="1050"/>
        <w:rPr>
          <w:ins w:id="3085" w:author="Chelsea Lee" w:date="2023-09-28T14:58:00Z"/>
          <w:del w:id="3086" w:author="Bright Liu" w:date="2025-11-25T17:06:00Z" w16du:dateUtc="2025-11-25T09:06:00Z"/>
          <w:rStyle w:val="16"/>
          <w:rFonts w:ascii="Myriad Pro" w:eastAsia="方正黑体简体" w:hAnsi="Myriad Pro"/>
          <w:rPrChange w:id="3087" w:author="Chelsea Lee" w:date="2023-09-18T17:14:00Z">
            <w:rPr>
              <w:ins w:id="3088" w:author="Chelsea Lee" w:date="2023-09-28T14:58:00Z"/>
              <w:del w:id="3089" w:author="Bright Liu" w:date="2025-11-25T17:06:00Z" w16du:dateUtc="2025-11-25T09:06:00Z"/>
              <w:rStyle w:val="16"/>
            </w:rPr>
          </w:rPrChange>
        </w:rPr>
      </w:pPr>
      <w:ins w:id="3090" w:author="Chelsea Lee" w:date="2023-09-28T14:58:00Z">
        <w:del w:id="3091" w:author="Bright Liu" w:date="2025-11-25T17:06:00Z" w16du:dateUtc="2025-11-25T09:06:00Z">
          <w:r w:rsidRPr="00B34205" w:rsidDel="00BA0399">
            <w:rPr>
              <w:rStyle w:val="16"/>
              <w:rFonts w:ascii="Myriad Pro" w:eastAsia="方正黑体简体" w:hAnsi="Myriad Pro"/>
              <w:rPrChange w:id="3092" w:author="Chelsea Lee" w:date="2023-09-18T17:14:00Z">
                <w:rPr>
                  <w:rStyle w:val="16"/>
                </w:rPr>
              </w:rPrChange>
            </w:rPr>
            <w:delText xml:space="preserve">               "mode" : "window",</w:delText>
          </w:r>
        </w:del>
      </w:ins>
    </w:p>
    <w:p w14:paraId="7C9824B7" w14:textId="2BEA1489" w:rsidR="00C93AAF" w:rsidRPr="00B34205" w:rsidDel="00BA0399" w:rsidRDefault="00C93AAF" w:rsidP="00C93AAF">
      <w:pPr>
        <w:ind w:leftChars="500" w:left="1050"/>
        <w:rPr>
          <w:ins w:id="3093" w:author="Chelsea Lee" w:date="2023-09-28T14:58:00Z"/>
          <w:del w:id="3094" w:author="Bright Liu" w:date="2025-11-25T17:06:00Z" w16du:dateUtc="2025-11-25T09:06:00Z"/>
          <w:rStyle w:val="16"/>
          <w:rFonts w:ascii="Myriad Pro" w:eastAsia="方正黑体简体" w:hAnsi="Myriad Pro"/>
          <w:rPrChange w:id="3095" w:author="Chelsea Lee" w:date="2023-09-18T17:14:00Z">
            <w:rPr>
              <w:ins w:id="3096" w:author="Chelsea Lee" w:date="2023-09-28T14:58:00Z"/>
              <w:del w:id="3097" w:author="Bright Liu" w:date="2025-11-25T17:06:00Z" w16du:dateUtc="2025-11-25T09:06:00Z"/>
              <w:rStyle w:val="16"/>
            </w:rPr>
          </w:rPrChange>
        </w:rPr>
      </w:pPr>
      <w:ins w:id="3098" w:author="Chelsea Lee" w:date="2023-09-28T14:58:00Z">
        <w:del w:id="3099" w:author="Bright Liu" w:date="2025-11-25T17:06:00Z" w16du:dateUtc="2025-11-25T09:06:00Z">
          <w:r w:rsidRPr="00B34205" w:rsidDel="00BA0399">
            <w:rPr>
              <w:rStyle w:val="16"/>
              <w:rFonts w:ascii="Myriad Pro" w:eastAsia="方正黑体简体" w:hAnsi="Myriad Pro"/>
              <w:rPrChange w:id="3100" w:author="Chelsea Lee" w:date="2023-09-18T17:14:00Z">
                <w:rPr>
                  <w:rStyle w:val="16"/>
                </w:rPr>
              </w:rPrChange>
            </w:rPr>
            <w:delText xml:space="preserve">               "source" : "1"</w:delText>
          </w:r>
        </w:del>
      </w:ins>
    </w:p>
    <w:p w14:paraId="73C56E9F" w14:textId="1E38D163" w:rsidR="00C93AAF" w:rsidRPr="00B34205" w:rsidDel="00BA0399" w:rsidRDefault="00C93AAF" w:rsidP="00C93AAF">
      <w:pPr>
        <w:ind w:leftChars="500" w:left="1050"/>
        <w:rPr>
          <w:ins w:id="3101" w:author="Chelsea Lee" w:date="2023-09-28T14:58:00Z"/>
          <w:del w:id="3102" w:author="Bright Liu" w:date="2025-11-25T17:06:00Z" w16du:dateUtc="2025-11-25T09:06:00Z"/>
          <w:rStyle w:val="16"/>
          <w:rFonts w:ascii="Myriad Pro" w:eastAsia="方正黑体简体" w:hAnsi="Myriad Pro"/>
          <w:rPrChange w:id="3103" w:author="Chelsea Lee" w:date="2023-09-18T17:14:00Z">
            <w:rPr>
              <w:ins w:id="3104" w:author="Chelsea Lee" w:date="2023-09-28T14:58:00Z"/>
              <w:del w:id="3105" w:author="Bright Liu" w:date="2025-11-25T17:06:00Z" w16du:dateUtc="2025-11-25T09:06:00Z"/>
              <w:rStyle w:val="16"/>
            </w:rPr>
          </w:rPrChange>
        </w:rPr>
      </w:pPr>
      <w:ins w:id="3106" w:author="Chelsea Lee" w:date="2023-09-28T14:58:00Z">
        <w:del w:id="3107" w:author="Bright Liu" w:date="2025-11-25T17:06:00Z" w16du:dateUtc="2025-11-25T09:06:00Z">
          <w:r w:rsidRPr="00B34205" w:rsidDel="00BA0399">
            <w:rPr>
              <w:rStyle w:val="16"/>
              <w:rFonts w:ascii="Myriad Pro" w:eastAsia="方正黑体简体" w:hAnsi="Myriad Pro"/>
              <w:rPrChange w:id="3108" w:author="Chelsea Lee" w:date="2023-09-18T17:14:00Z">
                <w:rPr>
                  <w:rStyle w:val="16"/>
                </w:rPr>
              </w:rPrChange>
            </w:rPr>
            <w:delText xml:space="preserve">            },</w:delText>
          </w:r>
        </w:del>
      </w:ins>
    </w:p>
    <w:p w14:paraId="7831CA8F" w14:textId="27B0CF77" w:rsidR="00C93AAF" w:rsidRPr="00B34205" w:rsidDel="00BA0399" w:rsidRDefault="00C93AAF" w:rsidP="00C93AAF">
      <w:pPr>
        <w:ind w:leftChars="500" w:left="1050"/>
        <w:rPr>
          <w:ins w:id="3109" w:author="Chelsea Lee" w:date="2023-09-28T14:58:00Z"/>
          <w:del w:id="3110" w:author="Bright Liu" w:date="2025-11-25T17:06:00Z" w16du:dateUtc="2025-11-25T09:06:00Z"/>
          <w:rStyle w:val="16"/>
          <w:rFonts w:ascii="Myriad Pro" w:eastAsia="方正黑体简体" w:hAnsi="Myriad Pro"/>
          <w:rPrChange w:id="3111" w:author="Chelsea Lee" w:date="2023-09-18T17:14:00Z">
            <w:rPr>
              <w:ins w:id="3112" w:author="Chelsea Lee" w:date="2023-09-28T14:58:00Z"/>
              <w:del w:id="3113" w:author="Bright Liu" w:date="2025-11-25T17:06:00Z" w16du:dateUtc="2025-11-25T09:06:00Z"/>
              <w:rStyle w:val="16"/>
            </w:rPr>
          </w:rPrChange>
        </w:rPr>
      </w:pPr>
      <w:ins w:id="3114" w:author="Chelsea Lee" w:date="2023-09-28T14:58:00Z">
        <w:del w:id="3115" w:author="Bright Liu" w:date="2025-11-25T17:06:00Z" w16du:dateUtc="2025-11-25T09:06:00Z">
          <w:r w:rsidRPr="00B34205" w:rsidDel="00BA0399">
            <w:rPr>
              <w:rStyle w:val="16"/>
              <w:rFonts w:ascii="Myriad Pro" w:eastAsia="方正黑体简体" w:hAnsi="Myriad Pro"/>
              <w:rPrChange w:id="3116" w:author="Chelsea Lee" w:date="2023-09-18T17:14:00Z">
                <w:rPr>
                  <w:rStyle w:val="16"/>
                </w:rPr>
              </w:rPrChange>
            </w:rPr>
            <w:delText xml:space="preserve">            "layoutseq" : 4,</w:delText>
          </w:r>
        </w:del>
      </w:ins>
    </w:p>
    <w:p w14:paraId="2934D972" w14:textId="22E0CBBC" w:rsidR="00C93AAF" w:rsidRPr="00B34205" w:rsidDel="00BA0399" w:rsidRDefault="00C93AAF" w:rsidP="00C93AAF">
      <w:pPr>
        <w:ind w:leftChars="500" w:left="1050"/>
        <w:rPr>
          <w:ins w:id="3117" w:author="Chelsea Lee" w:date="2023-09-28T14:58:00Z"/>
          <w:del w:id="3118" w:author="Bright Liu" w:date="2025-11-25T17:06:00Z" w16du:dateUtc="2025-11-25T09:06:00Z"/>
          <w:rStyle w:val="16"/>
          <w:rFonts w:ascii="Myriad Pro" w:eastAsia="方正黑体简体" w:hAnsi="Myriad Pro"/>
          <w:rPrChange w:id="3119" w:author="Chelsea Lee" w:date="2023-09-18T17:14:00Z">
            <w:rPr>
              <w:ins w:id="3120" w:author="Chelsea Lee" w:date="2023-09-28T14:58:00Z"/>
              <w:del w:id="3121" w:author="Bright Liu" w:date="2025-11-25T17:06:00Z" w16du:dateUtc="2025-11-25T09:06:00Z"/>
              <w:rStyle w:val="16"/>
            </w:rPr>
          </w:rPrChange>
        </w:rPr>
      </w:pPr>
      <w:ins w:id="3122" w:author="Chelsea Lee" w:date="2023-09-28T14:58:00Z">
        <w:del w:id="3123" w:author="Bright Liu" w:date="2025-11-25T17:06:00Z" w16du:dateUtc="2025-11-25T09:06:00Z">
          <w:r w:rsidRPr="00B34205" w:rsidDel="00BA0399">
            <w:rPr>
              <w:rStyle w:val="16"/>
              <w:rFonts w:ascii="Myriad Pro" w:eastAsia="方正黑体简体" w:hAnsi="Myriad Pro"/>
              <w:rPrChange w:id="3124" w:author="Chelsea Lee" w:date="2023-09-18T17:14:00Z">
                <w:rPr>
                  <w:rStyle w:val="16"/>
                </w:rPr>
              </w:rPrChange>
            </w:rPr>
            <w:delText xml:space="preserve">            "mode" : "tile",</w:delText>
          </w:r>
        </w:del>
      </w:ins>
    </w:p>
    <w:p w14:paraId="6B86A9E0" w14:textId="639CFB81" w:rsidR="00C93AAF" w:rsidRPr="00B34205" w:rsidDel="00BA0399" w:rsidRDefault="00C93AAF" w:rsidP="00C93AAF">
      <w:pPr>
        <w:ind w:leftChars="500" w:left="1050"/>
        <w:rPr>
          <w:ins w:id="3125" w:author="Chelsea Lee" w:date="2023-09-28T14:58:00Z"/>
          <w:del w:id="3126" w:author="Bright Liu" w:date="2025-11-25T17:06:00Z" w16du:dateUtc="2025-11-25T09:06:00Z"/>
          <w:rStyle w:val="16"/>
          <w:rFonts w:ascii="Myriad Pro" w:eastAsia="方正黑体简体" w:hAnsi="Myriad Pro"/>
          <w:rPrChange w:id="3127" w:author="Chelsea Lee" w:date="2023-09-18T17:14:00Z">
            <w:rPr>
              <w:ins w:id="3128" w:author="Chelsea Lee" w:date="2023-09-28T14:58:00Z"/>
              <w:del w:id="3129" w:author="Bright Liu" w:date="2025-11-25T17:06:00Z" w16du:dateUtc="2025-11-25T09:06:00Z"/>
              <w:rStyle w:val="16"/>
            </w:rPr>
          </w:rPrChange>
        </w:rPr>
      </w:pPr>
      <w:ins w:id="3130" w:author="Chelsea Lee" w:date="2023-09-28T14:58:00Z">
        <w:del w:id="3131" w:author="Bright Liu" w:date="2025-11-25T17:06:00Z" w16du:dateUtc="2025-11-25T09:06:00Z">
          <w:r w:rsidRPr="00B34205" w:rsidDel="00BA0399">
            <w:rPr>
              <w:rStyle w:val="16"/>
              <w:rFonts w:ascii="Myriad Pro" w:eastAsia="方正黑体简体" w:hAnsi="Myriad Pro"/>
              <w:rPrChange w:id="3132"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3133" w:author="Chelsea Lee" w:date="2023-09-18T17:14:00Z">
                <w:rPr>
                  <w:rStyle w:val="16"/>
                  <w:color w:val="FF0000"/>
                </w:rPr>
              </w:rPrChange>
            </w:rPr>
            <w:delText>"name" : "4-1",</w:delText>
          </w:r>
        </w:del>
      </w:ins>
    </w:p>
    <w:p w14:paraId="282FF0CF" w14:textId="214485A3" w:rsidR="00C93AAF" w:rsidRPr="00B34205" w:rsidDel="00BA0399" w:rsidRDefault="00C93AAF" w:rsidP="00C93AAF">
      <w:pPr>
        <w:ind w:leftChars="500" w:left="1050"/>
        <w:rPr>
          <w:ins w:id="3134" w:author="Chelsea Lee" w:date="2023-09-28T14:58:00Z"/>
          <w:del w:id="3135" w:author="Bright Liu" w:date="2025-11-25T17:06:00Z" w16du:dateUtc="2025-11-25T09:06:00Z"/>
          <w:rStyle w:val="16"/>
          <w:rFonts w:ascii="Myriad Pro" w:eastAsia="方正黑体简体" w:hAnsi="Myriad Pro"/>
          <w:rPrChange w:id="3136" w:author="Chelsea Lee" w:date="2023-09-18T17:14:00Z">
            <w:rPr>
              <w:ins w:id="3137" w:author="Chelsea Lee" w:date="2023-09-28T14:58:00Z"/>
              <w:del w:id="3138" w:author="Bright Liu" w:date="2025-11-25T17:06:00Z" w16du:dateUtc="2025-11-25T09:06:00Z"/>
              <w:rStyle w:val="16"/>
            </w:rPr>
          </w:rPrChange>
        </w:rPr>
      </w:pPr>
      <w:ins w:id="3139" w:author="Chelsea Lee" w:date="2023-09-28T14:58:00Z">
        <w:del w:id="3140" w:author="Bright Liu" w:date="2025-11-25T17:06:00Z" w16du:dateUtc="2025-11-25T09:06:00Z">
          <w:r w:rsidRPr="00B34205" w:rsidDel="00BA0399">
            <w:rPr>
              <w:rStyle w:val="16"/>
              <w:rFonts w:ascii="Myriad Pro" w:eastAsia="方正黑体简体" w:hAnsi="Myriad Pro"/>
              <w:rPrChange w:id="3141" w:author="Chelsea Lee" w:date="2023-09-18T17:14:00Z">
                <w:rPr>
                  <w:rStyle w:val="16"/>
                </w:rPr>
              </w:rPrChange>
            </w:rPr>
            <w:delText xml:space="preserve">            "rotate" : 0,</w:delText>
          </w:r>
        </w:del>
      </w:ins>
    </w:p>
    <w:p w14:paraId="5236078B" w14:textId="6CD128E8" w:rsidR="00C93AAF" w:rsidRPr="00B34205" w:rsidDel="00BA0399" w:rsidRDefault="00C93AAF" w:rsidP="00C93AAF">
      <w:pPr>
        <w:ind w:leftChars="500" w:left="1050"/>
        <w:rPr>
          <w:ins w:id="3142" w:author="Chelsea Lee" w:date="2023-09-28T14:58:00Z"/>
          <w:del w:id="3143" w:author="Bright Liu" w:date="2025-11-25T17:06:00Z" w16du:dateUtc="2025-11-25T09:06:00Z"/>
          <w:rStyle w:val="16"/>
          <w:rFonts w:ascii="Myriad Pro" w:eastAsia="方正黑体简体" w:hAnsi="Myriad Pro"/>
          <w:rPrChange w:id="3144" w:author="Chelsea Lee" w:date="2023-09-18T17:14:00Z">
            <w:rPr>
              <w:ins w:id="3145" w:author="Chelsea Lee" w:date="2023-09-28T14:58:00Z"/>
              <w:del w:id="3146" w:author="Bright Liu" w:date="2025-11-25T17:06:00Z" w16du:dateUtc="2025-11-25T09:06:00Z"/>
              <w:rStyle w:val="16"/>
            </w:rPr>
          </w:rPrChange>
        </w:rPr>
      </w:pPr>
      <w:ins w:id="3147" w:author="Chelsea Lee" w:date="2023-09-28T14:58:00Z">
        <w:del w:id="3148" w:author="Bright Liu" w:date="2025-11-25T17:06:00Z" w16du:dateUtc="2025-11-25T09:06:00Z">
          <w:r w:rsidRPr="00B34205" w:rsidDel="00BA0399">
            <w:rPr>
              <w:rStyle w:val="16"/>
              <w:rFonts w:ascii="Myriad Pro" w:eastAsia="方正黑体简体" w:hAnsi="Myriad Pro"/>
              <w:rPrChange w:id="3149" w:author="Chelsea Lee" w:date="2023-09-18T17:14:00Z">
                <w:rPr>
                  <w:rStyle w:val="16"/>
                </w:rPr>
              </w:rPrChange>
            </w:rPr>
            <w:delText xml:space="preserve">            "type" : "fixed",</w:delText>
          </w:r>
        </w:del>
      </w:ins>
    </w:p>
    <w:p w14:paraId="7DCC513C" w14:textId="4377B835" w:rsidR="00C93AAF" w:rsidRPr="00B34205" w:rsidDel="00BA0399" w:rsidRDefault="00C93AAF" w:rsidP="00C93AAF">
      <w:pPr>
        <w:ind w:leftChars="500" w:left="1050"/>
        <w:rPr>
          <w:ins w:id="3150" w:author="Chelsea Lee" w:date="2023-09-28T14:58:00Z"/>
          <w:del w:id="3151" w:author="Bright Liu" w:date="2025-11-25T17:06:00Z" w16du:dateUtc="2025-11-25T09:06:00Z"/>
          <w:rStyle w:val="16"/>
          <w:rFonts w:ascii="Myriad Pro" w:eastAsia="方正黑体简体" w:hAnsi="Myriad Pro"/>
          <w:rPrChange w:id="3152" w:author="Chelsea Lee" w:date="2023-09-18T17:14:00Z">
            <w:rPr>
              <w:ins w:id="3153" w:author="Chelsea Lee" w:date="2023-09-28T14:58:00Z"/>
              <w:del w:id="3154" w:author="Bright Liu" w:date="2025-11-25T17:06:00Z" w16du:dateUtc="2025-11-25T09:06:00Z"/>
              <w:rStyle w:val="16"/>
            </w:rPr>
          </w:rPrChange>
        </w:rPr>
      </w:pPr>
      <w:ins w:id="3155" w:author="Chelsea Lee" w:date="2023-09-28T14:58:00Z">
        <w:del w:id="3156" w:author="Bright Liu" w:date="2025-11-25T17:06:00Z" w16du:dateUtc="2025-11-25T09:06:00Z">
          <w:r w:rsidRPr="00B34205" w:rsidDel="00BA0399">
            <w:rPr>
              <w:rStyle w:val="16"/>
              <w:rFonts w:ascii="Myriad Pro" w:eastAsia="方正黑体简体" w:hAnsi="Myriad Pro"/>
              <w:rPrChange w:id="3157" w:author="Chelsea Lee" w:date="2023-09-18T17:14:00Z">
                <w:rPr>
                  <w:rStyle w:val="16"/>
                </w:rPr>
              </w:rPrChange>
            </w:rPr>
            <w:delText xml:space="preserve">            "windows" : [</w:delText>
          </w:r>
        </w:del>
      </w:ins>
    </w:p>
    <w:p w14:paraId="225560A9" w14:textId="2C07BC59" w:rsidR="00C93AAF" w:rsidRPr="00B34205" w:rsidDel="00BA0399" w:rsidRDefault="00C93AAF" w:rsidP="00C93AAF">
      <w:pPr>
        <w:ind w:leftChars="500" w:left="1050"/>
        <w:rPr>
          <w:ins w:id="3158" w:author="Chelsea Lee" w:date="2023-09-28T14:58:00Z"/>
          <w:del w:id="3159" w:author="Bright Liu" w:date="2025-11-25T17:06:00Z" w16du:dateUtc="2025-11-25T09:06:00Z"/>
          <w:rStyle w:val="16"/>
          <w:rFonts w:ascii="Myriad Pro" w:eastAsia="方正黑体简体" w:hAnsi="Myriad Pro"/>
          <w:rPrChange w:id="3160" w:author="Chelsea Lee" w:date="2023-09-18T17:14:00Z">
            <w:rPr>
              <w:ins w:id="3161" w:author="Chelsea Lee" w:date="2023-09-28T14:58:00Z"/>
              <w:del w:id="3162" w:author="Bright Liu" w:date="2025-11-25T17:06:00Z" w16du:dateUtc="2025-11-25T09:06:00Z"/>
              <w:rStyle w:val="16"/>
            </w:rPr>
          </w:rPrChange>
        </w:rPr>
      </w:pPr>
      <w:ins w:id="3163" w:author="Chelsea Lee" w:date="2023-09-28T14:58:00Z">
        <w:del w:id="3164" w:author="Bright Liu" w:date="2025-11-25T17:06:00Z" w16du:dateUtc="2025-11-25T09:06:00Z">
          <w:r w:rsidRPr="00B34205" w:rsidDel="00BA0399">
            <w:rPr>
              <w:rStyle w:val="16"/>
              <w:rFonts w:ascii="Myriad Pro" w:eastAsia="方正黑体简体" w:hAnsi="Myriad Pro"/>
              <w:rPrChange w:id="3165" w:author="Chelsea Lee" w:date="2023-09-18T17:14:00Z">
                <w:rPr>
                  <w:rStyle w:val="16"/>
                </w:rPr>
              </w:rPrChange>
            </w:rPr>
            <w:delText xml:space="preserve">               {</w:delText>
          </w:r>
        </w:del>
      </w:ins>
    </w:p>
    <w:p w14:paraId="406A0298" w14:textId="616D62FA" w:rsidR="00C93AAF" w:rsidRPr="00B34205" w:rsidDel="00BA0399" w:rsidRDefault="00C93AAF" w:rsidP="00C93AAF">
      <w:pPr>
        <w:ind w:leftChars="500" w:left="1050"/>
        <w:rPr>
          <w:ins w:id="3166" w:author="Chelsea Lee" w:date="2023-09-28T14:58:00Z"/>
          <w:del w:id="3167" w:author="Bright Liu" w:date="2025-11-25T17:06:00Z" w16du:dateUtc="2025-11-25T09:06:00Z"/>
          <w:rStyle w:val="16"/>
          <w:rFonts w:ascii="Myriad Pro" w:eastAsia="方正黑体简体" w:hAnsi="Myriad Pro"/>
          <w:rPrChange w:id="3168" w:author="Chelsea Lee" w:date="2023-09-18T17:14:00Z">
            <w:rPr>
              <w:ins w:id="3169" w:author="Chelsea Lee" w:date="2023-09-28T14:58:00Z"/>
              <w:del w:id="3170" w:author="Bright Liu" w:date="2025-11-25T17:06:00Z" w16du:dateUtc="2025-11-25T09:06:00Z"/>
              <w:rStyle w:val="16"/>
            </w:rPr>
          </w:rPrChange>
        </w:rPr>
      </w:pPr>
      <w:ins w:id="3171" w:author="Chelsea Lee" w:date="2023-09-28T14:58:00Z">
        <w:del w:id="3172" w:author="Bright Liu" w:date="2025-11-25T17:06:00Z" w16du:dateUtc="2025-11-25T09:06:00Z">
          <w:r w:rsidRPr="00B34205" w:rsidDel="00BA0399">
            <w:rPr>
              <w:rStyle w:val="16"/>
              <w:rFonts w:ascii="Myriad Pro" w:eastAsia="方正黑体简体" w:hAnsi="Myriad Pro"/>
              <w:rPrChange w:id="3173" w:author="Chelsea Lee" w:date="2023-09-18T17:14:00Z">
                <w:rPr>
                  <w:rStyle w:val="16"/>
                </w:rPr>
              </w:rPrChange>
            </w:rPr>
            <w:delText xml:space="preserve">                  "hsize" : 960,</w:delText>
          </w:r>
        </w:del>
      </w:ins>
    </w:p>
    <w:p w14:paraId="3DF25AD5" w14:textId="52D6C393" w:rsidR="00C93AAF" w:rsidRPr="00B34205" w:rsidDel="00BA0399" w:rsidRDefault="00C93AAF" w:rsidP="00C93AAF">
      <w:pPr>
        <w:ind w:leftChars="500" w:left="1050"/>
        <w:rPr>
          <w:ins w:id="3174" w:author="Chelsea Lee" w:date="2023-09-28T14:58:00Z"/>
          <w:del w:id="3175" w:author="Bright Liu" w:date="2025-11-25T17:06:00Z" w16du:dateUtc="2025-11-25T09:06:00Z"/>
          <w:rStyle w:val="16"/>
          <w:rFonts w:ascii="Myriad Pro" w:eastAsia="方正黑体简体" w:hAnsi="Myriad Pro"/>
          <w:rPrChange w:id="3176" w:author="Chelsea Lee" w:date="2023-09-18T17:14:00Z">
            <w:rPr>
              <w:ins w:id="3177" w:author="Chelsea Lee" w:date="2023-09-28T14:58:00Z"/>
              <w:del w:id="3178" w:author="Bright Liu" w:date="2025-11-25T17:06:00Z" w16du:dateUtc="2025-11-25T09:06:00Z"/>
              <w:rStyle w:val="16"/>
            </w:rPr>
          </w:rPrChange>
        </w:rPr>
      </w:pPr>
      <w:ins w:id="3179" w:author="Chelsea Lee" w:date="2023-09-28T14:58:00Z">
        <w:del w:id="3180" w:author="Bright Liu" w:date="2025-11-25T17:06:00Z" w16du:dateUtc="2025-11-25T09:06:00Z">
          <w:r w:rsidRPr="00B34205" w:rsidDel="00BA0399">
            <w:rPr>
              <w:rStyle w:val="16"/>
              <w:rFonts w:ascii="Myriad Pro" w:eastAsia="方正黑体简体" w:hAnsi="Myriad Pro"/>
              <w:rPrChange w:id="3181" w:author="Chelsea Lee" w:date="2023-09-18T17:14:00Z">
                <w:rPr>
                  <w:rStyle w:val="16"/>
                </w:rPr>
              </w:rPrChange>
            </w:rPr>
            <w:delText xml:space="preserve">                  "hstart" : 0,</w:delText>
          </w:r>
        </w:del>
      </w:ins>
    </w:p>
    <w:p w14:paraId="15938083" w14:textId="3A3F4E60" w:rsidR="00C93AAF" w:rsidRPr="00B34205" w:rsidDel="00BA0399" w:rsidRDefault="00C93AAF" w:rsidP="00C93AAF">
      <w:pPr>
        <w:ind w:leftChars="500" w:left="1050"/>
        <w:rPr>
          <w:ins w:id="3182" w:author="Chelsea Lee" w:date="2023-09-28T14:58:00Z"/>
          <w:del w:id="3183" w:author="Bright Liu" w:date="2025-11-25T17:06:00Z" w16du:dateUtc="2025-11-25T09:06:00Z"/>
          <w:rStyle w:val="16"/>
          <w:rFonts w:ascii="Myriad Pro" w:eastAsia="方正黑体简体" w:hAnsi="Myriad Pro"/>
          <w:rPrChange w:id="3184" w:author="Chelsea Lee" w:date="2023-09-18T17:14:00Z">
            <w:rPr>
              <w:ins w:id="3185" w:author="Chelsea Lee" w:date="2023-09-28T14:58:00Z"/>
              <w:del w:id="3186" w:author="Bright Liu" w:date="2025-11-25T17:06:00Z" w16du:dateUtc="2025-11-25T09:06:00Z"/>
              <w:rStyle w:val="16"/>
            </w:rPr>
          </w:rPrChange>
        </w:rPr>
      </w:pPr>
      <w:ins w:id="3187" w:author="Chelsea Lee" w:date="2023-09-28T14:58:00Z">
        <w:del w:id="3188" w:author="Bright Liu" w:date="2025-11-25T17:06:00Z" w16du:dateUtc="2025-11-25T09:06:00Z">
          <w:r w:rsidRPr="00B34205" w:rsidDel="00BA0399">
            <w:rPr>
              <w:rStyle w:val="16"/>
              <w:rFonts w:ascii="Myriad Pro" w:eastAsia="方正黑体简体" w:hAnsi="Myriad Pro"/>
              <w:rPrChange w:id="3189" w:author="Chelsea Lee" w:date="2023-09-18T17:14:00Z">
                <w:rPr>
                  <w:rStyle w:val="16"/>
                </w:rPr>
              </w:rPrChange>
            </w:rPr>
            <w:delText xml:space="preserve">                  "layerseq" : 1,</w:delText>
          </w:r>
        </w:del>
      </w:ins>
    </w:p>
    <w:p w14:paraId="56B5E0FA" w14:textId="2A225DF0" w:rsidR="00C93AAF" w:rsidRPr="00B34205" w:rsidDel="00BA0399" w:rsidRDefault="00C93AAF" w:rsidP="00C93AAF">
      <w:pPr>
        <w:ind w:leftChars="500" w:left="1050"/>
        <w:rPr>
          <w:ins w:id="3190" w:author="Chelsea Lee" w:date="2023-09-28T14:58:00Z"/>
          <w:del w:id="3191" w:author="Bright Liu" w:date="2025-11-25T17:06:00Z" w16du:dateUtc="2025-11-25T09:06:00Z"/>
          <w:rStyle w:val="16"/>
          <w:rFonts w:ascii="Myriad Pro" w:eastAsia="方正黑体简体" w:hAnsi="Myriad Pro"/>
          <w:rPrChange w:id="3192" w:author="Chelsea Lee" w:date="2023-09-18T17:14:00Z">
            <w:rPr>
              <w:ins w:id="3193" w:author="Chelsea Lee" w:date="2023-09-28T14:58:00Z"/>
              <w:del w:id="3194" w:author="Bright Liu" w:date="2025-11-25T17:06:00Z" w16du:dateUtc="2025-11-25T09:06:00Z"/>
              <w:rStyle w:val="16"/>
            </w:rPr>
          </w:rPrChange>
        </w:rPr>
      </w:pPr>
      <w:ins w:id="3195" w:author="Chelsea Lee" w:date="2023-09-28T14:58:00Z">
        <w:del w:id="3196" w:author="Bright Liu" w:date="2025-11-25T17:06:00Z" w16du:dateUtc="2025-11-25T09:06:00Z">
          <w:r w:rsidRPr="00B34205" w:rsidDel="00BA0399">
            <w:rPr>
              <w:rStyle w:val="16"/>
              <w:rFonts w:ascii="Myriad Pro" w:eastAsia="方正黑体简体" w:hAnsi="Myriad Pro"/>
              <w:rPrChange w:id="3197" w:author="Chelsea Lee" w:date="2023-09-18T17:14:00Z">
                <w:rPr>
                  <w:rStyle w:val="16"/>
                </w:rPr>
              </w:rPrChange>
            </w:rPr>
            <w:delText xml:space="preserve">                  "mode" : "stretch",</w:delText>
          </w:r>
        </w:del>
      </w:ins>
    </w:p>
    <w:p w14:paraId="1A84CA4A" w14:textId="0E96D132" w:rsidR="00C93AAF" w:rsidRPr="00B34205" w:rsidDel="00BA0399" w:rsidRDefault="00C93AAF" w:rsidP="00C93AAF">
      <w:pPr>
        <w:ind w:leftChars="500" w:left="1050"/>
        <w:rPr>
          <w:ins w:id="3198" w:author="Chelsea Lee" w:date="2023-09-28T14:58:00Z"/>
          <w:del w:id="3199" w:author="Bright Liu" w:date="2025-11-25T17:06:00Z" w16du:dateUtc="2025-11-25T09:06:00Z"/>
          <w:rStyle w:val="16"/>
          <w:rFonts w:ascii="Myriad Pro" w:eastAsia="方正黑体简体" w:hAnsi="Myriad Pro"/>
          <w:rPrChange w:id="3200" w:author="Chelsea Lee" w:date="2023-09-18T17:14:00Z">
            <w:rPr>
              <w:ins w:id="3201" w:author="Chelsea Lee" w:date="2023-09-28T14:58:00Z"/>
              <w:del w:id="3202" w:author="Bright Liu" w:date="2025-11-25T17:06:00Z" w16du:dateUtc="2025-11-25T09:06:00Z"/>
              <w:rStyle w:val="16"/>
            </w:rPr>
          </w:rPrChange>
        </w:rPr>
      </w:pPr>
      <w:ins w:id="3203" w:author="Chelsea Lee" w:date="2023-09-28T14:58:00Z">
        <w:del w:id="3204" w:author="Bright Liu" w:date="2025-11-25T17:06:00Z" w16du:dateUtc="2025-11-25T09:06:00Z">
          <w:r w:rsidRPr="00B34205" w:rsidDel="00BA0399">
            <w:rPr>
              <w:rStyle w:val="16"/>
              <w:rFonts w:ascii="Myriad Pro" w:eastAsia="方正黑体简体" w:hAnsi="Myriad Pro"/>
              <w:rPrChange w:id="3205" w:author="Chelsea Lee" w:date="2023-09-18T17:14:00Z">
                <w:rPr>
                  <w:rStyle w:val="16"/>
                </w:rPr>
              </w:rPrChange>
            </w:rPr>
            <w:delText xml:space="preserve">                  "name" : "1",</w:delText>
          </w:r>
        </w:del>
      </w:ins>
    </w:p>
    <w:p w14:paraId="735128D6" w14:textId="2EA8D208" w:rsidR="00C93AAF" w:rsidRPr="00B34205" w:rsidDel="00BA0399" w:rsidRDefault="00C93AAF" w:rsidP="00C93AAF">
      <w:pPr>
        <w:ind w:leftChars="500" w:left="1050"/>
        <w:rPr>
          <w:ins w:id="3206" w:author="Chelsea Lee" w:date="2023-09-28T14:58:00Z"/>
          <w:del w:id="3207" w:author="Bright Liu" w:date="2025-11-25T17:06:00Z" w16du:dateUtc="2025-11-25T09:06:00Z"/>
          <w:rStyle w:val="16"/>
          <w:rFonts w:ascii="Myriad Pro" w:eastAsia="方正黑体简体" w:hAnsi="Myriad Pro"/>
          <w:rPrChange w:id="3208" w:author="Chelsea Lee" w:date="2023-09-18T17:14:00Z">
            <w:rPr>
              <w:ins w:id="3209" w:author="Chelsea Lee" w:date="2023-09-28T14:58:00Z"/>
              <w:del w:id="3210" w:author="Bright Liu" w:date="2025-11-25T17:06:00Z" w16du:dateUtc="2025-11-25T09:06:00Z"/>
              <w:rStyle w:val="16"/>
            </w:rPr>
          </w:rPrChange>
        </w:rPr>
      </w:pPr>
      <w:ins w:id="3211" w:author="Chelsea Lee" w:date="2023-09-28T14:58:00Z">
        <w:del w:id="3212" w:author="Bright Liu" w:date="2025-11-25T17:06:00Z" w16du:dateUtc="2025-11-25T09:06:00Z">
          <w:r w:rsidRPr="00B34205" w:rsidDel="00BA0399">
            <w:rPr>
              <w:rStyle w:val="16"/>
              <w:rFonts w:ascii="Myriad Pro" w:eastAsia="方正黑体简体" w:hAnsi="Myriad Pro"/>
              <w:rPrChange w:id="3213" w:author="Chelsea Lee" w:date="2023-09-18T17:14:00Z">
                <w:rPr>
                  <w:rStyle w:val="16"/>
                </w:rPr>
              </w:rPrChange>
            </w:rPr>
            <w:delText xml:space="preserve">                  "rotate" : 0,</w:delText>
          </w:r>
        </w:del>
      </w:ins>
    </w:p>
    <w:p w14:paraId="0B987D2D" w14:textId="1FE95B8B" w:rsidR="00C93AAF" w:rsidRPr="00B34205" w:rsidDel="00BA0399" w:rsidRDefault="00C93AAF" w:rsidP="00C93AAF">
      <w:pPr>
        <w:ind w:leftChars="500" w:left="1050"/>
        <w:rPr>
          <w:ins w:id="3214" w:author="Chelsea Lee" w:date="2023-09-28T14:58:00Z"/>
          <w:del w:id="3215" w:author="Bright Liu" w:date="2025-11-25T17:06:00Z" w16du:dateUtc="2025-11-25T09:06:00Z"/>
          <w:rStyle w:val="16"/>
          <w:rFonts w:ascii="Myriad Pro" w:eastAsia="方正黑体简体" w:hAnsi="Myriad Pro"/>
          <w:rPrChange w:id="3216" w:author="Chelsea Lee" w:date="2023-09-18T17:14:00Z">
            <w:rPr>
              <w:ins w:id="3217" w:author="Chelsea Lee" w:date="2023-09-28T14:58:00Z"/>
              <w:del w:id="3218" w:author="Bright Liu" w:date="2025-11-25T17:06:00Z" w16du:dateUtc="2025-11-25T09:06:00Z"/>
              <w:rStyle w:val="16"/>
            </w:rPr>
          </w:rPrChange>
        </w:rPr>
      </w:pPr>
      <w:ins w:id="3219" w:author="Chelsea Lee" w:date="2023-09-28T14:58:00Z">
        <w:del w:id="3220" w:author="Bright Liu" w:date="2025-11-25T17:06:00Z" w16du:dateUtc="2025-11-25T09:06:00Z">
          <w:r w:rsidRPr="00B34205" w:rsidDel="00BA0399">
            <w:rPr>
              <w:rStyle w:val="16"/>
              <w:rFonts w:ascii="Myriad Pro" w:eastAsia="方正黑体简体" w:hAnsi="Myriad Pro"/>
              <w:rPrChange w:id="3221"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3222" w:author="Chelsea Lee" w:date="2023-09-18T17:14:00Z">
                <w:rPr>
                  <w:rStyle w:val="16"/>
                  <w:color w:val="FF0000"/>
                </w:rPr>
              </w:rPrChange>
            </w:rPr>
            <w:delText>"tx" : "IPE935-341B22822FDC",</w:delText>
          </w:r>
        </w:del>
      </w:ins>
    </w:p>
    <w:p w14:paraId="7406DC52" w14:textId="3107641F" w:rsidR="00C93AAF" w:rsidRPr="00B34205" w:rsidDel="00BA0399" w:rsidRDefault="00C93AAF" w:rsidP="00C93AAF">
      <w:pPr>
        <w:ind w:leftChars="500" w:left="1050"/>
        <w:rPr>
          <w:ins w:id="3223" w:author="Chelsea Lee" w:date="2023-09-28T14:58:00Z"/>
          <w:del w:id="3224" w:author="Bright Liu" w:date="2025-11-25T17:06:00Z" w16du:dateUtc="2025-11-25T09:06:00Z"/>
          <w:rStyle w:val="16"/>
          <w:rFonts w:ascii="Myriad Pro" w:eastAsia="方正黑体简体" w:hAnsi="Myriad Pro"/>
          <w:rPrChange w:id="3225" w:author="Chelsea Lee" w:date="2023-09-18T17:14:00Z">
            <w:rPr>
              <w:ins w:id="3226" w:author="Chelsea Lee" w:date="2023-09-28T14:58:00Z"/>
              <w:del w:id="3227" w:author="Bright Liu" w:date="2025-11-25T17:06:00Z" w16du:dateUtc="2025-11-25T09:06:00Z"/>
              <w:rStyle w:val="16"/>
            </w:rPr>
          </w:rPrChange>
        </w:rPr>
      </w:pPr>
      <w:ins w:id="3228" w:author="Chelsea Lee" w:date="2023-09-28T14:58:00Z">
        <w:del w:id="3229" w:author="Bright Liu" w:date="2025-11-25T17:06:00Z" w16du:dateUtc="2025-11-25T09:06:00Z">
          <w:r w:rsidRPr="00B34205" w:rsidDel="00BA0399">
            <w:rPr>
              <w:rStyle w:val="16"/>
              <w:rFonts w:ascii="Myriad Pro" w:eastAsia="方正黑体简体" w:hAnsi="Myriad Pro"/>
              <w:rPrChange w:id="3230" w:author="Chelsea Lee" w:date="2023-09-18T17:14:00Z">
                <w:rPr>
                  <w:rStyle w:val="16"/>
                </w:rPr>
              </w:rPrChange>
            </w:rPr>
            <w:delText xml:space="preserve">                  "vsize" : 540,</w:delText>
          </w:r>
        </w:del>
      </w:ins>
    </w:p>
    <w:p w14:paraId="463F1FBD" w14:textId="19BC148D" w:rsidR="00C93AAF" w:rsidRPr="00B34205" w:rsidDel="00BA0399" w:rsidRDefault="00C93AAF" w:rsidP="00C93AAF">
      <w:pPr>
        <w:ind w:leftChars="500" w:left="1050"/>
        <w:rPr>
          <w:ins w:id="3231" w:author="Chelsea Lee" w:date="2023-09-28T14:58:00Z"/>
          <w:del w:id="3232" w:author="Bright Liu" w:date="2025-11-25T17:06:00Z" w16du:dateUtc="2025-11-25T09:06:00Z"/>
          <w:rStyle w:val="16"/>
          <w:rFonts w:ascii="Myriad Pro" w:eastAsia="方正黑体简体" w:hAnsi="Myriad Pro"/>
          <w:rPrChange w:id="3233" w:author="Chelsea Lee" w:date="2023-09-18T17:14:00Z">
            <w:rPr>
              <w:ins w:id="3234" w:author="Chelsea Lee" w:date="2023-09-28T14:58:00Z"/>
              <w:del w:id="3235" w:author="Bright Liu" w:date="2025-11-25T17:06:00Z" w16du:dateUtc="2025-11-25T09:06:00Z"/>
              <w:rStyle w:val="16"/>
            </w:rPr>
          </w:rPrChange>
        </w:rPr>
      </w:pPr>
      <w:ins w:id="3236" w:author="Chelsea Lee" w:date="2023-09-28T14:58:00Z">
        <w:del w:id="3237" w:author="Bright Liu" w:date="2025-11-25T17:06:00Z" w16du:dateUtc="2025-11-25T09:06:00Z">
          <w:r w:rsidRPr="00B34205" w:rsidDel="00BA0399">
            <w:rPr>
              <w:rStyle w:val="16"/>
              <w:rFonts w:ascii="Myriad Pro" w:eastAsia="方正黑体简体" w:hAnsi="Myriad Pro"/>
              <w:rPrChange w:id="3238" w:author="Chelsea Lee" w:date="2023-09-18T17:14:00Z">
                <w:rPr>
                  <w:rStyle w:val="16"/>
                </w:rPr>
              </w:rPrChange>
            </w:rPr>
            <w:delText xml:space="preserve">                  "vstart" : 0</w:delText>
          </w:r>
        </w:del>
      </w:ins>
    </w:p>
    <w:p w14:paraId="7EB16980" w14:textId="7792DA1C" w:rsidR="00C93AAF" w:rsidRPr="00B34205" w:rsidDel="00BA0399" w:rsidRDefault="00C93AAF" w:rsidP="00C93AAF">
      <w:pPr>
        <w:ind w:leftChars="500" w:left="1050"/>
        <w:rPr>
          <w:ins w:id="3239" w:author="Chelsea Lee" w:date="2023-09-28T14:58:00Z"/>
          <w:del w:id="3240" w:author="Bright Liu" w:date="2025-11-25T17:06:00Z" w16du:dateUtc="2025-11-25T09:06:00Z"/>
          <w:rStyle w:val="16"/>
          <w:rFonts w:ascii="Myriad Pro" w:eastAsia="方正黑体简体" w:hAnsi="Myriad Pro"/>
          <w:rPrChange w:id="3241" w:author="Chelsea Lee" w:date="2023-09-18T17:14:00Z">
            <w:rPr>
              <w:ins w:id="3242" w:author="Chelsea Lee" w:date="2023-09-28T14:58:00Z"/>
              <w:del w:id="3243" w:author="Bright Liu" w:date="2025-11-25T17:06:00Z" w16du:dateUtc="2025-11-25T09:06:00Z"/>
              <w:rStyle w:val="16"/>
            </w:rPr>
          </w:rPrChange>
        </w:rPr>
      </w:pPr>
      <w:ins w:id="3244" w:author="Chelsea Lee" w:date="2023-09-28T14:58:00Z">
        <w:del w:id="3245" w:author="Bright Liu" w:date="2025-11-25T17:06:00Z" w16du:dateUtc="2025-11-25T09:06:00Z">
          <w:r w:rsidRPr="00B34205" w:rsidDel="00BA0399">
            <w:rPr>
              <w:rStyle w:val="16"/>
              <w:rFonts w:ascii="Myriad Pro" w:eastAsia="方正黑体简体" w:hAnsi="Myriad Pro"/>
              <w:rPrChange w:id="3246" w:author="Chelsea Lee" w:date="2023-09-18T17:14:00Z">
                <w:rPr>
                  <w:rStyle w:val="16"/>
                </w:rPr>
              </w:rPrChange>
            </w:rPr>
            <w:delText xml:space="preserve">               },</w:delText>
          </w:r>
        </w:del>
      </w:ins>
    </w:p>
    <w:p w14:paraId="77295D84" w14:textId="7019D339" w:rsidR="00C93AAF" w:rsidRPr="00B34205" w:rsidDel="00BA0399" w:rsidRDefault="00C93AAF" w:rsidP="00C93AAF">
      <w:pPr>
        <w:ind w:leftChars="500" w:left="1050"/>
        <w:rPr>
          <w:ins w:id="3247" w:author="Chelsea Lee" w:date="2023-09-28T14:58:00Z"/>
          <w:del w:id="3248" w:author="Bright Liu" w:date="2025-11-25T17:06:00Z" w16du:dateUtc="2025-11-25T09:06:00Z"/>
          <w:rStyle w:val="16"/>
          <w:rFonts w:ascii="Myriad Pro" w:eastAsia="方正黑体简体" w:hAnsi="Myriad Pro"/>
          <w:rPrChange w:id="3249" w:author="Chelsea Lee" w:date="2023-09-18T17:14:00Z">
            <w:rPr>
              <w:ins w:id="3250" w:author="Chelsea Lee" w:date="2023-09-28T14:58:00Z"/>
              <w:del w:id="3251" w:author="Bright Liu" w:date="2025-11-25T17:06:00Z" w16du:dateUtc="2025-11-25T09:06:00Z"/>
              <w:rStyle w:val="16"/>
            </w:rPr>
          </w:rPrChange>
        </w:rPr>
      </w:pPr>
      <w:ins w:id="3252" w:author="Chelsea Lee" w:date="2023-09-28T14:58:00Z">
        <w:del w:id="3253" w:author="Bright Liu" w:date="2025-11-25T17:06:00Z" w16du:dateUtc="2025-11-25T09:06:00Z">
          <w:r w:rsidRPr="00B34205" w:rsidDel="00BA0399">
            <w:rPr>
              <w:rStyle w:val="16"/>
              <w:rFonts w:ascii="Myriad Pro" w:eastAsia="方正黑体简体" w:hAnsi="Myriad Pro"/>
              <w:rPrChange w:id="3254" w:author="Chelsea Lee" w:date="2023-09-18T17:14:00Z">
                <w:rPr>
                  <w:rStyle w:val="16"/>
                </w:rPr>
              </w:rPrChange>
            </w:rPr>
            <w:delText xml:space="preserve">               {</w:delText>
          </w:r>
        </w:del>
      </w:ins>
    </w:p>
    <w:p w14:paraId="08F58146" w14:textId="266CEABE" w:rsidR="00C93AAF" w:rsidRPr="00B34205" w:rsidDel="00BA0399" w:rsidRDefault="00C93AAF" w:rsidP="00C93AAF">
      <w:pPr>
        <w:ind w:leftChars="500" w:left="1050"/>
        <w:rPr>
          <w:ins w:id="3255" w:author="Chelsea Lee" w:date="2023-09-28T14:58:00Z"/>
          <w:del w:id="3256" w:author="Bright Liu" w:date="2025-11-25T17:06:00Z" w16du:dateUtc="2025-11-25T09:06:00Z"/>
          <w:rStyle w:val="16"/>
          <w:rFonts w:ascii="Myriad Pro" w:eastAsia="方正黑体简体" w:hAnsi="Myriad Pro"/>
          <w:rPrChange w:id="3257" w:author="Chelsea Lee" w:date="2023-09-18T17:14:00Z">
            <w:rPr>
              <w:ins w:id="3258" w:author="Chelsea Lee" w:date="2023-09-28T14:58:00Z"/>
              <w:del w:id="3259" w:author="Bright Liu" w:date="2025-11-25T17:06:00Z" w16du:dateUtc="2025-11-25T09:06:00Z"/>
              <w:rStyle w:val="16"/>
            </w:rPr>
          </w:rPrChange>
        </w:rPr>
      </w:pPr>
      <w:ins w:id="3260" w:author="Chelsea Lee" w:date="2023-09-28T14:58:00Z">
        <w:del w:id="3261" w:author="Bright Liu" w:date="2025-11-25T17:06:00Z" w16du:dateUtc="2025-11-25T09:06:00Z">
          <w:r w:rsidRPr="00B34205" w:rsidDel="00BA0399">
            <w:rPr>
              <w:rStyle w:val="16"/>
              <w:rFonts w:ascii="Myriad Pro" w:eastAsia="方正黑体简体" w:hAnsi="Myriad Pro"/>
              <w:rPrChange w:id="3262" w:author="Chelsea Lee" w:date="2023-09-18T17:14:00Z">
                <w:rPr>
                  <w:rStyle w:val="16"/>
                </w:rPr>
              </w:rPrChange>
            </w:rPr>
            <w:delText xml:space="preserve">                  "hsize" : 960,</w:delText>
          </w:r>
        </w:del>
      </w:ins>
    </w:p>
    <w:p w14:paraId="4D6D18B2" w14:textId="40DCCAEC" w:rsidR="00C93AAF" w:rsidRPr="00B34205" w:rsidDel="00BA0399" w:rsidRDefault="00C93AAF" w:rsidP="00C93AAF">
      <w:pPr>
        <w:ind w:leftChars="500" w:left="1050"/>
        <w:rPr>
          <w:ins w:id="3263" w:author="Chelsea Lee" w:date="2023-09-28T14:58:00Z"/>
          <w:del w:id="3264" w:author="Bright Liu" w:date="2025-11-25T17:06:00Z" w16du:dateUtc="2025-11-25T09:06:00Z"/>
          <w:rStyle w:val="16"/>
          <w:rFonts w:ascii="Myriad Pro" w:eastAsia="方正黑体简体" w:hAnsi="Myriad Pro"/>
          <w:rPrChange w:id="3265" w:author="Chelsea Lee" w:date="2023-09-18T17:14:00Z">
            <w:rPr>
              <w:ins w:id="3266" w:author="Chelsea Lee" w:date="2023-09-28T14:58:00Z"/>
              <w:del w:id="3267" w:author="Bright Liu" w:date="2025-11-25T17:06:00Z" w16du:dateUtc="2025-11-25T09:06:00Z"/>
              <w:rStyle w:val="16"/>
            </w:rPr>
          </w:rPrChange>
        </w:rPr>
      </w:pPr>
      <w:ins w:id="3268" w:author="Chelsea Lee" w:date="2023-09-28T14:58:00Z">
        <w:del w:id="3269" w:author="Bright Liu" w:date="2025-11-25T17:06:00Z" w16du:dateUtc="2025-11-25T09:06:00Z">
          <w:r w:rsidRPr="00B34205" w:rsidDel="00BA0399">
            <w:rPr>
              <w:rStyle w:val="16"/>
              <w:rFonts w:ascii="Myriad Pro" w:eastAsia="方正黑体简体" w:hAnsi="Myriad Pro"/>
              <w:rPrChange w:id="3270" w:author="Chelsea Lee" w:date="2023-09-18T17:14:00Z">
                <w:rPr>
                  <w:rStyle w:val="16"/>
                </w:rPr>
              </w:rPrChange>
            </w:rPr>
            <w:delText xml:space="preserve">                  "hstart" : 960,</w:delText>
          </w:r>
        </w:del>
      </w:ins>
    </w:p>
    <w:p w14:paraId="6D593C54" w14:textId="463F65BE" w:rsidR="00C93AAF" w:rsidRPr="00B34205" w:rsidDel="00BA0399" w:rsidRDefault="00C93AAF" w:rsidP="00C93AAF">
      <w:pPr>
        <w:ind w:leftChars="500" w:left="1050"/>
        <w:rPr>
          <w:ins w:id="3271" w:author="Chelsea Lee" w:date="2023-09-28T14:58:00Z"/>
          <w:del w:id="3272" w:author="Bright Liu" w:date="2025-11-25T17:06:00Z" w16du:dateUtc="2025-11-25T09:06:00Z"/>
          <w:rStyle w:val="16"/>
          <w:rFonts w:ascii="Myriad Pro" w:eastAsia="方正黑体简体" w:hAnsi="Myriad Pro"/>
          <w:rPrChange w:id="3273" w:author="Chelsea Lee" w:date="2023-09-18T17:14:00Z">
            <w:rPr>
              <w:ins w:id="3274" w:author="Chelsea Lee" w:date="2023-09-28T14:58:00Z"/>
              <w:del w:id="3275" w:author="Bright Liu" w:date="2025-11-25T17:06:00Z" w16du:dateUtc="2025-11-25T09:06:00Z"/>
              <w:rStyle w:val="16"/>
            </w:rPr>
          </w:rPrChange>
        </w:rPr>
      </w:pPr>
      <w:ins w:id="3276" w:author="Chelsea Lee" w:date="2023-09-28T14:58:00Z">
        <w:del w:id="3277" w:author="Bright Liu" w:date="2025-11-25T17:06:00Z" w16du:dateUtc="2025-11-25T09:06:00Z">
          <w:r w:rsidRPr="00B34205" w:rsidDel="00BA0399">
            <w:rPr>
              <w:rStyle w:val="16"/>
              <w:rFonts w:ascii="Myriad Pro" w:eastAsia="方正黑体简体" w:hAnsi="Myriad Pro"/>
              <w:rPrChange w:id="3278" w:author="Chelsea Lee" w:date="2023-09-18T17:14:00Z">
                <w:rPr>
                  <w:rStyle w:val="16"/>
                </w:rPr>
              </w:rPrChange>
            </w:rPr>
            <w:delText xml:space="preserve">                  "layerseq" : 2,</w:delText>
          </w:r>
        </w:del>
      </w:ins>
    </w:p>
    <w:p w14:paraId="136C504A" w14:textId="69AE9E3C" w:rsidR="00C93AAF" w:rsidRPr="00B34205" w:rsidDel="00BA0399" w:rsidRDefault="00C93AAF" w:rsidP="00C93AAF">
      <w:pPr>
        <w:ind w:leftChars="500" w:left="1050"/>
        <w:rPr>
          <w:ins w:id="3279" w:author="Chelsea Lee" w:date="2023-09-28T14:58:00Z"/>
          <w:del w:id="3280" w:author="Bright Liu" w:date="2025-11-25T17:06:00Z" w16du:dateUtc="2025-11-25T09:06:00Z"/>
          <w:rStyle w:val="16"/>
          <w:rFonts w:ascii="Myriad Pro" w:eastAsia="方正黑体简体" w:hAnsi="Myriad Pro"/>
          <w:rPrChange w:id="3281" w:author="Chelsea Lee" w:date="2023-09-18T17:14:00Z">
            <w:rPr>
              <w:ins w:id="3282" w:author="Chelsea Lee" w:date="2023-09-28T14:58:00Z"/>
              <w:del w:id="3283" w:author="Bright Liu" w:date="2025-11-25T17:06:00Z" w16du:dateUtc="2025-11-25T09:06:00Z"/>
              <w:rStyle w:val="16"/>
            </w:rPr>
          </w:rPrChange>
        </w:rPr>
      </w:pPr>
      <w:ins w:id="3284" w:author="Chelsea Lee" w:date="2023-09-28T14:58:00Z">
        <w:del w:id="3285" w:author="Bright Liu" w:date="2025-11-25T17:06:00Z" w16du:dateUtc="2025-11-25T09:06:00Z">
          <w:r w:rsidRPr="00B34205" w:rsidDel="00BA0399">
            <w:rPr>
              <w:rStyle w:val="16"/>
              <w:rFonts w:ascii="Myriad Pro" w:eastAsia="方正黑体简体" w:hAnsi="Myriad Pro"/>
              <w:rPrChange w:id="3286" w:author="Chelsea Lee" w:date="2023-09-18T17:14:00Z">
                <w:rPr>
                  <w:rStyle w:val="16"/>
                </w:rPr>
              </w:rPrChange>
            </w:rPr>
            <w:delText xml:space="preserve">                  "mode" : "stretch",</w:delText>
          </w:r>
        </w:del>
      </w:ins>
    </w:p>
    <w:p w14:paraId="3D50DE68" w14:textId="789B926A" w:rsidR="00C93AAF" w:rsidRPr="00B34205" w:rsidDel="00BA0399" w:rsidRDefault="00C93AAF" w:rsidP="00C93AAF">
      <w:pPr>
        <w:ind w:leftChars="500" w:left="1050"/>
        <w:rPr>
          <w:ins w:id="3287" w:author="Chelsea Lee" w:date="2023-09-28T14:58:00Z"/>
          <w:del w:id="3288" w:author="Bright Liu" w:date="2025-11-25T17:06:00Z" w16du:dateUtc="2025-11-25T09:06:00Z"/>
          <w:rStyle w:val="16"/>
          <w:rFonts w:ascii="Myriad Pro" w:eastAsia="方正黑体简体" w:hAnsi="Myriad Pro"/>
          <w:rPrChange w:id="3289" w:author="Chelsea Lee" w:date="2023-09-18T17:14:00Z">
            <w:rPr>
              <w:ins w:id="3290" w:author="Chelsea Lee" w:date="2023-09-28T14:58:00Z"/>
              <w:del w:id="3291" w:author="Bright Liu" w:date="2025-11-25T17:06:00Z" w16du:dateUtc="2025-11-25T09:06:00Z"/>
              <w:rStyle w:val="16"/>
            </w:rPr>
          </w:rPrChange>
        </w:rPr>
      </w:pPr>
      <w:ins w:id="3292" w:author="Chelsea Lee" w:date="2023-09-28T14:58:00Z">
        <w:del w:id="3293" w:author="Bright Liu" w:date="2025-11-25T17:06:00Z" w16du:dateUtc="2025-11-25T09:06:00Z">
          <w:r w:rsidRPr="00B34205" w:rsidDel="00BA0399">
            <w:rPr>
              <w:rStyle w:val="16"/>
              <w:rFonts w:ascii="Myriad Pro" w:eastAsia="方正黑体简体" w:hAnsi="Myriad Pro"/>
              <w:rPrChange w:id="3294" w:author="Chelsea Lee" w:date="2023-09-18T17:14:00Z">
                <w:rPr>
                  <w:rStyle w:val="16"/>
                </w:rPr>
              </w:rPrChange>
            </w:rPr>
            <w:delText xml:space="preserve">                  "name" : "2",</w:delText>
          </w:r>
        </w:del>
      </w:ins>
    </w:p>
    <w:p w14:paraId="6271061C" w14:textId="3A07C985" w:rsidR="00C93AAF" w:rsidRPr="00B34205" w:rsidDel="00BA0399" w:rsidRDefault="00C93AAF" w:rsidP="00C93AAF">
      <w:pPr>
        <w:ind w:leftChars="500" w:left="1050"/>
        <w:rPr>
          <w:ins w:id="3295" w:author="Chelsea Lee" w:date="2023-09-28T14:58:00Z"/>
          <w:del w:id="3296" w:author="Bright Liu" w:date="2025-11-25T17:06:00Z" w16du:dateUtc="2025-11-25T09:06:00Z"/>
          <w:rStyle w:val="16"/>
          <w:rFonts w:ascii="Myriad Pro" w:eastAsia="方正黑体简体" w:hAnsi="Myriad Pro"/>
          <w:rPrChange w:id="3297" w:author="Chelsea Lee" w:date="2023-09-18T17:14:00Z">
            <w:rPr>
              <w:ins w:id="3298" w:author="Chelsea Lee" w:date="2023-09-28T14:58:00Z"/>
              <w:del w:id="3299" w:author="Bright Liu" w:date="2025-11-25T17:06:00Z" w16du:dateUtc="2025-11-25T09:06:00Z"/>
              <w:rStyle w:val="16"/>
            </w:rPr>
          </w:rPrChange>
        </w:rPr>
      </w:pPr>
      <w:ins w:id="3300" w:author="Chelsea Lee" w:date="2023-09-28T14:58:00Z">
        <w:del w:id="3301" w:author="Bright Liu" w:date="2025-11-25T17:06:00Z" w16du:dateUtc="2025-11-25T09:06:00Z">
          <w:r w:rsidRPr="00B34205" w:rsidDel="00BA0399">
            <w:rPr>
              <w:rStyle w:val="16"/>
              <w:rFonts w:ascii="Myriad Pro" w:eastAsia="方正黑体简体" w:hAnsi="Myriad Pro"/>
              <w:rPrChange w:id="3302" w:author="Chelsea Lee" w:date="2023-09-18T17:14:00Z">
                <w:rPr>
                  <w:rStyle w:val="16"/>
                </w:rPr>
              </w:rPrChange>
            </w:rPr>
            <w:delText xml:space="preserve">                  "rotate" : 0,</w:delText>
          </w:r>
        </w:del>
      </w:ins>
    </w:p>
    <w:p w14:paraId="25044135" w14:textId="6020DF4D" w:rsidR="00C93AAF" w:rsidRPr="00B34205" w:rsidDel="00BA0399" w:rsidRDefault="00C93AAF" w:rsidP="00C93AAF">
      <w:pPr>
        <w:ind w:leftChars="500" w:left="1050"/>
        <w:rPr>
          <w:ins w:id="3303" w:author="Chelsea Lee" w:date="2023-09-28T14:58:00Z"/>
          <w:del w:id="3304" w:author="Bright Liu" w:date="2025-11-25T17:06:00Z" w16du:dateUtc="2025-11-25T09:06:00Z"/>
          <w:rStyle w:val="16"/>
          <w:rFonts w:ascii="Myriad Pro" w:eastAsia="方正黑体简体" w:hAnsi="Myriad Pro"/>
          <w:rPrChange w:id="3305" w:author="Chelsea Lee" w:date="2023-09-18T17:14:00Z">
            <w:rPr>
              <w:ins w:id="3306" w:author="Chelsea Lee" w:date="2023-09-28T14:58:00Z"/>
              <w:del w:id="3307" w:author="Bright Liu" w:date="2025-11-25T17:06:00Z" w16du:dateUtc="2025-11-25T09:06:00Z"/>
              <w:rStyle w:val="16"/>
            </w:rPr>
          </w:rPrChange>
        </w:rPr>
      </w:pPr>
      <w:ins w:id="3308" w:author="Chelsea Lee" w:date="2023-09-28T14:58:00Z">
        <w:del w:id="3309" w:author="Bright Liu" w:date="2025-11-25T17:06:00Z" w16du:dateUtc="2025-11-25T09:06:00Z">
          <w:r w:rsidRPr="00B34205" w:rsidDel="00BA0399">
            <w:rPr>
              <w:rStyle w:val="16"/>
              <w:rFonts w:ascii="Myriad Pro" w:eastAsia="方正黑体简体" w:hAnsi="Myriad Pro"/>
              <w:rPrChange w:id="3310"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3311" w:author="Chelsea Lee" w:date="2023-09-18T17:14:00Z">
                <w:rPr>
                  <w:rStyle w:val="16"/>
                  <w:color w:val="FF0000"/>
                </w:rPr>
              </w:rPrChange>
            </w:rPr>
            <w:delText xml:space="preserve"> "tx" : "IPE935-341B22822FDC",</w:delText>
          </w:r>
        </w:del>
      </w:ins>
    </w:p>
    <w:p w14:paraId="2F464A59" w14:textId="349E8388" w:rsidR="00C93AAF" w:rsidRPr="00B34205" w:rsidDel="00BA0399" w:rsidRDefault="00C93AAF" w:rsidP="00C93AAF">
      <w:pPr>
        <w:ind w:leftChars="500" w:left="1050"/>
        <w:rPr>
          <w:ins w:id="3312" w:author="Chelsea Lee" w:date="2023-09-28T14:58:00Z"/>
          <w:del w:id="3313" w:author="Bright Liu" w:date="2025-11-25T17:06:00Z" w16du:dateUtc="2025-11-25T09:06:00Z"/>
          <w:rStyle w:val="16"/>
          <w:rFonts w:ascii="Myriad Pro" w:eastAsia="方正黑体简体" w:hAnsi="Myriad Pro"/>
          <w:rPrChange w:id="3314" w:author="Chelsea Lee" w:date="2023-09-18T17:14:00Z">
            <w:rPr>
              <w:ins w:id="3315" w:author="Chelsea Lee" w:date="2023-09-28T14:58:00Z"/>
              <w:del w:id="3316" w:author="Bright Liu" w:date="2025-11-25T17:06:00Z" w16du:dateUtc="2025-11-25T09:06:00Z"/>
              <w:rStyle w:val="16"/>
            </w:rPr>
          </w:rPrChange>
        </w:rPr>
      </w:pPr>
      <w:ins w:id="3317" w:author="Chelsea Lee" w:date="2023-09-28T14:58:00Z">
        <w:del w:id="3318" w:author="Bright Liu" w:date="2025-11-25T17:06:00Z" w16du:dateUtc="2025-11-25T09:06:00Z">
          <w:r w:rsidRPr="00B34205" w:rsidDel="00BA0399">
            <w:rPr>
              <w:rStyle w:val="16"/>
              <w:rFonts w:ascii="Myriad Pro" w:eastAsia="方正黑体简体" w:hAnsi="Myriad Pro"/>
              <w:rPrChange w:id="3319" w:author="Chelsea Lee" w:date="2023-09-18T17:14:00Z">
                <w:rPr>
                  <w:rStyle w:val="16"/>
                </w:rPr>
              </w:rPrChange>
            </w:rPr>
            <w:delText xml:space="preserve">                  "vsize" : 540,</w:delText>
          </w:r>
        </w:del>
      </w:ins>
    </w:p>
    <w:p w14:paraId="369F05BC" w14:textId="7924EBE9" w:rsidR="00C93AAF" w:rsidRPr="00B34205" w:rsidDel="00BA0399" w:rsidRDefault="00C93AAF" w:rsidP="00C93AAF">
      <w:pPr>
        <w:ind w:leftChars="500" w:left="1050"/>
        <w:rPr>
          <w:ins w:id="3320" w:author="Chelsea Lee" w:date="2023-09-28T14:58:00Z"/>
          <w:del w:id="3321" w:author="Bright Liu" w:date="2025-11-25T17:06:00Z" w16du:dateUtc="2025-11-25T09:06:00Z"/>
          <w:rStyle w:val="16"/>
          <w:rFonts w:ascii="Myriad Pro" w:eastAsia="方正黑体简体" w:hAnsi="Myriad Pro"/>
          <w:rPrChange w:id="3322" w:author="Chelsea Lee" w:date="2023-09-18T17:14:00Z">
            <w:rPr>
              <w:ins w:id="3323" w:author="Chelsea Lee" w:date="2023-09-28T14:58:00Z"/>
              <w:del w:id="3324" w:author="Bright Liu" w:date="2025-11-25T17:06:00Z" w16du:dateUtc="2025-11-25T09:06:00Z"/>
              <w:rStyle w:val="16"/>
            </w:rPr>
          </w:rPrChange>
        </w:rPr>
      </w:pPr>
      <w:ins w:id="3325" w:author="Chelsea Lee" w:date="2023-09-28T14:58:00Z">
        <w:del w:id="3326" w:author="Bright Liu" w:date="2025-11-25T17:06:00Z" w16du:dateUtc="2025-11-25T09:06:00Z">
          <w:r w:rsidRPr="00B34205" w:rsidDel="00BA0399">
            <w:rPr>
              <w:rStyle w:val="16"/>
              <w:rFonts w:ascii="Myriad Pro" w:eastAsia="方正黑体简体" w:hAnsi="Myriad Pro"/>
              <w:rPrChange w:id="3327" w:author="Chelsea Lee" w:date="2023-09-18T17:14:00Z">
                <w:rPr>
                  <w:rStyle w:val="16"/>
                </w:rPr>
              </w:rPrChange>
            </w:rPr>
            <w:delText xml:space="preserve">                  "vstart" : 0</w:delText>
          </w:r>
        </w:del>
      </w:ins>
    </w:p>
    <w:p w14:paraId="0DABC921" w14:textId="49A51FFE" w:rsidR="00C93AAF" w:rsidRPr="00B34205" w:rsidDel="00BA0399" w:rsidRDefault="00C93AAF" w:rsidP="00C93AAF">
      <w:pPr>
        <w:ind w:leftChars="500" w:left="1050"/>
        <w:rPr>
          <w:ins w:id="3328" w:author="Chelsea Lee" w:date="2023-09-28T14:58:00Z"/>
          <w:del w:id="3329" w:author="Bright Liu" w:date="2025-11-25T17:06:00Z" w16du:dateUtc="2025-11-25T09:06:00Z"/>
          <w:rStyle w:val="16"/>
          <w:rFonts w:ascii="Myriad Pro" w:eastAsia="方正黑体简体" w:hAnsi="Myriad Pro"/>
          <w:rPrChange w:id="3330" w:author="Chelsea Lee" w:date="2023-09-18T17:14:00Z">
            <w:rPr>
              <w:ins w:id="3331" w:author="Chelsea Lee" w:date="2023-09-28T14:58:00Z"/>
              <w:del w:id="3332" w:author="Bright Liu" w:date="2025-11-25T17:06:00Z" w16du:dateUtc="2025-11-25T09:06:00Z"/>
              <w:rStyle w:val="16"/>
            </w:rPr>
          </w:rPrChange>
        </w:rPr>
      </w:pPr>
      <w:ins w:id="3333" w:author="Chelsea Lee" w:date="2023-09-28T14:58:00Z">
        <w:del w:id="3334" w:author="Bright Liu" w:date="2025-11-25T17:06:00Z" w16du:dateUtc="2025-11-25T09:06:00Z">
          <w:r w:rsidRPr="00B34205" w:rsidDel="00BA0399">
            <w:rPr>
              <w:rStyle w:val="16"/>
              <w:rFonts w:ascii="Myriad Pro" w:eastAsia="方正黑体简体" w:hAnsi="Myriad Pro"/>
              <w:rPrChange w:id="3335" w:author="Chelsea Lee" w:date="2023-09-18T17:14:00Z">
                <w:rPr>
                  <w:rStyle w:val="16"/>
                </w:rPr>
              </w:rPrChange>
            </w:rPr>
            <w:delText xml:space="preserve">               },</w:delText>
          </w:r>
        </w:del>
      </w:ins>
    </w:p>
    <w:p w14:paraId="124FA393" w14:textId="69EAFFA4" w:rsidR="00C93AAF" w:rsidRPr="00B34205" w:rsidDel="00BA0399" w:rsidRDefault="00C93AAF" w:rsidP="00C93AAF">
      <w:pPr>
        <w:ind w:leftChars="500" w:left="1050"/>
        <w:rPr>
          <w:ins w:id="3336" w:author="Chelsea Lee" w:date="2023-09-28T14:58:00Z"/>
          <w:del w:id="3337" w:author="Bright Liu" w:date="2025-11-25T17:06:00Z" w16du:dateUtc="2025-11-25T09:06:00Z"/>
          <w:rStyle w:val="16"/>
          <w:rFonts w:ascii="Myriad Pro" w:eastAsia="方正黑体简体" w:hAnsi="Myriad Pro"/>
          <w:rPrChange w:id="3338" w:author="Chelsea Lee" w:date="2023-09-18T17:14:00Z">
            <w:rPr>
              <w:ins w:id="3339" w:author="Chelsea Lee" w:date="2023-09-28T14:58:00Z"/>
              <w:del w:id="3340" w:author="Bright Liu" w:date="2025-11-25T17:06:00Z" w16du:dateUtc="2025-11-25T09:06:00Z"/>
              <w:rStyle w:val="16"/>
            </w:rPr>
          </w:rPrChange>
        </w:rPr>
      </w:pPr>
      <w:ins w:id="3341" w:author="Chelsea Lee" w:date="2023-09-28T14:58:00Z">
        <w:del w:id="3342" w:author="Bright Liu" w:date="2025-11-25T17:06:00Z" w16du:dateUtc="2025-11-25T09:06:00Z">
          <w:r w:rsidRPr="00B34205" w:rsidDel="00BA0399">
            <w:rPr>
              <w:rStyle w:val="16"/>
              <w:rFonts w:ascii="Myriad Pro" w:eastAsia="方正黑体简体" w:hAnsi="Myriad Pro"/>
              <w:rPrChange w:id="3343" w:author="Chelsea Lee" w:date="2023-09-18T17:14:00Z">
                <w:rPr>
                  <w:rStyle w:val="16"/>
                </w:rPr>
              </w:rPrChange>
            </w:rPr>
            <w:delText xml:space="preserve">               {</w:delText>
          </w:r>
        </w:del>
      </w:ins>
    </w:p>
    <w:p w14:paraId="1442F4CE" w14:textId="713AECED" w:rsidR="00C93AAF" w:rsidRPr="00B34205" w:rsidDel="00BA0399" w:rsidRDefault="00C93AAF" w:rsidP="00C93AAF">
      <w:pPr>
        <w:ind w:leftChars="500" w:left="1050"/>
        <w:rPr>
          <w:ins w:id="3344" w:author="Chelsea Lee" w:date="2023-09-28T14:58:00Z"/>
          <w:del w:id="3345" w:author="Bright Liu" w:date="2025-11-25T17:06:00Z" w16du:dateUtc="2025-11-25T09:06:00Z"/>
          <w:rStyle w:val="16"/>
          <w:rFonts w:ascii="Myriad Pro" w:eastAsia="方正黑体简体" w:hAnsi="Myriad Pro"/>
          <w:rPrChange w:id="3346" w:author="Chelsea Lee" w:date="2023-09-18T17:14:00Z">
            <w:rPr>
              <w:ins w:id="3347" w:author="Chelsea Lee" w:date="2023-09-28T14:58:00Z"/>
              <w:del w:id="3348" w:author="Bright Liu" w:date="2025-11-25T17:06:00Z" w16du:dateUtc="2025-11-25T09:06:00Z"/>
              <w:rStyle w:val="16"/>
            </w:rPr>
          </w:rPrChange>
        </w:rPr>
      </w:pPr>
      <w:ins w:id="3349" w:author="Chelsea Lee" w:date="2023-09-28T14:58:00Z">
        <w:del w:id="3350" w:author="Bright Liu" w:date="2025-11-25T17:06:00Z" w16du:dateUtc="2025-11-25T09:06:00Z">
          <w:r w:rsidRPr="00B34205" w:rsidDel="00BA0399">
            <w:rPr>
              <w:rStyle w:val="16"/>
              <w:rFonts w:ascii="Myriad Pro" w:eastAsia="方正黑体简体" w:hAnsi="Myriad Pro"/>
              <w:rPrChange w:id="3351" w:author="Chelsea Lee" w:date="2023-09-18T17:14:00Z">
                <w:rPr>
                  <w:rStyle w:val="16"/>
                </w:rPr>
              </w:rPrChange>
            </w:rPr>
            <w:delText xml:space="preserve">                  "hsize" : 960,</w:delText>
          </w:r>
        </w:del>
      </w:ins>
    </w:p>
    <w:p w14:paraId="67B6315D" w14:textId="274EC412" w:rsidR="00C93AAF" w:rsidRPr="00B34205" w:rsidDel="00BA0399" w:rsidRDefault="00C93AAF" w:rsidP="00C93AAF">
      <w:pPr>
        <w:ind w:leftChars="500" w:left="1050"/>
        <w:rPr>
          <w:ins w:id="3352" w:author="Chelsea Lee" w:date="2023-09-28T14:58:00Z"/>
          <w:del w:id="3353" w:author="Bright Liu" w:date="2025-11-25T17:06:00Z" w16du:dateUtc="2025-11-25T09:06:00Z"/>
          <w:rStyle w:val="16"/>
          <w:rFonts w:ascii="Myriad Pro" w:eastAsia="方正黑体简体" w:hAnsi="Myriad Pro"/>
          <w:rPrChange w:id="3354" w:author="Chelsea Lee" w:date="2023-09-18T17:14:00Z">
            <w:rPr>
              <w:ins w:id="3355" w:author="Chelsea Lee" w:date="2023-09-28T14:58:00Z"/>
              <w:del w:id="3356" w:author="Bright Liu" w:date="2025-11-25T17:06:00Z" w16du:dateUtc="2025-11-25T09:06:00Z"/>
              <w:rStyle w:val="16"/>
            </w:rPr>
          </w:rPrChange>
        </w:rPr>
      </w:pPr>
      <w:ins w:id="3357" w:author="Chelsea Lee" w:date="2023-09-28T14:58:00Z">
        <w:del w:id="3358" w:author="Bright Liu" w:date="2025-11-25T17:06:00Z" w16du:dateUtc="2025-11-25T09:06:00Z">
          <w:r w:rsidRPr="00B34205" w:rsidDel="00BA0399">
            <w:rPr>
              <w:rStyle w:val="16"/>
              <w:rFonts w:ascii="Myriad Pro" w:eastAsia="方正黑体简体" w:hAnsi="Myriad Pro"/>
              <w:rPrChange w:id="3359" w:author="Chelsea Lee" w:date="2023-09-18T17:14:00Z">
                <w:rPr>
                  <w:rStyle w:val="16"/>
                </w:rPr>
              </w:rPrChange>
            </w:rPr>
            <w:delText xml:space="preserve">                  "hstart" : 0,</w:delText>
          </w:r>
        </w:del>
      </w:ins>
    </w:p>
    <w:p w14:paraId="5390B545" w14:textId="7C492F99" w:rsidR="00C93AAF" w:rsidRPr="00B34205" w:rsidDel="00BA0399" w:rsidRDefault="00C93AAF" w:rsidP="00C93AAF">
      <w:pPr>
        <w:ind w:leftChars="500" w:left="1050"/>
        <w:rPr>
          <w:ins w:id="3360" w:author="Chelsea Lee" w:date="2023-09-28T14:58:00Z"/>
          <w:del w:id="3361" w:author="Bright Liu" w:date="2025-11-25T17:06:00Z" w16du:dateUtc="2025-11-25T09:06:00Z"/>
          <w:rStyle w:val="16"/>
          <w:rFonts w:ascii="Myriad Pro" w:eastAsia="方正黑体简体" w:hAnsi="Myriad Pro"/>
          <w:rPrChange w:id="3362" w:author="Chelsea Lee" w:date="2023-09-18T17:14:00Z">
            <w:rPr>
              <w:ins w:id="3363" w:author="Chelsea Lee" w:date="2023-09-28T14:58:00Z"/>
              <w:del w:id="3364" w:author="Bright Liu" w:date="2025-11-25T17:06:00Z" w16du:dateUtc="2025-11-25T09:06:00Z"/>
              <w:rStyle w:val="16"/>
            </w:rPr>
          </w:rPrChange>
        </w:rPr>
      </w:pPr>
      <w:ins w:id="3365" w:author="Chelsea Lee" w:date="2023-09-28T14:58:00Z">
        <w:del w:id="3366" w:author="Bright Liu" w:date="2025-11-25T17:06:00Z" w16du:dateUtc="2025-11-25T09:06:00Z">
          <w:r w:rsidRPr="00B34205" w:rsidDel="00BA0399">
            <w:rPr>
              <w:rStyle w:val="16"/>
              <w:rFonts w:ascii="Myriad Pro" w:eastAsia="方正黑体简体" w:hAnsi="Myriad Pro"/>
              <w:rPrChange w:id="3367" w:author="Chelsea Lee" w:date="2023-09-18T17:14:00Z">
                <w:rPr>
                  <w:rStyle w:val="16"/>
                </w:rPr>
              </w:rPrChange>
            </w:rPr>
            <w:delText xml:space="preserve">                  "layerseq" : 3,</w:delText>
          </w:r>
        </w:del>
      </w:ins>
    </w:p>
    <w:p w14:paraId="7186F4E6" w14:textId="7B91A520" w:rsidR="00C93AAF" w:rsidRPr="00B34205" w:rsidDel="00BA0399" w:rsidRDefault="00C93AAF" w:rsidP="00C93AAF">
      <w:pPr>
        <w:ind w:leftChars="500" w:left="1050"/>
        <w:rPr>
          <w:ins w:id="3368" w:author="Chelsea Lee" w:date="2023-09-28T14:58:00Z"/>
          <w:del w:id="3369" w:author="Bright Liu" w:date="2025-11-25T17:06:00Z" w16du:dateUtc="2025-11-25T09:06:00Z"/>
          <w:rStyle w:val="16"/>
          <w:rFonts w:ascii="Myriad Pro" w:eastAsia="方正黑体简体" w:hAnsi="Myriad Pro"/>
          <w:rPrChange w:id="3370" w:author="Chelsea Lee" w:date="2023-09-18T17:14:00Z">
            <w:rPr>
              <w:ins w:id="3371" w:author="Chelsea Lee" w:date="2023-09-28T14:58:00Z"/>
              <w:del w:id="3372" w:author="Bright Liu" w:date="2025-11-25T17:06:00Z" w16du:dateUtc="2025-11-25T09:06:00Z"/>
              <w:rStyle w:val="16"/>
            </w:rPr>
          </w:rPrChange>
        </w:rPr>
      </w:pPr>
      <w:ins w:id="3373" w:author="Chelsea Lee" w:date="2023-09-28T14:58:00Z">
        <w:del w:id="3374" w:author="Bright Liu" w:date="2025-11-25T17:06:00Z" w16du:dateUtc="2025-11-25T09:06:00Z">
          <w:r w:rsidRPr="00B34205" w:rsidDel="00BA0399">
            <w:rPr>
              <w:rStyle w:val="16"/>
              <w:rFonts w:ascii="Myriad Pro" w:eastAsia="方正黑体简体" w:hAnsi="Myriad Pro"/>
              <w:rPrChange w:id="3375" w:author="Chelsea Lee" w:date="2023-09-18T17:14:00Z">
                <w:rPr>
                  <w:rStyle w:val="16"/>
                </w:rPr>
              </w:rPrChange>
            </w:rPr>
            <w:delText xml:space="preserve">                  "mode" : "stretch",</w:delText>
          </w:r>
        </w:del>
      </w:ins>
    </w:p>
    <w:p w14:paraId="616E1DC7" w14:textId="3913E3AB" w:rsidR="00C93AAF" w:rsidRPr="00B34205" w:rsidDel="00BA0399" w:rsidRDefault="00C93AAF" w:rsidP="00C93AAF">
      <w:pPr>
        <w:ind w:leftChars="500" w:left="1050"/>
        <w:rPr>
          <w:ins w:id="3376" w:author="Chelsea Lee" w:date="2023-09-28T14:58:00Z"/>
          <w:del w:id="3377" w:author="Bright Liu" w:date="2025-11-25T17:06:00Z" w16du:dateUtc="2025-11-25T09:06:00Z"/>
          <w:rStyle w:val="16"/>
          <w:rFonts w:ascii="Myriad Pro" w:eastAsia="方正黑体简体" w:hAnsi="Myriad Pro"/>
          <w:rPrChange w:id="3378" w:author="Chelsea Lee" w:date="2023-09-18T17:14:00Z">
            <w:rPr>
              <w:ins w:id="3379" w:author="Chelsea Lee" w:date="2023-09-28T14:58:00Z"/>
              <w:del w:id="3380" w:author="Bright Liu" w:date="2025-11-25T17:06:00Z" w16du:dateUtc="2025-11-25T09:06:00Z"/>
              <w:rStyle w:val="16"/>
            </w:rPr>
          </w:rPrChange>
        </w:rPr>
      </w:pPr>
      <w:ins w:id="3381" w:author="Chelsea Lee" w:date="2023-09-28T14:58:00Z">
        <w:del w:id="3382" w:author="Bright Liu" w:date="2025-11-25T17:06:00Z" w16du:dateUtc="2025-11-25T09:06:00Z">
          <w:r w:rsidRPr="00B34205" w:rsidDel="00BA0399">
            <w:rPr>
              <w:rStyle w:val="16"/>
              <w:rFonts w:ascii="Myriad Pro" w:eastAsia="方正黑体简体" w:hAnsi="Myriad Pro"/>
              <w:rPrChange w:id="3383" w:author="Chelsea Lee" w:date="2023-09-18T17:14:00Z">
                <w:rPr>
                  <w:rStyle w:val="16"/>
                </w:rPr>
              </w:rPrChange>
            </w:rPr>
            <w:delText xml:space="preserve">                  "name" : "3",</w:delText>
          </w:r>
        </w:del>
      </w:ins>
    </w:p>
    <w:p w14:paraId="58794FCE" w14:textId="06C6A80A" w:rsidR="00C93AAF" w:rsidRPr="00B34205" w:rsidDel="00BA0399" w:rsidRDefault="00C93AAF" w:rsidP="00C93AAF">
      <w:pPr>
        <w:ind w:leftChars="500" w:left="1050"/>
        <w:rPr>
          <w:ins w:id="3384" w:author="Chelsea Lee" w:date="2023-09-28T14:58:00Z"/>
          <w:del w:id="3385" w:author="Bright Liu" w:date="2025-11-25T17:06:00Z" w16du:dateUtc="2025-11-25T09:06:00Z"/>
          <w:rStyle w:val="16"/>
          <w:rFonts w:ascii="Myriad Pro" w:eastAsia="方正黑体简体" w:hAnsi="Myriad Pro"/>
          <w:rPrChange w:id="3386" w:author="Chelsea Lee" w:date="2023-09-18T17:14:00Z">
            <w:rPr>
              <w:ins w:id="3387" w:author="Chelsea Lee" w:date="2023-09-28T14:58:00Z"/>
              <w:del w:id="3388" w:author="Bright Liu" w:date="2025-11-25T17:06:00Z" w16du:dateUtc="2025-11-25T09:06:00Z"/>
              <w:rStyle w:val="16"/>
            </w:rPr>
          </w:rPrChange>
        </w:rPr>
      </w:pPr>
      <w:ins w:id="3389" w:author="Chelsea Lee" w:date="2023-09-28T14:58:00Z">
        <w:del w:id="3390" w:author="Bright Liu" w:date="2025-11-25T17:06:00Z" w16du:dateUtc="2025-11-25T09:06:00Z">
          <w:r w:rsidRPr="00B34205" w:rsidDel="00BA0399">
            <w:rPr>
              <w:rStyle w:val="16"/>
              <w:rFonts w:ascii="Myriad Pro" w:eastAsia="方正黑体简体" w:hAnsi="Myriad Pro"/>
              <w:rPrChange w:id="3391" w:author="Chelsea Lee" w:date="2023-09-18T17:14:00Z">
                <w:rPr>
                  <w:rStyle w:val="16"/>
                </w:rPr>
              </w:rPrChange>
            </w:rPr>
            <w:delText xml:space="preserve">                  "rotate" : 0,</w:delText>
          </w:r>
        </w:del>
      </w:ins>
    </w:p>
    <w:p w14:paraId="40F77CFC" w14:textId="16825191" w:rsidR="00C93AAF" w:rsidRPr="00B34205" w:rsidDel="00BA0399" w:rsidRDefault="00C93AAF" w:rsidP="00C93AAF">
      <w:pPr>
        <w:ind w:leftChars="500" w:left="1050"/>
        <w:rPr>
          <w:ins w:id="3392" w:author="Chelsea Lee" w:date="2023-09-28T14:58:00Z"/>
          <w:del w:id="3393" w:author="Bright Liu" w:date="2025-11-25T17:06:00Z" w16du:dateUtc="2025-11-25T09:06:00Z"/>
          <w:rStyle w:val="16"/>
          <w:rFonts w:ascii="Myriad Pro" w:eastAsia="方正黑体简体" w:hAnsi="Myriad Pro"/>
          <w:rPrChange w:id="3394" w:author="Chelsea Lee" w:date="2023-09-18T17:14:00Z">
            <w:rPr>
              <w:ins w:id="3395" w:author="Chelsea Lee" w:date="2023-09-28T14:58:00Z"/>
              <w:del w:id="3396" w:author="Bright Liu" w:date="2025-11-25T17:06:00Z" w16du:dateUtc="2025-11-25T09:06:00Z"/>
              <w:rStyle w:val="16"/>
            </w:rPr>
          </w:rPrChange>
        </w:rPr>
      </w:pPr>
      <w:ins w:id="3397" w:author="Chelsea Lee" w:date="2023-09-28T14:58:00Z">
        <w:del w:id="3398" w:author="Bright Liu" w:date="2025-11-25T17:06:00Z" w16du:dateUtc="2025-11-25T09:06:00Z">
          <w:r w:rsidRPr="00B34205" w:rsidDel="00BA0399">
            <w:rPr>
              <w:rStyle w:val="16"/>
              <w:rFonts w:ascii="Myriad Pro" w:eastAsia="方正黑体简体" w:hAnsi="Myriad Pro"/>
              <w:rPrChange w:id="3399"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3400" w:author="Chelsea Lee" w:date="2023-09-18T17:14:00Z">
                <w:rPr>
                  <w:rStyle w:val="16"/>
                  <w:color w:val="FF0000"/>
                </w:rPr>
              </w:rPrChange>
            </w:rPr>
            <w:delText>"tx" : "NULL",</w:delText>
          </w:r>
        </w:del>
      </w:ins>
    </w:p>
    <w:p w14:paraId="71829FA4" w14:textId="63777F4E" w:rsidR="00C93AAF" w:rsidRPr="00B34205" w:rsidDel="00BA0399" w:rsidRDefault="00C93AAF" w:rsidP="00C93AAF">
      <w:pPr>
        <w:ind w:leftChars="500" w:left="1050"/>
        <w:rPr>
          <w:ins w:id="3401" w:author="Chelsea Lee" w:date="2023-09-28T14:58:00Z"/>
          <w:del w:id="3402" w:author="Bright Liu" w:date="2025-11-25T17:06:00Z" w16du:dateUtc="2025-11-25T09:06:00Z"/>
          <w:rStyle w:val="16"/>
          <w:rFonts w:ascii="Myriad Pro" w:eastAsia="方正黑体简体" w:hAnsi="Myriad Pro"/>
          <w:rPrChange w:id="3403" w:author="Chelsea Lee" w:date="2023-09-18T17:14:00Z">
            <w:rPr>
              <w:ins w:id="3404" w:author="Chelsea Lee" w:date="2023-09-28T14:58:00Z"/>
              <w:del w:id="3405" w:author="Bright Liu" w:date="2025-11-25T17:06:00Z" w16du:dateUtc="2025-11-25T09:06:00Z"/>
              <w:rStyle w:val="16"/>
            </w:rPr>
          </w:rPrChange>
        </w:rPr>
      </w:pPr>
      <w:ins w:id="3406" w:author="Chelsea Lee" w:date="2023-09-28T14:58:00Z">
        <w:del w:id="3407" w:author="Bright Liu" w:date="2025-11-25T17:06:00Z" w16du:dateUtc="2025-11-25T09:06:00Z">
          <w:r w:rsidRPr="00B34205" w:rsidDel="00BA0399">
            <w:rPr>
              <w:rStyle w:val="16"/>
              <w:rFonts w:ascii="Myriad Pro" w:eastAsia="方正黑体简体" w:hAnsi="Myriad Pro"/>
              <w:rPrChange w:id="3408" w:author="Chelsea Lee" w:date="2023-09-18T17:14:00Z">
                <w:rPr>
                  <w:rStyle w:val="16"/>
                </w:rPr>
              </w:rPrChange>
            </w:rPr>
            <w:delText xml:space="preserve">                  "vsize" : 540,</w:delText>
          </w:r>
        </w:del>
      </w:ins>
    </w:p>
    <w:p w14:paraId="3B335D73" w14:textId="2C20513A" w:rsidR="00C93AAF" w:rsidRPr="00B34205" w:rsidDel="00BA0399" w:rsidRDefault="00C93AAF" w:rsidP="00C93AAF">
      <w:pPr>
        <w:ind w:leftChars="500" w:left="1050"/>
        <w:rPr>
          <w:ins w:id="3409" w:author="Chelsea Lee" w:date="2023-09-28T14:58:00Z"/>
          <w:del w:id="3410" w:author="Bright Liu" w:date="2025-11-25T17:06:00Z" w16du:dateUtc="2025-11-25T09:06:00Z"/>
          <w:rStyle w:val="16"/>
          <w:rFonts w:ascii="Myriad Pro" w:eastAsia="方正黑体简体" w:hAnsi="Myriad Pro"/>
          <w:rPrChange w:id="3411" w:author="Chelsea Lee" w:date="2023-09-18T17:14:00Z">
            <w:rPr>
              <w:ins w:id="3412" w:author="Chelsea Lee" w:date="2023-09-28T14:58:00Z"/>
              <w:del w:id="3413" w:author="Bright Liu" w:date="2025-11-25T17:06:00Z" w16du:dateUtc="2025-11-25T09:06:00Z"/>
              <w:rStyle w:val="16"/>
            </w:rPr>
          </w:rPrChange>
        </w:rPr>
      </w:pPr>
      <w:ins w:id="3414" w:author="Chelsea Lee" w:date="2023-09-28T14:58:00Z">
        <w:del w:id="3415" w:author="Bright Liu" w:date="2025-11-25T17:06:00Z" w16du:dateUtc="2025-11-25T09:06:00Z">
          <w:r w:rsidRPr="00B34205" w:rsidDel="00BA0399">
            <w:rPr>
              <w:rStyle w:val="16"/>
              <w:rFonts w:ascii="Myriad Pro" w:eastAsia="方正黑体简体" w:hAnsi="Myriad Pro"/>
              <w:rPrChange w:id="3416" w:author="Chelsea Lee" w:date="2023-09-18T17:14:00Z">
                <w:rPr>
                  <w:rStyle w:val="16"/>
                </w:rPr>
              </w:rPrChange>
            </w:rPr>
            <w:delText xml:space="preserve">                  "vstart" : 540</w:delText>
          </w:r>
        </w:del>
      </w:ins>
    </w:p>
    <w:p w14:paraId="3C94DCD2" w14:textId="10392A88" w:rsidR="00C93AAF" w:rsidRPr="00B34205" w:rsidDel="00BA0399" w:rsidRDefault="00C93AAF" w:rsidP="00C93AAF">
      <w:pPr>
        <w:ind w:leftChars="500" w:left="1050"/>
        <w:rPr>
          <w:ins w:id="3417" w:author="Chelsea Lee" w:date="2023-09-28T14:58:00Z"/>
          <w:del w:id="3418" w:author="Bright Liu" w:date="2025-11-25T17:06:00Z" w16du:dateUtc="2025-11-25T09:06:00Z"/>
          <w:rStyle w:val="16"/>
          <w:rFonts w:ascii="Myriad Pro" w:eastAsia="方正黑体简体" w:hAnsi="Myriad Pro"/>
          <w:rPrChange w:id="3419" w:author="Chelsea Lee" w:date="2023-09-18T17:14:00Z">
            <w:rPr>
              <w:ins w:id="3420" w:author="Chelsea Lee" w:date="2023-09-28T14:58:00Z"/>
              <w:del w:id="3421" w:author="Bright Liu" w:date="2025-11-25T17:06:00Z" w16du:dateUtc="2025-11-25T09:06:00Z"/>
              <w:rStyle w:val="16"/>
            </w:rPr>
          </w:rPrChange>
        </w:rPr>
      </w:pPr>
      <w:ins w:id="3422" w:author="Chelsea Lee" w:date="2023-09-28T14:58:00Z">
        <w:del w:id="3423" w:author="Bright Liu" w:date="2025-11-25T17:06:00Z" w16du:dateUtc="2025-11-25T09:06:00Z">
          <w:r w:rsidRPr="00B34205" w:rsidDel="00BA0399">
            <w:rPr>
              <w:rStyle w:val="16"/>
              <w:rFonts w:ascii="Myriad Pro" w:eastAsia="方正黑体简体" w:hAnsi="Myriad Pro"/>
              <w:rPrChange w:id="3424" w:author="Chelsea Lee" w:date="2023-09-18T17:14:00Z">
                <w:rPr>
                  <w:rStyle w:val="16"/>
                </w:rPr>
              </w:rPrChange>
            </w:rPr>
            <w:delText xml:space="preserve">               },</w:delText>
          </w:r>
        </w:del>
      </w:ins>
    </w:p>
    <w:p w14:paraId="35E8282D" w14:textId="291CCA99" w:rsidR="00C93AAF" w:rsidRPr="00B34205" w:rsidDel="00BA0399" w:rsidRDefault="00C93AAF" w:rsidP="00C93AAF">
      <w:pPr>
        <w:ind w:leftChars="500" w:left="1050"/>
        <w:rPr>
          <w:ins w:id="3425" w:author="Chelsea Lee" w:date="2023-09-28T14:58:00Z"/>
          <w:del w:id="3426" w:author="Bright Liu" w:date="2025-11-25T17:06:00Z" w16du:dateUtc="2025-11-25T09:06:00Z"/>
          <w:rStyle w:val="16"/>
          <w:rFonts w:ascii="Myriad Pro" w:eastAsia="方正黑体简体" w:hAnsi="Myriad Pro"/>
          <w:rPrChange w:id="3427" w:author="Chelsea Lee" w:date="2023-09-18T17:14:00Z">
            <w:rPr>
              <w:ins w:id="3428" w:author="Chelsea Lee" w:date="2023-09-28T14:58:00Z"/>
              <w:del w:id="3429" w:author="Bright Liu" w:date="2025-11-25T17:06:00Z" w16du:dateUtc="2025-11-25T09:06:00Z"/>
              <w:rStyle w:val="16"/>
            </w:rPr>
          </w:rPrChange>
        </w:rPr>
      </w:pPr>
      <w:ins w:id="3430" w:author="Chelsea Lee" w:date="2023-09-28T14:58:00Z">
        <w:del w:id="3431" w:author="Bright Liu" w:date="2025-11-25T17:06:00Z" w16du:dateUtc="2025-11-25T09:06:00Z">
          <w:r w:rsidRPr="00B34205" w:rsidDel="00BA0399">
            <w:rPr>
              <w:rStyle w:val="16"/>
              <w:rFonts w:ascii="Myriad Pro" w:eastAsia="方正黑体简体" w:hAnsi="Myriad Pro"/>
              <w:rPrChange w:id="3432" w:author="Chelsea Lee" w:date="2023-09-18T17:14:00Z">
                <w:rPr>
                  <w:rStyle w:val="16"/>
                </w:rPr>
              </w:rPrChange>
            </w:rPr>
            <w:delText xml:space="preserve">               {</w:delText>
          </w:r>
        </w:del>
      </w:ins>
    </w:p>
    <w:p w14:paraId="265A0F8E" w14:textId="041574E9" w:rsidR="00C93AAF" w:rsidRPr="00B34205" w:rsidDel="00BA0399" w:rsidRDefault="00C93AAF" w:rsidP="00C93AAF">
      <w:pPr>
        <w:ind w:leftChars="500" w:left="1050"/>
        <w:rPr>
          <w:ins w:id="3433" w:author="Chelsea Lee" w:date="2023-09-28T14:58:00Z"/>
          <w:del w:id="3434" w:author="Bright Liu" w:date="2025-11-25T17:06:00Z" w16du:dateUtc="2025-11-25T09:06:00Z"/>
          <w:rStyle w:val="16"/>
          <w:rFonts w:ascii="Myriad Pro" w:eastAsia="方正黑体简体" w:hAnsi="Myriad Pro"/>
          <w:rPrChange w:id="3435" w:author="Chelsea Lee" w:date="2023-09-18T17:14:00Z">
            <w:rPr>
              <w:ins w:id="3436" w:author="Chelsea Lee" w:date="2023-09-28T14:58:00Z"/>
              <w:del w:id="3437" w:author="Bright Liu" w:date="2025-11-25T17:06:00Z" w16du:dateUtc="2025-11-25T09:06:00Z"/>
              <w:rStyle w:val="16"/>
            </w:rPr>
          </w:rPrChange>
        </w:rPr>
      </w:pPr>
      <w:ins w:id="3438" w:author="Chelsea Lee" w:date="2023-09-28T14:58:00Z">
        <w:del w:id="3439" w:author="Bright Liu" w:date="2025-11-25T17:06:00Z" w16du:dateUtc="2025-11-25T09:06:00Z">
          <w:r w:rsidRPr="00B34205" w:rsidDel="00BA0399">
            <w:rPr>
              <w:rStyle w:val="16"/>
              <w:rFonts w:ascii="Myriad Pro" w:eastAsia="方正黑体简体" w:hAnsi="Myriad Pro"/>
              <w:rPrChange w:id="3440" w:author="Chelsea Lee" w:date="2023-09-18T17:14:00Z">
                <w:rPr>
                  <w:rStyle w:val="16"/>
                </w:rPr>
              </w:rPrChange>
            </w:rPr>
            <w:delText xml:space="preserve">                  "hsize" : 960,</w:delText>
          </w:r>
        </w:del>
      </w:ins>
    </w:p>
    <w:p w14:paraId="68137FD1" w14:textId="26E31331" w:rsidR="00C93AAF" w:rsidRPr="00B34205" w:rsidDel="00BA0399" w:rsidRDefault="00C93AAF" w:rsidP="00C93AAF">
      <w:pPr>
        <w:ind w:leftChars="500" w:left="1050"/>
        <w:rPr>
          <w:ins w:id="3441" w:author="Chelsea Lee" w:date="2023-09-28T14:58:00Z"/>
          <w:del w:id="3442" w:author="Bright Liu" w:date="2025-11-25T17:06:00Z" w16du:dateUtc="2025-11-25T09:06:00Z"/>
          <w:rStyle w:val="16"/>
          <w:rFonts w:ascii="Myriad Pro" w:eastAsia="方正黑体简体" w:hAnsi="Myriad Pro"/>
          <w:rPrChange w:id="3443" w:author="Chelsea Lee" w:date="2023-09-18T17:14:00Z">
            <w:rPr>
              <w:ins w:id="3444" w:author="Chelsea Lee" w:date="2023-09-28T14:58:00Z"/>
              <w:del w:id="3445" w:author="Bright Liu" w:date="2025-11-25T17:06:00Z" w16du:dateUtc="2025-11-25T09:06:00Z"/>
              <w:rStyle w:val="16"/>
            </w:rPr>
          </w:rPrChange>
        </w:rPr>
      </w:pPr>
      <w:ins w:id="3446" w:author="Chelsea Lee" w:date="2023-09-28T14:58:00Z">
        <w:del w:id="3447" w:author="Bright Liu" w:date="2025-11-25T17:06:00Z" w16du:dateUtc="2025-11-25T09:06:00Z">
          <w:r w:rsidRPr="00B34205" w:rsidDel="00BA0399">
            <w:rPr>
              <w:rStyle w:val="16"/>
              <w:rFonts w:ascii="Myriad Pro" w:eastAsia="方正黑体简体" w:hAnsi="Myriad Pro"/>
              <w:rPrChange w:id="3448" w:author="Chelsea Lee" w:date="2023-09-18T17:14:00Z">
                <w:rPr>
                  <w:rStyle w:val="16"/>
                </w:rPr>
              </w:rPrChange>
            </w:rPr>
            <w:delText xml:space="preserve">                  "hstart" : 960,</w:delText>
          </w:r>
        </w:del>
      </w:ins>
    </w:p>
    <w:p w14:paraId="4F1B6ED5" w14:textId="46F04CD8" w:rsidR="00C93AAF" w:rsidRPr="00B34205" w:rsidDel="00BA0399" w:rsidRDefault="00C93AAF" w:rsidP="00C93AAF">
      <w:pPr>
        <w:ind w:leftChars="500" w:left="1050"/>
        <w:rPr>
          <w:ins w:id="3449" w:author="Chelsea Lee" w:date="2023-09-28T14:58:00Z"/>
          <w:del w:id="3450" w:author="Bright Liu" w:date="2025-11-25T17:06:00Z" w16du:dateUtc="2025-11-25T09:06:00Z"/>
          <w:rStyle w:val="16"/>
          <w:rFonts w:ascii="Myriad Pro" w:eastAsia="方正黑体简体" w:hAnsi="Myriad Pro"/>
          <w:rPrChange w:id="3451" w:author="Chelsea Lee" w:date="2023-09-18T17:14:00Z">
            <w:rPr>
              <w:ins w:id="3452" w:author="Chelsea Lee" w:date="2023-09-28T14:58:00Z"/>
              <w:del w:id="3453" w:author="Bright Liu" w:date="2025-11-25T17:06:00Z" w16du:dateUtc="2025-11-25T09:06:00Z"/>
              <w:rStyle w:val="16"/>
            </w:rPr>
          </w:rPrChange>
        </w:rPr>
      </w:pPr>
      <w:ins w:id="3454" w:author="Chelsea Lee" w:date="2023-09-28T14:58:00Z">
        <w:del w:id="3455" w:author="Bright Liu" w:date="2025-11-25T17:06:00Z" w16du:dateUtc="2025-11-25T09:06:00Z">
          <w:r w:rsidRPr="00B34205" w:rsidDel="00BA0399">
            <w:rPr>
              <w:rStyle w:val="16"/>
              <w:rFonts w:ascii="Myriad Pro" w:eastAsia="方正黑体简体" w:hAnsi="Myriad Pro"/>
              <w:rPrChange w:id="3456" w:author="Chelsea Lee" w:date="2023-09-18T17:14:00Z">
                <w:rPr>
                  <w:rStyle w:val="16"/>
                </w:rPr>
              </w:rPrChange>
            </w:rPr>
            <w:delText xml:space="preserve">                  "layerseq" : 4,</w:delText>
          </w:r>
        </w:del>
      </w:ins>
    </w:p>
    <w:p w14:paraId="6A77CF85" w14:textId="7CE04BEC" w:rsidR="00C93AAF" w:rsidRPr="00B34205" w:rsidDel="00BA0399" w:rsidRDefault="00C93AAF" w:rsidP="00C93AAF">
      <w:pPr>
        <w:ind w:leftChars="500" w:left="1050"/>
        <w:rPr>
          <w:ins w:id="3457" w:author="Chelsea Lee" w:date="2023-09-28T14:58:00Z"/>
          <w:del w:id="3458" w:author="Bright Liu" w:date="2025-11-25T17:06:00Z" w16du:dateUtc="2025-11-25T09:06:00Z"/>
          <w:rStyle w:val="16"/>
          <w:rFonts w:ascii="Myriad Pro" w:eastAsia="方正黑体简体" w:hAnsi="Myriad Pro"/>
          <w:rPrChange w:id="3459" w:author="Chelsea Lee" w:date="2023-09-18T17:14:00Z">
            <w:rPr>
              <w:ins w:id="3460" w:author="Chelsea Lee" w:date="2023-09-28T14:58:00Z"/>
              <w:del w:id="3461" w:author="Bright Liu" w:date="2025-11-25T17:06:00Z" w16du:dateUtc="2025-11-25T09:06:00Z"/>
              <w:rStyle w:val="16"/>
            </w:rPr>
          </w:rPrChange>
        </w:rPr>
      </w:pPr>
      <w:ins w:id="3462" w:author="Chelsea Lee" w:date="2023-09-28T14:58:00Z">
        <w:del w:id="3463" w:author="Bright Liu" w:date="2025-11-25T17:06:00Z" w16du:dateUtc="2025-11-25T09:06:00Z">
          <w:r w:rsidRPr="00B34205" w:rsidDel="00BA0399">
            <w:rPr>
              <w:rStyle w:val="16"/>
              <w:rFonts w:ascii="Myriad Pro" w:eastAsia="方正黑体简体" w:hAnsi="Myriad Pro"/>
              <w:rPrChange w:id="3464" w:author="Chelsea Lee" w:date="2023-09-18T17:14:00Z">
                <w:rPr>
                  <w:rStyle w:val="16"/>
                </w:rPr>
              </w:rPrChange>
            </w:rPr>
            <w:delText xml:space="preserve">                  "mode" : "stretch",</w:delText>
          </w:r>
        </w:del>
      </w:ins>
    </w:p>
    <w:p w14:paraId="116121F9" w14:textId="432FA7BE" w:rsidR="00C93AAF" w:rsidRPr="00B34205" w:rsidDel="00BA0399" w:rsidRDefault="00C93AAF" w:rsidP="00C93AAF">
      <w:pPr>
        <w:ind w:leftChars="500" w:left="1050"/>
        <w:rPr>
          <w:ins w:id="3465" w:author="Chelsea Lee" w:date="2023-09-28T14:58:00Z"/>
          <w:del w:id="3466" w:author="Bright Liu" w:date="2025-11-25T17:06:00Z" w16du:dateUtc="2025-11-25T09:06:00Z"/>
          <w:rStyle w:val="16"/>
          <w:rFonts w:ascii="Myriad Pro" w:eastAsia="方正黑体简体" w:hAnsi="Myriad Pro"/>
          <w:rPrChange w:id="3467" w:author="Chelsea Lee" w:date="2023-09-18T17:14:00Z">
            <w:rPr>
              <w:ins w:id="3468" w:author="Chelsea Lee" w:date="2023-09-28T14:58:00Z"/>
              <w:del w:id="3469" w:author="Bright Liu" w:date="2025-11-25T17:06:00Z" w16du:dateUtc="2025-11-25T09:06:00Z"/>
              <w:rStyle w:val="16"/>
            </w:rPr>
          </w:rPrChange>
        </w:rPr>
      </w:pPr>
      <w:ins w:id="3470" w:author="Chelsea Lee" w:date="2023-09-28T14:58:00Z">
        <w:del w:id="3471" w:author="Bright Liu" w:date="2025-11-25T17:06:00Z" w16du:dateUtc="2025-11-25T09:06:00Z">
          <w:r w:rsidRPr="00B34205" w:rsidDel="00BA0399">
            <w:rPr>
              <w:rStyle w:val="16"/>
              <w:rFonts w:ascii="Myriad Pro" w:eastAsia="方正黑体简体" w:hAnsi="Myriad Pro"/>
              <w:rPrChange w:id="3472" w:author="Chelsea Lee" w:date="2023-09-18T17:14:00Z">
                <w:rPr>
                  <w:rStyle w:val="16"/>
                </w:rPr>
              </w:rPrChange>
            </w:rPr>
            <w:delText xml:space="preserve">                  "name" : "4",</w:delText>
          </w:r>
        </w:del>
      </w:ins>
    </w:p>
    <w:p w14:paraId="5660FC36" w14:textId="244B2ADD" w:rsidR="00C93AAF" w:rsidRPr="00B34205" w:rsidDel="00BA0399" w:rsidRDefault="00C93AAF" w:rsidP="00C93AAF">
      <w:pPr>
        <w:ind w:leftChars="500" w:left="1050"/>
        <w:rPr>
          <w:ins w:id="3473" w:author="Chelsea Lee" w:date="2023-09-28T14:58:00Z"/>
          <w:del w:id="3474" w:author="Bright Liu" w:date="2025-11-25T17:06:00Z" w16du:dateUtc="2025-11-25T09:06:00Z"/>
          <w:rStyle w:val="16"/>
          <w:rFonts w:ascii="Myriad Pro" w:eastAsia="方正黑体简体" w:hAnsi="Myriad Pro"/>
          <w:rPrChange w:id="3475" w:author="Chelsea Lee" w:date="2023-09-18T17:14:00Z">
            <w:rPr>
              <w:ins w:id="3476" w:author="Chelsea Lee" w:date="2023-09-28T14:58:00Z"/>
              <w:del w:id="3477" w:author="Bright Liu" w:date="2025-11-25T17:06:00Z" w16du:dateUtc="2025-11-25T09:06:00Z"/>
              <w:rStyle w:val="16"/>
            </w:rPr>
          </w:rPrChange>
        </w:rPr>
      </w:pPr>
      <w:ins w:id="3478" w:author="Chelsea Lee" w:date="2023-09-28T14:58:00Z">
        <w:del w:id="3479" w:author="Bright Liu" w:date="2025-11-25T17:06:00Z" w16du:dateUtc="2025-11-25T09:06:00Z">
          <w:r w:rsidRPr="00B34205" w:rsidDel="00BA0399">
            <w:rPr>
              <w:rStyle w:val="16"/>
              <w:rFonts w:ascii="Myriad Pro" w:eastAsia="方正黑体简体" w:hAnsi="Myriad Pro"/>
              <w:rPrChange w:id="3480" w:author="Chelsea Lee" w:date="2023-09-18T17:14:00Z">
                <w:rPr>
                  <w:rStyle w:val="16"/>
                </w:rPr>
              </w:rPrChange>
            </w:rPr>
            <w:delText xml:space="preserve">                  "rotate" : 0,</w:delText>
          </w:r>
        </w:del>
      </w:ins>
    </w:p>
    <w:p w14:paraId="61B88AA4" w14:textId="75C52E6B" w:rsidR="00C93AAF" w:rsidRPr="00B34205" w:rsidDel="00BA0399" w:rsidRDefault="00C93AAF" w:rsidP="00C93AAF">
      <w:pPr>
        <w:ind w:leftChars="500" w:left="1050"/>
        <w:rPr>
          <w:ins w:id="3481" w:author="Chelsea Lee" w:date="2023-09-28T14:58:00Z"/>
          <w:del w:id="3482" w:author="Bright Liu" w:date="2025-11-25T17:06:00Z" w16du:dateUtc="2025-11-25T09:06:00Z"/>
          <w:rStyle w:val="16"/>
          <w:rFonts w:ascii="Myriad Pro" w:eastAsia="方正黑体简体" w:hAnsi="Myriad Pro"/>
          <w:rPrChange w:id="3483" w:author="Chelsea Lee" w:date="2023-09-18T17:14:00Z">
            <w:rPr>
              <w:ins w:id="3484" w:author="Chelsea Lee" w:date="2023-09-28T14:58:00Z"/>
              <w:del w:id="3485" w:author="Bright Liu" w:date="2025-11-25T17:06:00Z" w16du:dateUtc="2025-11-25T09:06:00Z"/>
              <w:rStyle w:val="16"/>
            </w:rPr>
          </w:rPrChange>
        </w:rPr>
      </w:pPr>
      <w:ins w:id="3486" w:author="Chelsea Lee" w:date="2023-09-28T14:58:00Z">
        <w:del w:id="3487" w:author="Bright Liu" w:date="2025-11-25T17:06:00Z" w16du:dateUtc="2025-11-25T09:06:00Z">
          <w:r w:rsidRPr="00B34205" w:rsidDel="00BA0399">
            <w:rPr>
              <w:rStyle w:val="16"/>
              <w:rFonts w:ascii="Myriad Pro" w:eastAsia="方正黑体简体" w:hAnsi="Myriad Pro"/>
              <w:rPrChange w:id="3488" w:author="Chelsea Lee" w:date="2023-09-18T17:14:00Z">
                <w:rPr>
                  <w:rStyle w:val="16"/>
                </w:rPr>
              </w:rPrChange>
            </w:rPr>
            <w:delText xml:space="preserve">                  </w:delText>
          </w:r>
          <w:r w:rsidRPr="00B34205" w:rsidDel="00BA0399">
            <w:rPr>
              <w:rStyle w:val="16"/>
              <w:rFonts w:ascii="Myriad Pro" w:eastAsia="方正黑体简体" w:hAnsi="Myriad Pro"/>
              <w:color w:val="FF0000"/>
              <w:rPrChange w:id="3489" w:author="Chelsea Lee" w:date="2023-09-18T17:14:00Z">
                <w:rPr>
                  <w:rStyle w:val="16"/>
                  <w:color w:val="FF0000"/>
                </w:rPr>
              </w:rPrChange>
            </w:rPr>
            <w:delText>"tx" : "IPE935-341B22822FDC",</w:delText>
          </w:r>
        </w:del>
      </w:ins>
    </w:p>
    <w:p w14:paraId="7FABAC69" w14:textId="1C8E9D8E" w:rsidR="00C93AAF" w:rsidRPr="00B34205" w:rsidDel="00BA0399" w:rsidRDefault="00C93AAF" w:rsidP="00C93AAF">
      <w:pPr>
        <w:ind w:leftChars="500" w:left="1050"/>
        <w:rPr>
          <w:ins w:id="3490" w:author="Chelsea Lee" w:date="2023-09-28T14:58:00Z"/>
          <w:del w:id="3491" w:author="Bright Liu" w:date="2025-11-25T17:06:00Z" w16du:dateUtc="2025-11-25T09:06:00Z"/>
          <w:rStyle w:val="16"/>
          <w:rFonts w:ascii="Myriad Pro" w:eastAsia="方正黑体简体" w:hAnsi="Myriad Pro"/>
          <w:rPrChange w:id="3492" w:author="Chelsea Lee" w:date="2023-09-18T17:14:00Z">
            <w:rPr>
              <w:ins w:id="3493" w:author="Chelsea Lee" w:date="2023-09-28T14:58:00Z"/>
              <w:del w:id="3494" w:author="Bright Liu" w:date="2025-11-25T17:06:00Z" w16du:dateUtc="2025-11-25T09:06:00Z"/>
              <w:rStyle w:val="16"/>
            </w:rPr>
          </w:rPrChange>
        </w:rPr>
      </w:pPr>
      <w:ins w:id="3495" w:author="Chelsea Lee" w:date="2023-09-28T14:58:00Z">
        <w:del w:id="3496" w:author="Bright Liu" w:date="2025-11-25T17:06:00Z" w16du:dateUtc="2025-11-25T09:06:00Z">
          <w:r w:rsidRPr="00B34205" w:rsidDel="00BA0399">
            <w:rPr>
              <w:rStyle w:val="16"/>
              <w:rFonts w:ascii="Myriad Pro" w:eastAsia="方正黑体简体" w:hAnsi="Myriad Pro"/>
              <w:rPrChange w:id="3497" w:author="Chelsea Lee" w:date="2023-09-18T17:14:00Z">
                <w:rPr>
                  <w:rStyle w:val="16"/>
                </w:rPr>
              </w:rPrChange>
            </w:rPr>
            <w:delText xml:space="preserve">                  "vsize" : 540,</w:delText>
          </w:r>
        </w:del>
      </w:ins>
    </w:p>
    <w:p w14:paraId="78023B7E" w14:textId="5F6293BE" w:rsidR="00C93AAF" w:rsidRPr="00B34205" w:rsidDel="00BA0399" w:rsidRDefault="00C93AAF" w:rsidP="00C93AAF">
      <w:pPr>
        <w:ind w:leftChars="500" w:left="1050"/>
        <w:rPr>
          <w:ins w:id="3498" w:author="Chelsea Lee" w:date="2023-09-28T14:58:00Z"/>
          <w:del w:id="3499" w:author="Bright Liu" w:date="2025-11-25T17:06:00Z" w16du:dateUtc="2025-11-25T09:06:00Z"/>
          <w:rStyle w:val="16"/>
          <w:rFonts w:ascii="Myriad Pro" w:eastAsia="方正黑体简体" w:hAnsi="Myriad Pro"/>
          <w:rPrChange w:id="3500" w:author="Chelsea Lee" w:date="2023-09-18T17:14:00Z">
            <w:rPr>
              <w:ins w:id="3501" w:author="Chelsea Lee" w:date="2023-09-28T14:58:00Z"/>
              <w:del w:id="3502" w:author="Bright Liu" w:date="2025-11-25T17:06:00Z" w16du:dateUtc="2025-11-25T09:06:00Z"/>
              <w:rStyle w:val="16"/>
            </w:rPr>
          </w:rPrChange>
        </w:rPr>
      </w:pPr>
      <w:ins w:id="3503" w:author="Chelsea Lee" w:date="2023-09-28T14:58:00Z">
        <w:del w:id="3504" w:author="Bright Liu" w:date="2025-11-25T17:06:00Z" w16du:dateUtc="2025-11-25T09:06:00Z">
          <w:r w:rsidRPr="00B34205" w:rsidDel="00BA0399">
            <w:rPr>
              <w:rStyle w:val="16"/>
              <w:rFonts w:ascii="Myriad Pro" w:eastAsia="方正黑体简体" w:hAnsi="Myriad Pro"/>
              <w:rPrChange w:id="3505" w:author="Chelsea Lee" w:date="2023-09-18T17:14:00Z">
                <w:rPr>
                  <w:rStyle w:val="16"/>
                </w:rPr>
              </w:rPrChange>
            </w:rPr>
            <w:delText xml:space="preserve">                  "vstart" : 540</w:delText>
          </w:r>
        </w:del>
      </w:ins>
    </w:p>
    <w:p w14:paraId="08B13AA7" w14:textId="773FD74D" w:rsidR="00C93AAF" w:rsidRPr="00B34205" w:rsidDel="00BA0399" w:rsidRDefault="00C93AAF" w:rsidP="00C93AAF">
      <w:pPr>
        <w:ind w:leftChars="500" w:left="1050"/>
        <w:rPr>
          <w:ins w:id="3506" w:author="Chelsea Lee" w:date="2023-09-28T14:58:00Z"/>
          <w:del w:id="3507" w:author="Bright Liu" w:date="2025-11-25T17:06:00Z" w16du:dateUtc="2025-11-25T09:06:00Z"/>
          <w:rStyle w:val="16"/>
          <w:rFonts w:ascii="Myriad Pro" w:eastAsia="方正黑体简体" w:hAnsi="Myriad Pro"/>
          <w:rPrChange w:id="3508" w:author="Chelsea Lee" w:date="2023-09-18T17:14:00Z">
            <w:rPr>
              <w:ins w:id="3509" w:author="Chelsea Lee" w:date="2023-09-28T14:58:00Z"/>
              <w:del w:id="3510" w:author="Bright Liu" w:date="2025-11-25T17:06:00Z" w16du:dateUtc="2025-11-25T09:06:00Z"/>
              <w:rStyle w:val="16"/>
            </w:rPr>
          </w:rPrChange>
        </w:rPr>
      </w:pPr>
      <w:ins w:id="3511" w:author="Chelsea Lee" w:date="2023-09-28T14:58:00Z">
        <w:del w:id="3512" w:author="Bright Liu" w:date="2025-11-25T17:06:00Z" w16du:dateUtc="2025-11-25T09:06:00Z">
          <w:r w:rsidRPr="00B34205" w:rsidDel="00BA0399">
            <w:rPr>
              <w:rStyle w:val="16"/>
              <w:rFonts w:ascii="Myriad Pro" w:eastAsia="方正黑体简体" w:hAnsi="Myriad Pro"/>
              <w:rPrChange w:id="3513" w:author="Chelsea Lee" w:date="2023-09-18T17:14:00Z">
                <w:rPr>
                  <w:rStyle w:val="16"/>
                </w:rPr>
              </w:rPrChange>
            </w:rPr>
            <w:delText xml:space="preserve">               }</w:delText>
          </w:r>
        </w:del>
      </w:ins>
    </w:p>
    <w:p w14:paraId="1223BF1C" w14:textId="43B91CA5" w:rsidR="00C93AAF" w:rsidRPr="00B34205" w:rsidDel="00BA0399" w:rsidRDefault="00C93AAF" w:rsidP="00C93AAF">
      <w:pPr>
        <w:ind w:leftChars="500" w:left="1050"/>
        <w:rPr>
          <w:ins w:id="3514" w:author="Chelsea Lee" w:date="2023-09-28T14:58:00Z"/>
          <w:del w:id="3515" w:author="Bright Liu" w:date="2025-11-25T17:06:00Z" w16du:dateUtc="2025-11-25T09:06:00Z"/>
          <w:rStyle w:val="16"/>
          <w:rFonts w:ascii="Myriad Pro" w:eastAsia="方正黑体简体" w:hAnsi="Myriad Pro"/>
          <w:rPrChange w:id="3516" w:author="Chelsea Lee" w:date="2023-09-18T17:14:00Z">
            <w:rPr>
              <w:ins w:id="3517" w:author="Chelsea Lee" w:date="2023-09-28T14:58:00Z"/>
              <w:del w:id="3518" w:author="Bright Liu" w:date="2025-11-25T17:06:00Z" w16du:dateUtc="2025-11-25T09:06:00Z"/>
              <w:rStyle w:val="16"/>
            </w:rPr>
          </w:rPrChange>
        </w:rPr>
      </w:pPr>
      <w:ins w:id="3519" w:author="Chelsea Lee" w:date="2023-09-28T14:58:00Z">
        <w:del w:id="3520" w:author="Bright Liu" w:date="2025-11-25T17:06:00Z" w16du:dateUtc="2025-11-25T09:06:00Z">
          <w:r w:rsidRPr="00B34205" w:rsidDel="00BA0399">
            <w:rPr>
              <w:rStyle w:val="16"/>
              <w:rFonts w:ascii="Myriad Pro" w:eastAsia="方正黑体简体" w:hAnsi="Myriad Pro"/>
              <w:rPrChange w:id="3521" w:author="Chelsea Lee" w:date="2023-09-18T17:14:00Z">
                <w:rPr>
                  <w:rStyle w:val="16"/>
                </w:rPr>
              </w:rPrChange>
            </w:rPr>
            <w:delText xml:space="preserve">            ]</w:delText>
          </w:r>
        </w:del>
      </w:ins>
    </w:p>
    <w:p w14:paraId="00674F9F" w14:textId="434D685B" w:rsidR="00C93AAF" w:rsidRPr="00B34205" w:rsidDel="00BA0399" w:rsidRDefault="00C93AAF" w:rsidP="00C93AAF">
      <w:pPr>
        <w:ind w:leftChars="500" w:left="1050"/>
        <w:rPr>
          <w:ins w:id="3522" w:author="Chelsea Lee" w:date="2023-09-28T14:58:00Z"/>
          <w:del w:id="3523" w:author="Bright Liu" w:date="2025-11-25T17:06:00Z" w16du:dateUtc="2025-11-25T09:06:00Z"/>
          <w:rStyle w:val="16"/>
          <w:rFonts w:ascii="Myriad Pro" w:eastAsia="方正黑体简体" w:hAnsi="Myriad Pro"/>
          <w:rPrChange w:id="3524" w:author="Chelsea Lee" w:date="2023-09-18T17:14:00Z">
            <w:rPr>
              <w:ins w:id="3525" w:author="Chelsea Lee" w:date="2023-09-28T14:58:00Z"/>
              <w:del w:id="3526" w:author="Bright Liu" w:date="2025-11-25T17:06:00Z" w16du:dateUtc="2025-11-25T09:06:00Z"/>
              <w:rStyle w:val="16"/>
            </w:rPr>
          </w:rPrChange>
        </w:rPr>
      </w:pPr>
      <w:ins w:id="3527" w:author="Chelsea Lee" w:date="2023-09-28T14:58:00Z">
        <w:del w:id="3528" w:author="Bright Liu" w:date="2025-11-25T17:06:00Z" w16du:dateUtc="2025-11-25T09:06:00Z">
          <w:r w:rsidRPr="00B34205" w:rsidDel="00BA0399">
            <w:rPr>
              <w:rStyle w:val="16"/>
              <w:rFonts w:ascii="Myriad Pro" w:eastAsia="方正黑体简体" w:hAnsi="Myriad Pro"/>
              <w:rPrChange w:id="3529" w:author="Chelsea Lee" w:date="2023-09-18T17:14:00Z">
                <w:rPr>
                  <w:rStyle w:val="16"/>
                </w:rPr>
              </w:rPrChange>
            </w:rPr>
            <w:delText xml:space="preserve">         }</w:delText>
          </w:r>
        </w:del>
      </w:ins>
    </w:p>
    <w:p w14:paraId="16662DF4" w14:textId="7A4BC020" w:rsidR="00C93AAF" w:rsidRPr="00B34205" w:rsidDel="00BA0399" w:rsidRDefault="00C93AAF" w:rsidP="00C93AAF">
      <w:pPr>
        <w:ind w:leftChars="500" w:left="1050"/>
        <w:rPr>
          <w:ins w:id="3530" w:author="Chelsea Lee" w:date="2023-09-28T14:58:00Z"/>
          <w:del w:id="3531" w:author="Bright Liu" w:date="2025-11-25T17:06:00Z" w16du:dateUtc="2025-11-25T09:06:00Z"/>
          <w:rStyle w:val="16"/>
          <w:rFonts w:ascii="Myriad Pro" w:eastAsia="方正黑体简体" w:hAnsi="Myriad Pro"/>
          <w:rPrChange w:id="3532" w:author="Chelsea Lee" w:date="2023-09-18T17:14:00Z">
            <w:rPr>
              <w:ins w:id="3533" w:author="Chelsea Lee" w:date="2023-09-28T14:58:00Z"/>
              <w:del w:id="3534" w:author="Bright Liu" w:date="2025-11-25T17:06:00Z" w16du:dateUtc="2025-11-25T09:06:00Z"/>
              <w:rStyle w:val="16"/>
            </w:rPr>
          </w:rPrChange>
        </w:rPr>
      </w:pPr>
      <w:ins w:id="3535" w:author="Chelsea Lee" w:date="2023-09-28T14:58:00Z">
        <w:del w:id="3536" w:author="Bright Liu" w:date="2025-11-25T17:06:00Z" w16du:dateUtc="2025-11-25T09:06:00Z">
          <w:r w:rsidRPr="00B34205" w:rsidDel="00BA0399">
            <w:rPr>
              <w:rStyle w:val="16"/>
              <w:rFonts w:ascii="Myriad Pro" w:eastAsia="方正黑体简体" w:hAnsi="Myriad Pro"/>
              <w:rPrChange w:id="3537" w:author="Chelsea Lee" w:date="2023-09-18T17:14:00Z">
                <w:rPr>
                  <w:rStyle w:val="16"/>
                </w:rPr>
              </w:rPrChange>
            </w:rPr>
            <w:delText xml:space="preserve">      ],</w:delText>
          </w:r>
        </w:del>
      </w:ins>
    </w:p>
    <w:p w14:paraId="68FD9D0A" w14:textId="45F3C1DD" w:rsidR="00C93AAF" w:rsidRPr="00B34205" w:rsidDel="00BA0399" w:rsidRDefault="00C93AAF" w:rsidP="00C93AAF">
      <w:pPr>
        <w:ind w:leftChars="500" w:left="1050"/>
        <w:rPr>
          <w:ins w:id="3538" w:author="Chelsea Lee" w:date="2023-09-28T14:58:00Z"/>
          <w:del w:id="3539" w:author="Bright Liu" w:date="2025-11-25T17:06:00Z" w16du:dateUtc="2025-11-25T09:06:00Z"/>
          <w:rStyle w:val="16"/>
          <w:rFonts w:ascii="Myriad Pro" w:eastAsia="方正黑体简体" w:hAnsi="Myriad Pro"/>
          <w:rPrChange w:id="3540" w:author="Chelsea Lee" w:date="2023-09-18T17:14:00Z">
            <w:rPr>
              <w:ins w:id="3541" w:author="Chelsea Lee" w:date="2023-09-28T14:58:00Z"/>
              <w:del w:id="3542" w:author="Bright Liu" w:date="2025-11-25T17:06:00Z" w16du:dateUtc="2025-11-25T09:06:00Z"/>
              <w:rStyle w:val="16"/>
            </w:rPr>
          </w:rPrChange>
        </w:rPr>
      </w:pPr>
      <w:ins w:id="3543" w:author="Chelsea Lee" w:date="2023-09-28T14:58:00Z">
        <w:del w:id="3544" w:author="Bright Liu" w:date="2025-11-25T17:06:00Z" w16du:dateUtc="2025-11-25T09:06:00Z">
          <w:r w:rsidRPr="00B34205" w:rsidDel="00BA0399">
            <w:rPr>
              <w:rStyle w:val="16"/>
              <w:rFonts w:ascii="Myriad Pro" w:eastAsia="方正黑体简体" w:hAnsi="Myriad Pro"/>
              <w:rPrChange w:id="3545" w:author="Chelsea Lee" w:date="2023-09-18T17:14:00Z">
                <w:rPr>
                  <w:rStyle w:val="16"/>
                </w:rPr>
              </w:rPrChange>
            </w:rPr>
            <w:delText xml:space="preserve">      "trueName" : "IPM4000-5ECC51593001",</w:delText>
          </w:r>
        </w:del>
      </w:ins>
    </w:p>
    <w:p w14:paraId="647E8811" w14:textId="306B47AB" w:rsidR="00C93AAF" w:rsidRPr="00B34205" w:rsidDel="00BA0399" w:rsidRDefault="00C93AAF" w:rsidP="00C93AAF">
      <w:pPr>
        <w:ind w:leftChars="500" w:left="1050"/>
        <w:rPr>
          <w:ins w:id="3546" w:author="Chelsea Lee" w:date="2023-09-28T14:58:00Z"/>
          <w:del w:id="3547" w:author="Bright Liu" w:date="2025-11-25T17:06:00Z" w16du:dateUtc="2025-11-25T09:06:00Z"/>
          <w:rStyle w:val="16"/>
          <w:rFonts w:ascii="Myriad Pro" w:eastAsia="方正黑体简体" w:hAnsi="Myriad Pro"/>
          <w:rPrChange w:id="3548" w:author="Chelsea Lee" w:date="2023-09-18T17:14:00Z">
            <w:rPr>
              <w:ins w:id="3549" w:author="Chelsea Lee" w:date="2023-09-28T14:58:00Z"/>
              <w:del w:id="3550" w:author="Bright Liu" w:date="2025-11-25T17:06:00Z" w16du:dateUtc="2025-11-25T09:06:00Z"/>
              <w:rStyle w:val="16"/>
            </w:rPr>
          </w:rPrChange>
        </w:rPr>
      </w:pPr>
      <w:ins w:id="3551" w:author="Chelsea Lee" w:date="2023-09-28T14:58:00Z">
        <w:del w:id="3552" w:author="Bright Liu" w:date="2025-11-25T17:06:00Z" w16du:dateUtc="2025-11-25T09:06:00Z">
          <w:r w:rsidRPr="00B34205" w:rsidDel="00BA0399">
            <w:rPr>
              <w:rStyle w:val="16"/>
              <w:rFonts w:ascii="Myriad Pro" w:eastAsia="方正黑体简体" w:hAnsi="Myriad Pro"/>
              <w:rPrChange w:id="3553" w:author="Chelsea Lee" w:date="2023-09-18T17:14:00Z">
                <w:rPr>
                  <w:rStyle w:val="16"/>
                </w:rPr>
              </w:rPrChange>
            </w:rPr>
            <w:delText xml:space="preserve">      "userdefine" : [</w:delText>
          </w:r>
        </w:del>
      </w:ins>
    </w:p>
    <w:p w14:paraId="6536D4C2" w14:textId="5A1E78B5" w:rsidR="00C93AAF" w:rsidRPr="00B34205" w:rsidDel="00BA0399" w:rsidRDefault="00C93AAF" w:rsidP="00C93AAF">
      <w:pPr>
        <w:ind w:leftChars="500" w:left="1050"/>
        <w:rPr>
          <w:ins w:id="3554" w:author="Chelsea Lee" w:date="2023-09-28T14:58:00Z"/>
          <w:del w:id="3555" w:author="Bright Liu" w:date="2025-11-25T17:06:00Z" w16du:dateUtc="2025-11-25T09:06:00Z"/>
          <w:rStyle w:val="16"/>
          <w:rFonts w:ascii="Myriad Pro" w:eastAsia="方正黑体简体" w:hAnsi="Myriad Pro"/>
          <w:rPrChange w:id="3556" w:author="Chelsea Lee" w:date="2023-09-18T17:14:00Z">
            <w:rPr>
              <w:ins w:id="3557" w:author="Chelsea Lee" w:date="2023-09-28T14:58:00Z"/>
              <w:del w:id="3558" w:author="Bright Liu" w:date="2025-11-25T17:06:00Z" w16du:dateUtc="2025-11-25T09:06:00Z"/>
              <w:rStyle w:val="16"/>
            </w:rPr>
          </w:rPrChange>
        </w:rPr>
      </w:pPr>
      <w:ins w:id="3559" w:author="Chelsea Lee" w:date="2023-09-28T14:58:00Z">
        <w:del w:id="3560" w:author="Bright Liu" w:date="2025-11-25T17:06:00Z" w16du:dateUtc="2025-11-25T09:06:00Z">
          <w:r w:rsidRPr="00B34205" w:rsidDel="00BA0399">
            <w:rPr>
              <w:rStyle w:val="16"/>
              <w:rFonts w:ascii="Myriad Pro" w:eastAsia="方正黑体简体" w:hAnsi="Myriad Pro"/>
              <w:rPrChange w:id="3561" w:author="Chelsea Lee" w:date="2023-09-18T17:14:00Z">
                <w:rPr>
                  <w:rStyle w:val="16"/>
                </w:rPr>
              </w:rPrChange>
            </w:rPr>
            <w:delText xml:space="preserve">         {</w:delText>
          </w:r>
        </w:del>
      </w:ins>
    </w:p>
    <w:p w14:paraId="038CF57D" w14:textId="3367C042" w:rsidR="00C93AAF" w:rsidRPr="00B34205" w:rsidDel="00BA0399" w:rsidRDefault="00C93AAF" w:rsidP="00C93AAF">
      <w:pPr>
        <w:ind w:leftChars="500" w:left="1050"/>
        <w:rPr>
          <w:ins w:id="3562" w:author="Chelsea Lee" w:date="2023-09-28T14:58:00Z"/>
          <w:del w:id="3563" w:author="Bright Liu" w:date="2025-11-25T17:06:00Z" w16du:dateUtc="2025-11-25T09:06:00Z"/>
          <w:rStyle w:val="16"/>
          <w:rFonts w:ascii="Myriad Pro" w:eastAsia="方正黑体简体" w:hAnsi="Myriad Pro"/>
          <w:rPrChange w:id="3564" w:author="Chelsea Lee" w:date="2023-09-18T17:14:00Z">
            <w:rPr>
              <w:ins w:id="3565" w:author="Chelsea Lee" w:date="2023-09-28T14:58:00Z"/>
              <w:del w:id="3566" w:author="Bright Liu" w:date="2025-11-25T17:06:00Z" w16du:dateUtc="2025-11-25T09:06:00Z"/>
              <w:rStyle w:val="16"/>
            </w:rPr>
          </w:rPrChange>
        </w:rPr>
      </w:pPr>
      <w:ins w:id="3567" w:author="Chelsea Lee" w:date="2023-09-28T14:58:00Z">
        <w:del w:id="3568" w:author="Bright Liu" w:date="2025-11-25T17:06:00Z" w16du:dateUtc="2025-11-25T09:06:00Z">
          <w:r w:rsidRPr="00B34205" w:rsidDel="00BA0399">
            <w:rPr>
              <w:rStyle w:val="16"/>
              <w:rFonts w:ascii="Myriad Pro" w:eastAsia="方正黑体简体" w:hAnsi="Myriad Pro"/>
              <w:rPrChange w:id="3569" w:author="Chelsea Lee" w:date="2023-09-18T17:14:00Z">
                <w:rPr>
                  <w:rStyle w:val="16"/>
                </w:rPr>
              </w:rPrChange>
            </w:rPr>
            <w:delText xml:space="preserve">            "maxwinsnum" : 8,</w:delText>
          </w:r>
        </w:del>
      </w:ins>
    </w:p>
    <w:p w14:paraId="51B27C2C" w14:textId="0622FE94" w:rsidR="00C93AAF" w:rsidRPr="00B34205" w:rsidDel="00BA0399" w:rsidRDefault="00C93AAF" w:rsidP="00C93AAF">
      <w:pPr>
        <w:ind w:leftChars="500" w:left="1050"/>
        <w:rPr>
          <w:ins w:id="3570" w:author="Chelsea Lee" w:date="2023-09-28T14:58:00Z"/>
          <w:del w:id="3571" w:author="Bright Liu" w:date="2025-11-25T17:06:00Z" w16du:dateUtc="2025-11-25T09:06:00Z"/>
          <w:rStyle w:val="16"/>
          <w:rFonts w:ascii="Myriad Pro" w:eastAsia="方正黑体简体" w:hAnsi="Myriad Pro"/>
          <w:rPrChange w:id="3572" w:author="Chelsea Lee" w:date="2023-09-18T17:14:00Z">
            <w:rPr>
              <w:ins w:id="3573" w:author="Chelsea Lee" w:date="2023-09-28T14:58:00Z"/>
              <w:del w:id="3574" w:author="Bright Liu" w:date="2025-11-25T17:06:00Z" w16du:dateUtc="2025-11-25T09:06:00Z"/>
              <w:rStyle w:val="16"/>
            </w:rPr>
          </w:rPrChange>
        </w:rPr>
      </w:pPr>
      <w:ins w:id="3575" w:author="Chelsea Lee" w:date="2023-09-28T14:58:00Z">
        <w:del w:id="3576" w:author="Bright Liu" w:date="2025-11-25T17:06:00Z" w16du:dateUtc="2025-11-25T09:06:00Z">
          <w:r w:rsidRPr="00B34205" w:rsidDel="00BA0399">
            <w:rPr>
              <w:rStyle w:val="16"/>
              <w:rFonts w:ascii="Myriad Pro" w:eastAsia="方正黑体简体" w:hAnsi="Myriad Pro"/>
              <w:rPrChange w:id="3577" w:author="Chelsea Lee" w:date="2023-09-18T17:14:00Z">
                <w:rPr>
                  <w:rStyle w:val="16"/>
                </w:rPr>
              </w:rPrChange>
            </w:rPr>
            <w:delText xml:space="preserve">            "mode" : "tile"</w:delText>
          </w:r>
        </w:del>
      </w:ins>
    </w:p>
    <w:p w14:paraId="475293ED" w14:textId="4CB16C7F" w:rsidR="00C93AAF" w:rsidRPr="00B34205" w:rsidDel="00BA0399" w:rsidRDefault="00C93AAF" w:rsidP="00C93AAF">
      <w:pPr>
        <w:ind w:leftChars="500" w:left="1050"/>
        <w:rPr>
          <w:ins w:id="3578" w:author="Chelsea Lee" w:date="2023-09-28T14:58:00Z"/>
          <w:del w:id="3579" w:author="Bright Liu" w:date="2025-11-25T17:06:00Z" w16du:dateUtc="2025-11-25T09:06:00Z"/>
          <w:rStyle w:val="16"/>
          <w:rFonts w:ascii="Myriad Pro" w:eastAsia="方正黑体简体" w:hAnsi="Myriad Pro"/>
          <w:rPrChange w:id="3580" w:author="Chelsea Lee" w:date="2023-09-18T17:14:00Z">
            <w:rPr>
              <w:ins w:id="3581" w:author="Chelsea Lee" w:date="2023-09-28T14:58:00Z"/>
              <w:del w:id="3582" w:author="Bright Liu" w:date="2025-11-25T17:06:00Z" w16du:dateUtc="2025-11-25T09:06:00Z"/>
              <w:rStyle w:val="16"/>
            </w:rPr>
          </w:rPrChange>
        </w:rPr>
      </w:pPr>
      <w:ins w:id="3583" w:author="Chelsea Lee" w:date="2023-09-28T14:58:00Z">
        <w:del w:id="3584" w:author="Bright Liu" w:date="2025-11-25T17:06:00Z" w16du:dateUtc="2025-11-25T09:06:00Z">
          <w:r w:rsidRPr="00B34205" w:rsidDel="00BA0399">
            <w:rPr>
              <w:rStyle w:val="16"/>
              <w:rFonts w:ascii="Myriad Pro" w:eastAsia="方正黑体简体" w:hAnsi="Myriad Pro"/>
              <w:rPrChange w:id="3585" w:author="Chelsea Lee" w:date="2023-09-18T17:14:00Z">
                <w:rPr>
                  <w:rStyle w:val="16"/>
                </w:rPr>
              </w:rPrChange>
            </w:rPr>
            <w:delText xml:space="preserve">         },</w:delText>
          </w:r>
        </w:del>
      </w:ins>
    </w:p>
    <w:p w14:paraId="4601D32C" w14:textId="7B78977F" w:rsidR="00C93AAF" w:rsidRPr="00B34205" w:rsidDel="00BA0399" w:rsidRDefault="00C93AAF" w:rsidP="00C93AAF">
      <w:pPr>
        <w:ind w:leftChars="500" w:left="1050"/>
        <w:rPr>
          <w:ins w:id="3586" w:author="Chelsea Lee" w:date="2023-09-28T14:58:00Z"/>
          <w:del w:id="3587" w:author="Bright Liu" w:date="2025-11-25T17:06:00Z" w16du:dateUtc="2025-11-25T09:06:00Z"/>
          <w:rStyle w:val="16"/>
          <w:rFonts w:ascii="Myriad Pro" w:eastAsia="方正黑体简体" w:hAnsi="Myriad Pro"/>
          <w:rPrChange w:id="3588" w:author="Chelsea Lee" w:date="2023-09-18T17:14:00Z">
            <w:rPr>
              <w:ins w:id="3589" w:author="Chelsea Lee" w:date="2023-09-28T14:58:00Z"/>
              <w:del w:id="3590" w:author="Bright Liu" w:date="2025-11-25T17:06:00Z" w16du:dateUtc="2025-11-25T09:06:00Z"/>
              <w:rStyle w:val="16"/>
            </w:rPr>
          </w:rPrChange>
        </w:rPr>
      </w:pPr>
      <w:ins w:id="3591" w:author="Chelsea Lee" w:date="2023-09-28T14:58:00Z">
        <w:del w:id="3592" w:author="Bright Liu" w:date="2025-11-25T17:06:00Z" w16du:dateUtc="2025-11-25T09:06:00Z">
          <w:r w:rsidRPr="00B34205" w:rsidDel="00BA0399">
            <w:rPr>
              <w:rStyle w:val="16"/>
              <w:rFonts w:ascii="Myriad Pro" w:eastAsia="方正黑体简体" w:hAnsi="Myriad Pro"/>
              <w:rPrChange w:id="3593" w:author="Chelsea Lee" w:date="2023-09-18T17:14:00Z">
                <w:rPr>
                  <w:rStyle w:val="16"/>
                </w:rPr>
              </w:rPrChange>
            </w:rPr>
            <w:delText xml:space="preserve">         {</w:delText>
          </w:r>
        </w:del>
      </w:ins>
    </w:p>
    <w:p w14:paraId="4F0F2449" w14:textId="559E1A63" w:rsidR="00C93AAF" w:rsidRPr="00B34205" w:rsidDel="00BA0399" w:rsidRDefault="00C93AAF" w:rsidP="00C93AAF">
      <w:pPr>
        <w:ind w:leftChars="500" w:left="1050"/>
        <w:rPr>
          <w:ins w:id="3594" w:author="Chelsea Lee" w:date="2023-09-28T14:58:00Z"/>
          <w:del w:id="3595" w:author="Bright Liu" w:date="2025-11-25T17:06:00Z" w16du:dateUtc="2025-11-25T09:06:00Z"/>
          <w:rStyle w:val="16"/>
          <w:rFonts w:ascii="Myriad Pro" w:eastAsia="方正黑体简体" w:hAnsi="Myriad Pro"/>
          <w:rPrChange w:id="3596" w:author="Chelsea Lee" w:date="2023-09-18T17:14:00Z">
            <w:rPr>
              <w:ins w:id="3597" w:author="Chelsea Lee" w:date="2023-09-28T14:58:00Z"/>
              <w:del w:id="3598" w:author="Bright Liu" w:date="2025-11-25T17:06:00Z" w16du:dateUtc="2025-11-25T09:06:00Z"/>
              <w:rStyle w:val="16"/>
            </w:rPr>
          </w:rPrChange>
        </w:rPr>
      </w:pPr>
      <w:ins w:id="3599" w:author="Chelsea Lee" w:date="2023-09-28T14:58:00Z">
        <w:del w:id="3600" w:author="Bright Liu" w:date="2025-11-25T17:06:00Z" w16du:dateUtc="2025-11-25T09:06:00Z">
          <w:r w:rsidRPr="00B34205" w:rsidDel="00BA0399">
            <w:rPr>
              <w:rStyle w:val="16"/>
              <w:rFonts w:ascii="Myriad Pro" w:eastAsia="方正黑体简体" w:hAnsi="Myriad Pro"/>
              <w:rPrChange w:id="3601" w:author="Chelsea Lee" w:date="2023-09-18T17:14:00Z">
                <w:rPr>
                  <w:rStyle w:val="16"/>
                </w:rPr>
              </w:rPrChange>
            </w:rPr>
            <w:delText xml:space="preserve">            "maxwinsnum" : 6,</w:delText>
          </w:r>
        </w:del>
      </w:ins>
    </w:p>
    <w:p w14:paraId="12EFF48A" w14:textId="6BAAA96C" w:rsidR="00C93AAF" w:rsidRPr="00B34205" w:rsidDel="00BA0399" w:rsidRDefault="00C93AAF" w:rsidP="00C93AAF">
      <w:pPr>
        <w:ind w:leftChars="500" w:left="1050"/>
        <w:rPr>
          <w:ins w:id="3602" w:author="Chelsea Lee" w:date="2023-09-28T14:58:00Z"/>
          <w:del w:id="3603" w:author="Bright Liu" w:date="2025-11-25T17:06:00Z" w16du:dateUtc="2025-11-25T09:06:00Z"/>
          <w:rStyle w:val="16"/>
          <w:rFonts w:ascii="Myriad Pro" w:eastAsia="方正黑体简体" w:hAnsi="Myriad Pro"/>
          <w:rPrChange w:id="3604" w:author="Chelsea Lee" w:date="2023-09-18T17:14:00Z">
            <w:rPr>
              <w:ins w:id="3605" w:author="Chelsea Lee" w:date="2023-09-28T14:58:00Z"/>
              <w:del w:id="3606" w:author="Bright Liu" w:date="2025-11-25T17:06:00Z" w16du:dateUtc="2025-11-25T09:06:00Z"/>
              <w:rStyle w:val="16"/>
            </w:rPr>
          </w:rPrChange>
        </w:rPr>
      </w:pPr>
      <w:ins w:id="3607" w:author="Chelsea Lee" w:date="2023-09-28T14:58:00Z">
        <w:del w:id="3608" w:author="Bright Liu" w:date="2025-11-25T17:06:00Z" w16du:dateUtc="2025-11-25T09:06:00Z">
          <w:r w:rsidRPr="00B34205" w:rsidDel="00BA0399">
            <w:rPr>
              <w:rStyle w:val="16"/>
              <w:rFonts w:ascii="Myriad Pro" w:eastAsia="方正黑体简体" w:hAnsi="Myriad Pro"/>
              <w:rPrChange w:id="3609" w:author="Chelsea Lee" w:date="2023-09-18T17:14:00Z">
                <w:rPr>
                  <w:rStyle w:val="16"/>
                </w:rPr>
              </w:rPrChange>
            </w:rPr>
            <w:delText xml:space="preserve">            "mode" : "overlay"</w:delText>
          </w:r>
        </w:del>
      </w:ins>
    </w:p>
    <w:p w14:paraId="1A851AD1" w14:textId="688F3D31" w:rsidR="00C93AAF" w:rsidRPr="00B34205" w:rsidDel="00BA0399" w:rsidRDefault="00C93AAF" w:rsidP="00C93AAF">
      <w:pPr>
        <w:ind w:leftChars="500" w:left="1050"/>
        <w:rPr>
          <w:ins w:id="3610" w:author="Chelsea Lee" w:date="2023-09-28T14:58:00Z"/>
          <w:del w:id="3611" w:author="Bright Liu" w:date="2025-11-25T17:06:00Z" w16du:dateUtc="2025-11-25T09:06:00Z"/>
          <w:rStyle w:val="16"/>
          <w:rFonts w:ascii="Myriad Pro" w:eastAsia="方正黑体简体" w:hAnsi="Myriad Pro"/>
          <w:rPrChange w:id="3612" w:author="Chelsea Lee" w:date="2023-09-18T17:14:00Z">
            <w:rPr>
              <w:ins w:id="3613" w:author="Chelsea Lee" w:date="2023-09-28T14:58:00Z"/>
              <w:del w:id="3614" w:author="Bright Liu" w:date="2025-11-25T17:06:00Z" w16du:dateUtc="2025-11-25T09:06:00Z"/>
              <w:rStyle w:val="16"/>
            </w:rPr>
          </w:rPrChange>
        </w:rPr>
      </w:pPr>
      <w:ins w:id="3615" w:author="Chelsea Lee" w:date="2023-09-28T14:58:00Z">
        <w:del w:id="3616" w:author="Bright Liu" w:date="2025-11-25T17:06:00Z" w16du:dateUtc="2025-11-25T09:06:00Z">
          <w:r w:rsidRPr="00B34205" w:rsidDel="00BA0399">
            <w:rPr>
              <w:rStyle w:val="16"/>
              <w:rFonts w:ascii="Myriad Pro" w:eastAsia="方正黑体简体" w:hAnsi="Myriad Pro"/>
              <w:rPrChange w:id="3617" w:author="Chelsea Lee" w:date="2023-09-18T17:14:00Z">
                <w:rPr>
                  <w:rStyle w:val="16"/>
                </w:rPr>
              </w:rPrChange>
            </w:rPr>
            <w:delText xml:space="preserve">         }</w:delText>
          </w:r>
        </w:del>
      </w:ins>
    </w:p>
    <w:p w14:paraId="7F627EBE" w14:textId="5220739D" w:rsidR="00C93AAF" w:rsidRPr="00B34205" w:rsidDel="00BA0399" w:rsidRDefault="00C93AAF" w:rsidP="00C93AAF">
      <w:pPr>
        <w:ind w:leftChars="500" w:left="1050"/>
        <w:rPr>
          <w:ins w:id="3618" w:author="Chelsea Lee" w:date="2023-09-28T14:58:00Z"/>
          <w:del w:id="3619" w:author="Bright Liu" w:date="2025-11-25T17:06:00Z" w16du:dateUtc="2025-11-25T09:06:00Z"/>
          <w:rStyle w:val="16"/>
          <w:rFonts w:ascii="Myriad Pro" w:eastAsia="方正黑体简体" w:hAnsi="Myriad Pro"/>
          <w:rPrChange w:id="3620" w:author="Chelsea Lee" w:date="2023-09-18T17:14:00Z">
            <w:rPr>
              <w:ins w:id="3621" w:author="Chelsea Lee" w:date="2023-09-28T14:58:00Z"/>
              <w:del w:id="3622" w:author="Bright Liu" w:date="2025-11-25T17:06:00Z" w16du:dateUtc="2025-11-25T09:06:00Z"/>
              <w:rStyle w:val="16"/>
            </w:rPr>
          </w:rPrChange>
        </w:rPr>
      </w:pPr>
      <w:ins w:id="3623" w:author="Chelsea Lee" w:date="2023-09-28T14:58:00Z">
        <w:del w:id="3624" w:author="Bright Liu" w:date="2025-11-25T17:06:00Z" w16du:dateUtc="2025-11-25T09:06:00Z">
          <w:r w:rsidRPr="00B34205" w:rsidDel="00BA0399">
            <w:rPr>
              <w:rStyle w:val="16"/>
              <w:rFonts w:ascii="Myriad Pro" w:eastAsia="方正黑体简体" w:hAnsi="Myriad Pro"/>
              <w:rPrChange w:id="3625" w:author="Chelsea Lee" w:date="2023-09-18T17:14:00Z">
                <w:rPr>
                  <w:rStyle w:val="16"/>
                </w:rPr>
              </w:rPrChange>
            </w:rPr>
            <w:delText xml:space="preserve">      ],</w:delText>
          </w:r>
        </w:del>
      </w:ins>
    </w:p>
    <w:p w14:paraId="00A52F6C" w14:textId="19E9FADA" w:rsidR="00C93AAF" w:rsidRPr="00B34205" w:rsidDel="00BA0399" w:rsidRDefault="00C93AAF" w:rsidP="00C93AAF">
      <w:pPr>
        <w:ind w:leftChars="500" w:left="1050"/>
        <w:rPr>
          <w:ins w:id="3626" w:author="Chelsea Lee" w:date="2023-09-28T14:58:00Z"/>
          <w:del w:id="3627" w:author="Bright Liu" w:date="2025-11-25T17:06:00Z" w16du:dateUtc="2025-11-25T09:06:00Z"/>
          <w:rStyle w:val="16"/>
          <w:rFonts w:ascii="Myriad Pro" w:eastAsia="方正黑体简体" w:hAnsi="Myriad Pro"/>
          <w:rPrChange w:id="3628" w:author="Chelsea Lee" w:date="2023-09-18T17:14:00Z">
            <w:rPr>
              <w:ins w:id="3629" w:author="Chelsea Lee" w:date="2023-09-28T14:58:00Z"/>
              <w:del w:id="3630" w:author="Bright Liu" w:date="2025-11-25T17:06:00Z" w16du:dateUtc="2025-11-25T09:06:00Z"/>
              <w:rStyle w:val="16"/>
            </w:rPr>
          </w:rPrChange>
        </w:rPr>
      </w:pPr>
      <w:ins w:id="3631" w:author="Chelsea Lee" w:date="2023-09-28T14:58:00Z">
        <w:del w:id="3632" w:author="Bright Liu" w:date="2025-11-25T17:06:00Z" w16du:dateUtc="2025-11-25T09:06:00Z">
          <w:r w:rsidRPr="00B34205" w:rsidDel="00BA0399">
            <w:rPr>
              <w:rStyle w:val="16"/>
              <w:rFonts w:ascii="Myriad Pro" w:eastAsia="方正黑体简体" w:hAnsi="Myriad Pro"/>
              <w:rPrChange w:id="3633" w:author="Chelsea Lee" w:date="2023-09-18T17:14:00Z">
                <w:rPr>
                  <w:rStyle w:val="16"/>
                </w:rPr>
              </w:rPrChange>
            </w:rPr>
            <w:delText xml:space="preserve">      "vsize" : 1080</w:delText>
          </w:r>
        </w:del>
      </w:ins>
    </w:p>
    <w:p w14:paraId="5C18E107" w14:textId="5671FEE6" w:rsidR="00C93AAF" w:rsidRPr="00B34205" w:rsidDel="00BA0399" w:rsidRDefault="00C93AAF" w:rsidP="00C93AAF">
      <w:pPr>
        <w:ind w:leftChars="500" w:left="1050"/>
        <w:rPr>
          <w:ins w:id="3634" w:author="Chelsea Lee" w:date="2023-09-28T14:58:00Z"/>
          <w:del w:id="3635" w:author="Bright Liu" w:date="2025-11-25T17:06:00Z" w16du:dateUtc="2025-11-25T09:06:00Z"/>
          <w:rStyle w:val="16"/>
          <w:rFonts w:ascii="Myriad Pro" w:eastAsia="方正黑体简体" w:hAnsi="Myriad Pro"/>
          <w:rPrChange w:id="3636" w:author="Chelsea Lee" w:date="2023-09-18T17:14:00Z">
            <w:rPr>
              <w:ins w:id="3637" w:author="Chelsea Lee" w:date="2023-09-28T14:58:00Z"/>
              <w:del w:id="3638" w:author="Bright Liu" w:date="2025-11-25T17:06:00Z" w16du:dateUtc="2025-11-25T09:06:00Z"/>
              <w:rStyle w:val="16"/>
            </w:rPr>
          </w:rPrChange>
        </w:rPr>
      </w:pPr>
      <w:ins w:id="3639" w:author="Chelsea Lee" w:date="2023-09-28T14:58:00Z">
        <w:del w:id="3640" w:author="Bright Liu" w:date="2025-11-25T17:06:00Z" w16du:dateUtc="2025-11-25T09:06:00Z">
          <w:r w:rsidRPr="00B34205" w:rsidDel="00BA0399">
            <w:rPr>
              <w:rStyle w:val="16"/>
              <w:rFonts w:ascii="Myriad Pro" w:eastAsia="方正黑体简体" w:hAnsi="Myriad Pro"/>
              <w:rPrChange w:id="3641" w:author="Chelsea Lee" w:date="2023-09-18T17:14:00Z">
                <w:rPr>
                  <w:rStyle w:val="16"/>
                </w:rPr>
              </w:rPrChange>
            </w:rPr>
            <w:delText xml:space="preserve">   }</w:delText>
          </w:r>
        </w:del>
      </w:ins>
    </w:p>
    <w:p w14:paraId="417DBC7C" w14:textId="0F7D7FA5" w:rsidR="00C93AAF" w:rsidRPr="00B34205" w:rsidDel="00BA0399" w:rsidRDefault="00C93AAF" w:rsidP="00C93AAF">
      <w:pPr>
        <w:ind w:leftChars="500" w:left="1050"/>
        <w:rPr>
          <w:ins w:id="3642" w:author="Chelsea Lee" w:date="2023-09-28T14:58:00Z"/>
          <w:del w:id="3643" w:author="Bright Liu" w:date="2025-11-25T17:06:00Z" w16du:dateUtc="2025-11-25T09:06:00Z"/>
          <w:rStyle w:val="16"/>
          <w:rFonts w:ascii="Myriad Pro" w:eastAsia="方正黑体简体" w:hAnsi="Myriad Pro"/>
          <w:rPrChange w:id="3644" w:author="Chelsea Lee" w:date="2023-09-18T17:14:00Z">
            <w:rPr>
              <w:ins w:id="3645" w:author="Chelsea Lee" w:date="2023-09-28T14:58:00Z"/>
              <w:del w:id="3646" w:author="Bright Liu" w:date="2025-11-25T17:06:00Z" w16du:dateUtc="2025-11-25T09:06:00Z"/>
              <w:rStyle w:val="16"/>
            </w:rPr>
          </w:rPrChange>
        </w:rPr>
      </w:pPr>
      <w:ins w:id="3647" w:author="Chelsea Lee" w:date="2023-09-28T14:58:00Z">
        <w:del w:id="3648" w:author="Bright Liu" w:date="2025-11-25T17:06:00Z" w16du:dateUtc="2025-11-25T09:06:00Z">
          <w:r w:rsidRPr="00B34205" w:rsidDel="00BA0399">
            <w:rPr>
              <w:rStyle w:val="16"/>
              <w:rFonts w:ascii="Myriad Pro" w:eastAsia="方正黑体简体" w:hAnsi="Myriad Pro"/>
              <w:rPrChange w:id="3649" w:author="Chelsea Lee" w:date="2023-09-18T17:14:00Z">
                <w:rPr>
                  <w:rStyle w:val="16"/>
                </w:rPr>
              </w:rPrChange>
            </w:rPr>
            <w:delText>}</w:delText>
          </w:r>
        </w:del>
      </w:ins>
    </w:p>
    <w:p w14:paraId="22455FCF" w14:textId="5C969DE7" w:rsidR="00C93AAF" w:rsidDel="00BA0399" w:rsidRDefault="00C93AAF">
      <w:pPr>
        <w:spacing w:line="360" w:lineRule="auto"/>
        <w:ind w:left="838"/>
        <w:rPr>
          <w:ins w:id="3650" w:author="Chelsea Lee" w:date="2023-09-28T14:51:00Z"/>
          <w:del w:id="3651" w:author="Bright Liu" w:date="2025-11-25T17:06:00Z" w16du:dateUtc="2025-11-25T09:06:00Z"/>
          <w:rFonts w:ascii="Myriad Pro" w:eastAsia="方正黑体简体" w:hAnsi="Myriad Pro"/>
          <w:sz w:val="22"/>
          <w:szCs w:val="22"/>
        </w:rPr>
        <w:pPrChange w:id="3652" w:author="Chelsea Lee" w:date="2023-09-28T14:53:00Z">
          <w:pPr>
            <w:spacing w:line="360" w:lineRule="auto"/>
          </w:pPr>
        </w:pPrChange>
      </w:pPr>
    </w:p>
    <w:p w14:paraId="3CD16827" w14:textId="57C7267F" w:rsidR="00EB2A2B" w:rsidRPr="00EB2A2B" w:rsidDel="00BA0399" w:rsidRDefault="00F6533B" w:rsidP="00EB2A2B">
      <w:pPr>
        <w:pStyle w:val="3"/>
        <w:rPr>
          <w:ins w:id="3653" w:author="Chelsea Lee" w:date="2023-09-28T14:59:00Z"/>
          <w:del w:id="3654" w:author="Bright Liu" w:date="2025-11-25T17:06:00Z" w16du:dateUtc="2025-11-25T09:06:00Z"/>
        </w:rPr>
      </w:pPr>
      <w:bookmarkStart w:id="3655" w:name="_Toc214962414"/>
      <w:ins w:id="3656" w:author="Chelsea Lee" w:date="2023-09-28T14:59:00Z">
        <w:del w:id="3657" w:author="Bright Liu" w:date="2025-11-25T17:06:00Z" w16du:dateUtc="2025-11-25T09:06:00Z">
          <w:r w:rsidDel="00BA0399">
            <w:delText xml:space="preserve">Receiving Notifications of </w:delText>
          </w:r>
        </w:del>
      </w:ins>
      <w:ins w:id="3658" w:author="Chelsea Lee" w:date="2023-09-28T15:00:00Z">
        <w:del w:id="3659" w:author="Bright Liu" w:date="2025-11-25T17:06:00Z" w16du:dateUtc="2025-11-25T09:06:00Z">
          <w:r w:rsidDel="00BA0399">
            <w:delText>Layout Change</w:delText>
          </w:r>
        </w:del>
      </w:ins>
      <w:bookmarkEnd w:id="3655"/>
    </w:p>
    <w:p w14:paraId="41E03E1B" w14:textId="7D24E0A9" w:rsidR="00430A97" w:rsidDel="00BA0399" w:rsidRDefault="00430A97" w:rsidP="00430A97">
      <w:pPr>
        <w:spacing w:line="360" w:lineRule="auto"/>
        <w:ind w:left="420" w:firstLine="420"/>
        <w:rPr>
          <w:ins w:id="3660" w:author="Chelsea Lee" w:date="2023-09-28T15:03:00Z"/>
          <w:del w:id="3661" w:author="Bright Liu" w:date="2025-11-25T17:06:00Z" w16du:dateUtc="2025-11-25T09:06:00Z"/>
          <w:rFonts w:ascii="Myriad Pro" w:eastAsia="方正黑体简体" w:hAnsi="Myriad Pro"/>
          <w:b/>
          <w:bCs/>
          <w:sz w:val="22"/>
          <w:szCs w:val="22"/>
        </w:rPr>
      </w:pPr>
      <w:ins w:id="3662" w:author="Chelsea Lee" w:date="2023-09-28T15:03:00Z">
        <w:del w:id="3663" w:author="Bright Liu" w:date="2025-11-25T17:06:00Z" w16du:dateUtc="2025-11-25T09:06:00Z">
          <w:r w:rsidRPr="007963C6" w:rsidDel="00BA0399">
            <w:rPr>
              <w:rFonts w:ascii="Myriad Pro" w:eastAsia="方正黑体简体" w:hAnsi="Myriad Pro"/>
              <w:b/>
              <w:bCs/>
              <w:sz w:val="22"/>
              <w:szCs w:val="22"/>
            </w:rPr>
            <w:delText>Command Structure:</w:delText>
          </w:r>
        </w:del>
      </w:ins>
    </w:p>
    <w:p w14:paraId="6ADAD93F" w14:textId="45597372" w:rsidR="00213C28" w:rsidRPr="00B34205" w:rsidDel="00BA0399" w:rsidRDefault="00213C28">
      <w:pPr>
        <w:ind w:left="420" w:firstLine="420"/>
        <w:rPr>
          <w:ins w:id="3664" w:author="Chelsea Lee" w:date="2023-09-28T15:03:00Z"/>
          <w:del w:id="3665" w:author="Bright Liu" w:date="2025-11-25T17:06:00Z" w16du:dateUtc="2025-11-25T09:06:00Z"/>
          <w:rStyle w:val="16"/>
          <w:rFonts w:ascii="Myriad Pro" w:eastAsia="方正黑体简体" w:hAnsi="Myriad Pro"/>
          <w:rPrChange w:id="3666" w:author="Chelsea Lee" w:date="2023-09-18T17:14:00Z">
            <w:rPr>
              <w:ins w:id="3667" w:author="Chelsea Lee" w:date="2023-09-28T15:03:00Z"/>
              <w:del w:id="3668" w:author="Bright Liu" w:date="2025-11-25T17:06:00Z" w16du:dateUtc="2025-11-25T09:06:00Z"/>
              <w:rStyle w:val="16"/>
              <w:kern w:val="0"/>
              <w:szCs w:val="21"/>
            </w:rPr>
          </w:rPrChange>
        </w:rPr>
        <w:pPrChange w:id="3669" w:author="Chelsea Lee" w:date="2023-09-28T15:03:00Z">
          <w:pPr>
            <w:ind w:leftChars="500" w:left="1050"/>
          </w:pPr>
        </w:pPrChange>
      </w:pPr>
      <w:ins w:id="3670" w:author="Chelsea Lee" w:date="2023-09-28T15:03:00Z">
        <w:del w:id="3671" w:author="Bright Liu" w:date="2025-11-25T17:06:00Z" w16du:dateUtc="2025-11-25T09:06:00Z">
          <w:r w:rsidRPr="00B34205" w:rsidDel="00BA0399">
            <w:rPr>
              <w:rStyle w:val="16"/>
              <w:rFonts w:ascii="Myriad Pro" w:eastAsia="方正黑体简体" w:hAnsi="Myriad Pro"/>
              <w:rPrChange w:id="3672" w:author="Chelsea Lee" w:date="2023-09-18T17:14:00Z">
                <w:rPr>
                  <w:rStyle w:val="16"/>
                </w:rPr>
              </w:rPrChange>
            </w:rPr>
            <w:delText>config IPM4000:MRX-hostname_get layout</w:delText>
          </w:r>
        </w:del>
      </w:ins>
    </w:p>
    <w:p w14:paraId="79CA603C" w14:textId="335E6D16" w:rsidR="00430A97" w:rsidDel="00BA0399" w:rsidRDefault="00430A97" w:rsidP="00430A97">
      <w:pPr>
        <w:spacing w:line="360" w:lineRule="auto"/>
        <w:ind w:left="420" w:firstLine="420"/>
        <w:rPr>
          <w:ins w:id="3673" w:author="Chelsea Lee" w:date="2023-09-28T15:03:00Z"/>
          <w:del w:id="3674" w:author="Bright Liu" w:date="2025-11-25T17:06:00Z" w16du:dateUtc="2025-11-25T09:06:00Z"/>
          <w:rFonts w:ascii="Myriad Pro" w:eastAsia="方正黑体简体" w:hAnsi="Myriad Pro"/>
          <w:b/>
          <w:bCs/>
          <w:sz w:val="22"/>
          <w:szCs w:val="22"/>
        </w:rPr>
      </w:pPr>
      <w:ins w:id="3675" w:author="Chelsea Lee" w:date="2023-09-28T15:03:00Z">
        <w:del w:id="3676" w:author="Bright Liu" w:date="2025-11-25T17:06:00Z" w16du:dateUtc="2025-11-25T09:06:00Z">
          <w:r w:rsidDel="00BA0399">
            <w:rPr>
              <w:rFonts w:ascii="Myriad Pro" w:eastAsia="方正黑体简体" w:hAnsi="Myriad Pro"/>
              <w:b/>
              <w:bCs/>
              <w:sz w:val="22"/>
              <w:szCs w:val="22"/>
            </w:rPr>
            <w:delText>Description:</w:delText>
          </w:r>
        </w:del>
      </w:ins>
    </w:p>
    <w:p w14:paraId="3717F5B5" w14:textId="69451D11" w:rsidR="00213C28" w:rsidDel="00BA0399" w:rsidRDefault="00BC2702" w:rsidP="00430A97">
      <w:pPr>
        <w:spacing w:line="360" w:lineRule="auto"/>
        <w:ind w:left="840"/>
        <w:rPr>
          <w:ins w:id="3677" w:author="Chelsea Lee" w:date="2023-09-28T15:06:00Z"/>
          <w:del w:id="3678" w:author="Bright Liu" w:date="2025-11-25T17:06:00Z" w16du:dateUtc="2025-11-25T09:06:00Z"/>
          <w:rFonts w:ascii="Myriad Pro" w:eastAsia="方正黑体简体" w:hAnsi="Myriad Pro"/>
          <w:sz w:val="22"/>
          <w:szCs w:val="22"/>
        </w:rPr>
      </w:pPr>
      <w:ins w:id="3679" w:author="Chelsea Lee" w:date="2023-09-28T15:04:00Z">
        <w:del w:id="3680" w:author="Bright Liu" w:date="2025-11-25T17:06:00Z" w16du:dateUtc="2025-11-25T09:06:00Z">
          <w:r w:rsidDel="00BA0399">
            <w:rPr>
              <w:rFonts w:ascii="Myriad Pro" w:eastAsia="方正黑体简体" w:hAnsi="Myriad Pro" w:hint="eastAsia"/>
              <w:sz w:val="22"/>
              <w:szCs w:val="22"/>
            </w:rPr>
            <w:delText>T</w:delText>
          </w:r>
          <w:r w:rsidDel="00BA0399">
            <w:rPr>
              <w:rFonts w:ascii="Myriad Pro" w:eastAsia="方正黑体简体" w:hAnsi="Myriad Pro"/>
              <w:sz w:val="22"/>
              <w:szCs w:val="22"/>
            </w:rPr>
            <w:delText xml:space="preserve">he command </w:delText>
          </w:r>
        </w:del>
      </w:ins>
      <w:ins w:id="3681" w:author="Chelsea Lee" w:date="2023-09-28T15:05:00Z">
        <w:del w:id="3682" w:author="Bright Liu" w:date="2025-11-25T17:06:00Z" w16du:dateUtc="2025-11-25T09:06:00Z">
          <w:r w:rsidR="002A652F" w:rsidDel="00BA0399">
            <w:rPr>
              <w:rFonts w:ascii="Myriad Pro" w:eastAsia="方正黑体简体" w:hAnsi="Myriad Pro"/>
              <w:sz w:val="22"/>
              <w:szCs w:val="22"/>
            </w:rPr>
            <w:delText xml:space="preserve">is sent </w:delText>
          </w:r>
          <w:r w:rsidR="002A5E1D" w:rsidDel="00BA0399">
            <w:rPr>
              <w:rFonts w:ascii="Myriad Pro" w:eastAsia="方正黑体简体" w:hAnsi="Myriad Pro"/>
              <w:sz w:val="22"/>
              <w:szCs w:val="22"/>
            </w:rPr>
            <w:delText xml:space="preserve">from MRX to the third-party client software </w:delText>
          </w:r>
        </w:del>
      </w:ins>
      <w:ins w:id="3683" w:author="Chelsea Lee" w:date="2023-09-28T15:06:00Z">
        <w:del w:id="3684" w:author="Bright Liu" w:date="2025-11-25T17:06:00Z" w16du:dateUtc="2025-11-25T09:06:00Z">
          <w:r w:rsidR="00A549B1" w:rsidDel="00BA0399">
            <w:rPr>
              <w:rFonts w:ascii="Myriad Pro" w:eastAsia="方正黑体简体" w:hAnsi="Myriad Pro"/>
              <w:sz w:val="22"/>
              <w:szCs w:val="22"/>
            </w:rPr>
            <w:delText xml:space="preserve">through </w:delText>
          </w:r>
        </w:del>
      </w:ins>
      <w:ins w:id="3685" w:author="Chelsea Lee" w:date="2023-09-28T15:07:00Z">
        <w:del w:id="3686" w:author="Bright Liu" w:date="2025-11-25T17:06:00Z" w16du:dateUtc="2025-11-25T09:06:00Z">
          <w:r w:rsidR="00F35B05" w:rsidDel="00BA0399">
            <w:rPr>
              <w:rFonts w:ascii="Myriad Pro" w:eastAsia="方正黑体简体" w:hAnsi="Myriad Pro"/>
              <w:sz w:val="22"/>
              <w:szCs w:val="22"/>
            </w:rPr>
            <w:delText xml:space="preserve">subnet </w:delText>
          </w:r>
        </w:del>
      </w:ins>
      <w:ins w:id="3687" w:author="Chelsea Lee" w:date="2023-09-28T15:06:00Z">
        <w:del w:id="3688" w:author="Bright Liu" w:date="2025-11-25T17:06:00Z" w16du:dateUtc="2025-11-25T09:06:00Z">
          <w:r w:rsidR="00A549B1" w:rsidDel="00BA0399">
            <w:rPr>
              <w:rFonts w:ascii="Myriad Pro" w:eastAsia="方正黑体简体" w:hAnsi="Myriad Pro"/>
              <w:sz w:val="22"/>
              <w:szCs w:val="22"/>
            </w:rPr>
            <w:delText>broadcast.</w:delText>
          </w:r>
        </w:del>
      </w:ins>
    </w:p>
    <w:p w14:paraId="2D4E8866" w14:textId="32759051" w:rsidR="00A549B1" w:rsidRPr="00804581" w:rsidDel="00BA0399" w:rsidRDefault="00A549B1">
      <w:pPr>
        <w:pStyle w:val="af7"/>
        <w:numPr>
          <w:ilvl w:val="0"/>
          <w:numId w:val="41"/>
        </w:numPr>
        <w:spacing w:line="360" w:lineRule="auto"/>
        <w:ind w:firstLineChars="0"/>
        <w:rPr>
          <w:ins w:id="3689" w:author="Chelsea Lee" w:date="2023-09-28T15:07:00Z"/>
          <w:del w:id="3690" w:author="Bright Liu" w:date="2025-11-25T17:06:00Z" w16du:dateUtc="2025-11-25T09:06:00Z"/>
          <w:rFonts w:ascii="Myriad Pro" w:eastAsia="方正黑体简体" w:hAnsi="Myriad Pro"/>
          <w:sz w:val="22"/>
          <w:szCs w:val="22"/>
          <w:rPrChange w:id="3691" w:author="Chelsea Lee" w:date="2023-10-10T17:33:00Z">
            <w:rPr>
              <w:ins w:id="3692" w:author="Chelsea Lee" w:date="2023-09-28T15:07:00Z"/>
              <w:del w:id="3693" w:author="Bright Liu" w:date="2025-11-25T17:06:00Z" w16du:dateUtc="2025-11-25T09:06:00Z"/>
            </w:rPr>
          </w:rPrChange>
        </w:rPr>
        <w:pPrChange w:id="3694" w:author="Chelsea Lee" w:date="2023-10-10T17:33:00Z">
          <w:pPr>
            <w:spacing w:line="360" w:lineRule="auto"/>
            <w:ind w:left="840"/>
          </w:pPr>
        </w:pPrChange>
      </w:pPr>
      <w:ins w:id="3695" w:author="Chelsea Lee" w:date="2023-09-28T15:06:00Z">
        <w:del w:id="3696" w:author="Bright Liu" w:date="2025-11-25T17:06:00Z" w16du:dateUtc="2025-11-25T09:06:00Z">
          <w:r w:rsidRPr="00804581" w:rsidDel="00BA0399">
            <w:rPr>
              <w:rFonts w:ascii="Myriad Pro" w:eastAsia="方正黑体简体" w:hAnsi="Myriad Pro"/>
              <w:sz w:val="22"/>
              <w:szCs w:val="22"/>
              <w:rPrChange w:id="3697" w:author="Chelsea Lee" w:date="2023-10-10T17:33:00Z">
                <w:rPr/>
              </w:rPrChange>
            </w:rPr>
            <w:delText>MRX-hostname</w:delText>
          </w:r>
          <w:r w:rsidRPr="00804581" w:rsidDel="00BA0399">
            <w:rPr>
              <w:rFonts w:ascii="Myriad Pro" w:eastAsia="方正黑体简体" w:hAnsi="Myriad Pro"/>
              <w:sz w:val="22"/>
              <w:szCs w:val="22"/>
              <w:rPrChange w:id="3698" w:author="Chelsea Lee" w:date="2023-10-10T17:33:00Z">
                <w:rPr>
                  <w:rFonts w:ascii="Myriad Pro" w:eastAsia="方正黑体简体" w:hAnsi="Myriad Pro"/>
                </w:rPr>
              </w:rPrChange>
            </w:rPr>
            <w:delText>:</w:delText>
          </w:r>
          <w:r w:rsidRPr="00804581" w:rsidDel="00BA0399">
            <w:rPr>
              <w:rFonts w:ascii="Myriad Pro" w:eastAsia="方正黑体简体" w:hAnsi="Myriad Pro"/>
              <w:sz w:val="22"/>
              <w:szCs w:val="22"/>
              <w:rPrChange w:id="3699" w:author="Chelsea Lee" w:date="2023-10-10T17:33:00Z">
                <w:rPr/>
              </w:rPrChange>
            </w:rPr>
            <w:delText xml:space="preserve"> The </w:delText>
          </w:r>
        </w:del>
      </w:ins>
      <w:ins w:id="3700" w:author="Chelsea Lee" w:date="2023-09-28T15:07:00Z">
        <w:del w:id="3701" w:author="Bright Liu" w:date="2025-11-25T17:06:00Z" w16du:dateUtc="2025-11-25T09:06:00Z">
          <w:r w:rsidRPr="00804581" w:rsidDel="00BA0399">
            <w:rPr>
              <w:rFonts w:ascii="Myriad Pro" w:eastAsia="方正黑体简体" w:hAnsi="Myriad Pro"/>
              <w:sz w:val="22"/>
              <w:szCs w:val="22"/>
              <w:rPrChange w:id="3702" w:author="Chelsea Lee" w:date="2023-10-10T17:33:00Z">
                <w:rPr/>
              </w:rPrChange>
            </w:rPr>
            <w:delText>device’s hostname.</w:delText>
          </w:r>
        </w:del>
      </w:ins>
    </w:p>
    <w:p w14:paraId="2CBC6CF4" w14:textId="4F3E31B7" w:rsidR="00A549B1" w:rsidRPr="00804581" w:rsidDel="00BA0399" w:rsidRDefault="00F35B05">
      <w:pPr>
        <w:pStyle w:val="af7"/>
        <w:numPr>
          <w:ilvl w:val="0"/>
          <w:numId w:val="41"/>
        </w:numPr>
        <w:spacing w:line="360" w:lineRule="auto"/>
        <w:ind w:firstLineChars="0"/>
        <w:rPr>
          <w:ins w:id="3703" w:author="Chelsea Lee" w:date="2023-09-28T15:07:00Z"/>
          <w:del w:id="3704" w:author="Bright Liu" w:date="2025-11-25T17:06:00Z" w16du:dateUtc="2025-11-25T09:06:00Z"/>
          <w:rFonts w:ascii="Myriad Pro" w:eastAsia="方正黑体简体" w:hAnsi="Myriad Pro"/>
          <w:sz w:val="22"/>
          <w:szCs w:val="22"/>
          <w:rPrChange w:id="3705" w:author="Chelsea Lee" w:date="2023-10-10T17:33:00Z">
            <w:rPr>
              <w:ins w:id="3706" w:author="Chelsea Lee" w:date="2023-09-28T15:07:00Z"/>
              <w:del w:id="3707" w:author="Bright Liu" w:date="2025-11-25T17:06:00Z" w16du:dateUtc="2025-11-25T09:06:00Z"/>
            </w:rPr>
          </w:rPrChange>
        </w:rPr>
        <w:pPrChange w:id="3708" w:author="Chelsea Lee" w:date="2023-10-10T17:33:00Z">
          <w:pPr>
            <w:spacing w:line="360" w:lineRule="auto"/>
            <w:ind w:left="840"/>
          </w:pPr>
        </w:pPrChange>
      </w:pPr>
      <w:ins w:id="3709" w:author="Chelsea Lee" w:date="2023-09-28T15:07:00Z">
        <w:del w:id="3710" w:author="Bright Liu" w:date="2025-11-25T17:06:00Z" w16du:dateUtc="2025-11-25T09:06:00Z">
          <w:r w:rsidRPr="00804581" w:rsidDel="00BA0399">
            <w:rPr>
              <w:rFonts w:ascii="Myriad Pro" w:eastAsia="方正黑体简体" w:hAnsi="Myriad Pro"/>
              <w:sz w:val="22"/>
              <w:szCs w:val="22"/>
              <w:rPrChange w:id="3711" w:author="Chelsea Lee" w:date="2023-10-10T17:33:00Z">
                <w:rPr/>
              </w:rPrChange>
            </w:rPr>
            <w:delText xml:space="preserve">Destination address: </w:delText>
          </w:r>
        </w:del>
      </w:ins>
      <w:ins w:id="3712" w:author="Chelsea Lee" w:date="2023-09-28T15:08:00Z">
        <w:del w:id="3713" w:author="Bright Liu" w:date="2025-11-25T17:06:00Z" w16du:dateUtc="2025-11-25T09:06:00Z">
          <w:r w:rsidR="007C04A2" w:rsidRPr="00804581" w:rsidDel="00BA0399">
            <w:rPr>
              <w:rFonts w:ascii="Myriad Pro" w:eastAsia="方正黑体简体" w:hAnsi="Myriad Pro"/>
              <w:sz w:val="22"/>
              <w:szCs w:val="22"/>
              <w:rPrChange w:id="3714" w:author="Chelsea Lee" w:date="2023-10-10T17:33:00Z">
                <w:rPr/>
              </w:rPrChange>
            </w:rPr>
            <w:delText xml:space="preserve">The </w:delText>
          </w:r>
          <w:r w:rsidR="004376AE" w:rsidRPr="00804581" w:rsidDel="00BA0399">
            <w:rPr>
              <w:rFonts w:ascii="Myriad Pro" w:eastAsia="方正黑体简体" w:hAnsi="Myriad Pro"/>
              <w:sz w:val="22"/>
              <w:szCs w:val="22"/>
              <w:rPrChange w:id="3715" w:author="Chelsea Lee" w:date="2023-10-10T17:33:00Z">
                <w:rPr/>
              </w:rPrChange>
            </w:rPr>
            <w:delText xml:space="preserve">subnet </w:delText>
          </w:r>
          <w:r w:rsidR="00E70419" w:rsidRPr="00804581" w:rsidDel="00BA0399">
            <w:rPr>
              <w:rFonts w:ascii="Myriad Pro" w:eastAsia="方正黑体简体" w:hAnsi="Myriad Pro"/>
              <w:sz w:val="22"/>
              <w:szCs w:val="22"/>
              <w:rPrChange w:id="3716" w:author="Chelsea Lee" w:date="2023-10-10T17:33:00Z">
                <w:rPr/>
              </w:rPrChange>
            </w:rPr>
            <w:delText xml:space="preserve">broadcast address of the subnet </w:delText>
          </w:r>
        </w:del>
      </w:ins>
      <w:ins w:id="3717" w:author="Chelsea Lee" w:date="2023-09-28T15:09:00Z">
        <w:del w:id="3718" w:author="Bright Liu" w:date="2025-11-25T17:06:00Z" w16du:dateUtc="2025-11-25T09:06:00Z">
          <w:r w:rsidR="00E70419" w:rsidRPr="00804581" w:rsidDel="00BA0399">
            <w:rPr>
              <w:rFonts w:ascii="Myriad Pro" w:eastAsia="方正黑体简体" w:hAnsi="Myriad Pro"/>
              <w:sz w:val="22"/>
              <w:szCs w:val="22"/>
              <w:rPrChange w:id="3719" w:author="Chelsea Lee" w:date="2023-10-10T17:33:00Z">
                <w:rPr/>
              </w:rPrChange>
            </w:rPr>
            <w:delText>on which MRX resides.</w:delText>
          </w:r>
        </w:del>
      </w:ins>
    </w:p>
    <w:p w14:paraId="6E62B33B" w14:textId="0C67810C" w:rsidR="00F35B05" w:rsidRPr="00804581" w:rsidDel="00BA0399" w:rsidRDefault="00E70419">
      <w:pPr>
        <w:pStyle w:val="af7"/>
        <w:numPr>
          <w:ilvl w:val="0"/>
          <w:numId w:val="41"/>
        </w:numPr>
        <w:spacing w:line="360" w:lineRule="auto"/>
        <w:ind w:firstLineChars="0"/>
        <w:rPr>
          <w:ins w:id="3720" w:author="Chelsea Lee" w:date="2023-09-28T15:09:00Z"/>
          <w:del w:id="3721" w:author="Bright Liu" w:date="2025-11-25T17:06:00Z" w16du:dateUtc="2025-11-25T09:06:00Z"/>
          <w:rFonts w:ascii="Myriad Pro" w:eastAsia="方正黑体简体" w:hAnsi="Myriad Pro"/>
          <w:sz w:val="22"/>
          <w:szCs w:val="22"/>
          <w:rPrChange w:id="3722" w:author="Chelsea Lee" w:date="2023-10-10T17:33:00Z">
            <w:rPr>
              <w:ins w:id="3723" w:author="Chelsea Lee" w:date="2023-09-28T15:09:00Z"/>
              <w:del w:id="3724" w:author="Bright Liu" w:date="2025-11-25T17:06:00Z" w16du:dateUtc="2025-11-25T09:06:00Z"/>
            </w:rPr>
          </w:rPrChange>
        </w:rPr>
        <w:pPrChange w:id="3725" w:author="Chelsea Lee" w:date="2023-10-10T17:33:00Z">
          <w:pPr>
            <w:spacing w:line="360" w:lineRule="auto"/>
            <w:ind w:left="840"/>
          </w:pPr>
        </w:pPrChange>
      </w:pPr>
      <w:ins w:id="3726" w:author="Chelsea Lee" w:date="2023-09-28T15:09:00Z">
        <w:del w:id="3727" w:author="Bright Liu" w:date="2025-11-25T17:06:00Z" w16du:dateUtc="2025-11-25T09:06:00Z">
          <w:r w:rsidRPr="00804581" w:rsidDel="00BA0399">
            <w:rPr>
              <w:rFonts w:ascii="Myriad Pro" w:eastAsia="方正黑体简体" w:hAnsi="Myriad Pro"/>
              <w:sz w:val="22"/>
              <w:szCs w:val="22"/>
              <w:rPrChange w:id="3728" w:author="Chelsea Lee" w:date="2023-10-10T17:33:00Z">
                <w:rPr/>
              </w:rPrChange>
            </w:rPr>
            <w:delText xml:space="preserve">Destination port: </w:delText>
          </w:r>
          <w:r w:rsidR="00475BDA" w:rsidRPr="00804581" w:rsidDel="00BA0399">
            <w:rPr>
              <w:rFonts w:ascii="Myriad Pro" w:eastAsia="方正黑体简体" w:hAnsi="Myriad Pro"/>
              <w:sz w:val="22"/>
              <w:szCs w:val="22"/>
              <w:rPrChange w:id="3729" w:author="Chelsea Lee" w:date="2023-10-10T17:33:00Z">
                <w:rPr/>
              </w:rPrChange>
            </w:rPr>
            <w:delText xml:space="preserve"> 11002</w:delText>
          </w:r>
        </w:del>
      </w:ins>
    </w:p>
    <w:p w14:paraId="719BDD1C" w14:textId="63740917" w:rsidR="00475BDA" w:rsidDel="00BA0399" w:rsidRDefault="00C304EB" w:rsidP="00A549B1">
      <w:pPr>
        <w:spacing w:line="360" w:lineRule="auto"/>
        <w:ind w:left="840"/>
        <w:rPr>
          <w:ins w:id="3730" w:author="Chelsea Lee" w:date="2023-09-28T15:09:00Z"/>
          <w:del w:id="3731" w:author="Bright Liu" w:date="2025-11-25T17:06:00Z" w16du:dateUtc="2025-11-25T09:06:00Z"/>
          <w:rFonts w:ascii="Myriad Pro" w:eastAsia="方正黑体简体" w:hAnsi="Myriad Pro"/>
          <w:sz w:val="22"/>
          <w:szCs w:val="22"/>
        </w:rPr>
      </w:pPr>
      <w:ins w:id="3732" w:author="Chelsea Lee" w:date="2023-09-28T15:10:00Z">
        <w:del w:id="3733" w:author="Bright Liu" w:date="2025-11-25T17:06:00Z" w16du:dateUtc="2025-11-25T09:06:00Z">
          <w:r w:rsidRPr="006E6893" w:rsidDel="00BA0399">
            <w:rPr>
              <w:rFonts w:ascii="Myriad Pro" w:eastAsia="方正黑体简体" w:hAnsi="Myriad Pro"/>
              <w:b/>
              <w:bCs/>
              <w:sz w:val="22"/>
              <w:szCs w:val="22"/>
            </w:rPr>
            <w:delText>Supported Devices:</w:delText>
          </w:r>
        </w:del>
      </w:ins>
      <w:ins w:id="3734" w:author="Chelsea Lee" w:date="2023-09-28T15:09:00Z">
        <w:del w:id="3735" w:author="Bright Liu" w:date="2025-11-25T17:06:00Z" w16du:dateUtc="2025-11-25T09:06:00Z">
          <w:r w:rsidR="00475BDA" w:rsidDel="00BA0399">
            <w:rPr>
              <w:rFonts w:ascii="Myriad Pro" w:eastAsia="方正黑体简体" w:hAnsi="Myriad Pro"/>
              <w:sz w:val="22"/>
              <w:szCs w:val="22"/>
            </w:rPr>
            <w:delText xml:space="preserve"> </w:delText>
          </w:r>
        </w:del>
        <w:del w:id="3736" w:author="Bright Liu" w:date="2025-11-25T11:21:00Z" w16du:dateUtc="2025-11-25T03:21:00Z">
          <w:r w:rsidR="00475BDA" w:rsidDel="00644C1C">
            <w:rPr>
              <w:rFonts w:ascii="Myriad Pro" w:eastAsia="方正黑体简体" w:hAnsi="Myriad Pro"/>
              <w:sz w:val="22"/>
              <w:szCs w:val="22"/>
            </w:rPr>
            <w:delText>4KIP200M</w:delText>
          </w:r>
        </w:del>
      </w:ins>
    </w:p>
    <w:p w14:paraId="4FEF5E77" w14:textId="50B9AA3D" w:rsidR="00430A97" w:rsidRPr="005854E6" w:rsidDel="00BA0399" w:rsidRDefault="00430A97" w:rsidP="00430A97">
      <w:pPr>
        <w:spacing w:line="360" w:lineRule="auto"/>
        <w:ind w:left="420" w:firstLine="420"/>
        <w:rPr>
          <w:ins w:id="3737" w:author="Chelsea Lee" w:date="2023-09-28T15:03:00Z"/>
          <w:del w:id="3738" w:author="Bright Liu" w:date="2025-11-25T17:06:00Z" w16du:dateUtc="2025-11-25T09:06:00Z"/>
          <w:rFonts w:ascii="Myriad Pro" w:eastAsia="方正黑体简体" w:hAnsi="Myriad Pro"/>
          <w:b/>
          <w:bCs/>
          <w:sz w:val="22"/>
          <w:szCs w:val="22"/>
        </w:rPr>
      </w:pPr>
      <w:ins w:id="3739" w:author="Chelsea Lee" w:date="2023-09-28T15:03:00Z">
        <w:del w:id="3740" w:author="Bright Liu" w:date="2025-11-25T17:06:00Z" w16du:dateUtc="2025-11-25T09:06:00Z">
          <w:r w:rsidDel="00BA0399">
            <w:rPr>
              <w:rFonts w:ascii="Myriad Pro" w:eastAsia="方正黑体简体" w:hAnsi="Myriad Pro"/>
              <w:b/>
              <w:bCs/>
              <w:sz w:val="22"/>
              <w:szCs w:val="22"/>
            </w:rPr>
            <w:delText>Command Example:</w:delText>
          </w:r>
          <w:r w:rsidR="004B549A" w:rsidDel="00BA0399">
            <w:rPr>
              <w:rFonts w:ascii="Myriad Pro" w:eastAsia="方正黑体简体" w:hAnsi="Myriad Pro"/>
              <w:b/>
              <w:bCs/>
              <w:sz w:val="22"/>
              <w:szCs w:val="22"/>
            </w:rPr>
            <w:delText xml:space="preserve"> </w:delText>
          </w:r>
        </w:del>
      </w:ins>
      <w:ins w:id="3741" w:author="Chelsea Lee" w:date="2023-09-28T15:10:00Z">
        <w:del w:id="3742" w:author="Bright Liu" w:date="2025-11-25T17:06:00Z" w16du:dateUtc="2025-11-25T09:06:00Z">
          <w:r w:rsidR="00C304EB" w:rsidDel="00BA0399">
            <w:rPr>
              <w:rFonts w:ascii="Myriad Pro" w:eastAsia="方正黑体简体" w:hAnsi="Myriad Pro"/>
              <w:b/>
              <w:bCs/>
              <w:sz w:val="22"/>
              <w:szCs w:val="22"/>
            </w:rPr>
            <w:delText xml:space="preserve"> </w:delText>
          </w:r>
        </w:del>
      </w:ins>
    </w:p>
    <w:p w14:paraId="53477D8B" w14:textId="1ADD0DD7" w:rsidR="00F0523E" w:rsidDel="00BA0399" w:rsidRDefault="002D22DD" w:rsidP="00F0523E">
      <w:pPr>
        <w:spacing w:line="360" w:lineRule="auto"/>
        <w:ind w:left="840"/>
        <w:rPr>
          <w:ins w:id="3743" w:author="Chelsea Lee" w:date="2023-09-28T15:12:00Z"/>
          <w:del w:id="3744" w:author="Bright Liu" w:date="2025-11-25T17:06:00Z" w16du:dateUtc="2025-11-25T09:06:00Z"/>
          <w:rFonts w:ascii="Myriad Pro" w:eastAsia="方正黑体简体" w:hAnsi="Myriad Pro"/>
          <w:sz w:val="22"/>
          <w:szCs w:val="22"/>
        </w:rPr>
      </w:pPr>
      <w:ins w:id="3745" w:author="Chelsea Lee" w:date="2023-09-28T15:16:00Z">
        <w:del w:id="3746" w:author="Bright Liu" w:date="2025-11-25T17:06:00Z" w16du:dateUtc="2025-11-25T09:06:00Z">
          <w:r w:rsidDel="00BA0399">
            <w:rPr>
              <w:rFonts w:ascii="Myriad Pro" w:eastAsia="方正黑体简体" w:hAnsi="Myriad Pro"/>
              <w:sz w:val="22"/>
              <w:szCs w:val="22"/>
            </w:rPr>
            <w:delText>Assumes that</w:delText>
          </w:r>
        </w:del>
      </w:ins>
      <w:ins w:id="3747" w:author="Chelsea Lee" w:date="2023-09-28T15:11:00Z">
        <w:del w:id="3748" w:author="Bright Liu" w:date="2025-11-25T17:06:00Z" w16du:dateUtc="2025-11-25T09:06:00Z">
          <w:r w:rsidR="00715CD9" w:rsidDel="00BA0399">
            <w:rPr>
              <w:rFonts w:ascii="Myriad Pro" w:eastAsia="方正黑体简体" w:hAnsi="Myriad Pro"/>
              <w:sz w:val="22"/>
              <w:szCs w:val="22"/>
            </w:rPr>
            <w:delText xml:space="preserve"> the third-party client </w:delText>
          </w:r>
        </w:del>
      </w:ins>
      <w:ins w:id="3749" w:author="Chelsea Lee" w:date="2023-09-28T15:19:00Z">
        <w:del w:id="3750" w:author="Bright Liu" w:date="2025-11-25T17:06:00Z" w16du:dateUtc="2025-11-25T09:06:00Z">
          <w:r w:rsidR="003625DC" w:rsidDel="00BA0399">
            <w:rPr>
              <w:rFonts w:ascii="Myriad Pro" w:eastAsia="方正黑体简体" w:hAnsi="Myriad Pro"/>
              <w:sz w:val="22"/>
              <w:szCs w:val="22"/>
            </w:rPr>
            <w:delText>app</w:delText>
          </w:r>
        </w:del>
      </w:ins>
      <w:ins w:id="3751" w:author="Chelsea Lee" w:date="2023-09-28T15:11:00Z">
        <w:del w:id="3752" w:author="Bright Liu" w:date="2025-11-25T17:06:00Z" w16du:dateUtc="2025-11-25T09:06:00Z">
          <w:r w:rsidR="00715CD9" w:rsidDel="00BA0399">
            <w:rPr>
              <w:rFonts w:ascii="Myriad Pro" w:eastAsia="方正黑体简体" w:hAnsi="Myriad Pro"/>
              <w:sz w:val="22"/>
              <w:szCs w:val="22"/>
            </w:rPr>
            <w:delText xml:space="preserve"> and the MRX are in the same subnet, the client app </w:delText>
          </w:r>
        </w:del>
      </w:ins>
      <w:ins w:id="3753" w:author="Chelsea Lee" w:date="2023-09-28T15:12:00Z">
        <w:del w:id="3754" w:author="Bright Liu" w:date="2025-11-25T17:06:00Z" w16du:dateUtc="2025-11-25T09:06:00Z">
          <w:r w:rsidR="00715CD9" w:rsidDel="00BA0399">
            <w:rPr>
              <w:rFonts w:ascii="Myriad Pro" w:eastAsia="方正黑体简体" w:hAnsi="Myriad Pro"/>
              <w:sz w:val="22"/>
              <w:szCs w:val="22"/>
            </w:rPr>
            <w:delText>IP address is 192.168.1.10,</w:delText>
          </w:r>
          <w:r w:rsidR="009202D9" w:rsidDel="00BA0399">
            <w:rPr>
              <w:rFonts w:ascii="Myriad Pro" w:eastAsia="方正黑体简体" w:hAnsi="Myriad Pro"/>
              <w:sz w:val="22"/>
              <w:szCs w:val="22"/>
            </w:rPr>
            <w:delText xml:space="preserve"> mark is 255.255.0.0, then the subnet broadcast </w:delText>
          </w:r>
        </w:del>
      </w:ins>
      <w:ins w:id="3755" w:author="Chelsea Lee" w:date="2023-09-28T15:13:00Z">
        <w:del w:id="3756" w:author="Bright Liu" w:date="2025-11-25T17:06:00Z" w16du:dateUtc="2025-11-25T09:06:00Z">
          <w:r w:rsidR="00F9243E" w:rsidDel="00BA0399">
            <w:rPr>
              <w:rFonts w:ascii="Myriad Pro" w:eastAsia="方正黑体简体" w:hAnsi="Myriad Pro"/>
              <w:sz w:val="22"/>
              <w:szCs w:val="22"/>
            </w:rPr>
            <w:delText xml:space="preserve">address can be calculated to 192.168.255.255, </w:delText>
          </w:r>
        </w:del>
      </w:ins>
      <w:ins w:id="3757" w:author="Chelsea Lee" w:date="2023-09-28T15:18:00Z">
        <w:del w:id="3758" w:author="Bright Liu" w:date="2025-11-25T17:06:00Z" w16du:dateUtc="2025-11-25T09:06:00Z">
          <w:r w:rsidR="003625DC" w:rsidDel="00BA0399">
            <w:rPr>
              <w:rFonts w:ascii="Myriad Pro" w:eastAsia="方正黑体简体" w:hAnsi="Myriad Pro"/>
              <w:sz w:val="22"/>
              <w:szCs w:val="22"/>
            </w:rPr>
            <w:delText xml:space="preserve">therefore the client </w:delText>
          </w:r>
        </w:del>
      </w:ins>
      <w:ins w:id="3759" w:author="Chelsea Lee" w:date="2023-09-28T15:19:00Z">
        <w:del w:id="3760" w:author="Bright Liu" w:date="2025-11-25T17:06:00Z" w16du:dateUtc="2025-11-25T09:06:00Z">
          <w:r w:rsidR="003625DC" w:rsidDel="00BA0399">
            <w:rPr>
              <w:rFonts w:ascii="Myriad Pro" w:eastAsia="方正黑体简体" w:hAnsi="Myriad Pro"/>
              <w:sz w:val="22"/>
              <w:szCs w:val="22"/>
            </w:rPr>
            <w:delText xml:space="preserve">app needs to </w:delText>
          </w:r>
          <w:r w:rsidR="00DB1CA7" w:rsidDel="00BA0399">
            <w:rPr>
              <w:rFonts w:ascii="Myriad Pro" w:eastAsia="方正黑体简体" w:hAnsi="Myriad Pro"/>
              <w:sz w:val="22"/>
              <w:szCs w:val="22"/>
            </w:rPr>
            <w:delText xml:space="preserve">receive </w:delText>
          </w:r>
        </w:del>
      </w:ins>
      <w:ins w:id="3761" w:author="Chelsea Lee" w:date="2023-09-28T15:20:00Z">
        <w:del w:id="3762" w:author="Bright Liu" w:date="2025-11-25T17:06:00Z" w16du:dateUtc="2025-11-25T09:06:00Z">
          <w:r w:rsidR="0097241E" w:rsidDel="00BA0399">
            <w:rPr>
              <w:rFonts w:ascii="Myriad Pro" w:eastAsia="方正黑体简体" w:hAnsi="Myriad Pro"/>
              <w:sz w:val="22"/>
              <w:szCs w:val="22"/>
            </w:rPr>
            <w:delText xml:space="preserve">the </w:delText>
          </w:r>
          <w:r w:rsidR="006C79BC" w:rsidDel="00BA0399">
            <w:rPr>
              <w:rFonts w:ascii="Myriad Pro" w:eastAsia="方正黑体简体" w:hAnsi="Myriad Pro"/>
              <w:sz w:val="22"/>
              <w:szCs w:val="22"/>
            </w:rPr>
            <w:delText xml:space="preserve">following UDP message at the address </w:delText>
          </w:r>
          <w:r w:rsidR="006C79BC" w:rsidRPr="006C79BC" w:rsidDel="00BA0399">
            <w:rPr>
              <w:rFonts w:ascii="Myriad Pro" w:eastAsia="方正黑体简体" w:hAnsi="Myriad Pro"/>
              <w:sz w:val="22"/>
              <w:szCs w:val="22"/>
            </w:rPr>
            <w:delText>192.168.255. 255:11002</w:delText>
          </w:r>
        </w:del>
      </w:ins>
      <w:ins w:id="3763" w:author="Chelsea Lee" w:date="2023-09-28T15:21:00Z">
        <w:del w:id="3764" w:author="Bright Liu" w:date="2025-11-25T17:06:00Z" w16du:dateUtc="2025-11-25T09:06:00Z">
          <w:r w:rsidR="006C79BC" w:rsidDel="00BA0399">
            <w:rPr>
              <w:rFonts w:ascii="Myriad Pro" w:eastAsia="方正黑体简体" w:hAnsi="Myriad Pro"/>
              <w:sz w:val="22"/>
              <w:szCs w:val="22"/>
            </w:rPr>
            <w:delText>:</w:delText>
          </w:r>
        </w:del>
      </w:ins>
    </w:p>
    <w:p w14:paraId="061D3C6B" w14:textId="25D19386" w:rsidR="000609B1" w:rsidRPr="00B34205" w:rsidDel="00BA0399" w:rsidRDefault="000609B1">
      <w:pPr>
        <w:ind w:left="420" w:firstLine="420"/>
        <w:rPr>
          <w:ins w:id="3765" w:author="Chelsea Lee" w:date="2023-09-28T15:21:00Z"/>
          <w:del w:id="3766" w:author="Bright Liu" w:date="2025-11-25T17:06:00Z" w16du:dateUtc="2025-11-25T09:06:00Z"/>
          <w:rStyle w:val="16"/>
          <w:rFonts w:ascii="Myriad Pro" w:eastAsia="方正黑体简体" w:hAnsi="Myriad Pro"/>
          <w:rPrChange w:id="3767" w:author="Chelsea Lee" w:date="2023-09-18T17:14:00Z">
            <w:rPr>
              <w:ins w:id="3768" w:author="Chelsea Lee" w:date="2023-09-28T15:21:00Z"/>
              <w:del w:id="3769" w:author="Bright Liu" w:date="2025-11-25T17:06:00Z" w16du:dateUtc="2025-11-25T09:06:00Z"/>
              <w:rStyle w:val="16"/>
            </w:rPr>
          </w:rPrChange>
        </w:rPr>
        <w:pPrChange w:id="3770" w:author="Chelsea Lee" w:date="2023-09-28T15:21:00Z">
          <w:pPr>
            <w:ind w:leftChars="500" w:left="1050"/>
          </w:pPr>
        </w:pPrChange>
      </w:pPr>
      <w:ins w:id="3771" w:author="Chelsea Lee" w:date="2023-09-28T15:21:00Z">
        <w:del w:id="3772" w:author="Bright Liu" w:date="2025-11-25T17:06:00Z" w16du:dateUtc="2025-11-25T09:06:00Z">
          <w:r w:rsidRPr="00B34205" w:rsidDel="00BA0399">
            <w:rPr>
              <w:rStyle w:val="16"/>
              <w:rFonts w:ascii="Myriad Pro" w:eastAsia="方正黑体简体" w:hAnsi="Myriad Pro"/>
              <w:rPrChange w:id="3773" w:author="Chelsea Lee" w:date="2023-09-18T17:14:00Z">
                <w:rPr>
                  <w:rStyle w:val="16"/>
                </w:rPr>
              </w:rPrChange>
            </w:rPr>
            <w:delText>config IPM4000:IPM4000-341B22000019_get layout</w:delText>
          </w:r>
        </w:del>
      </w:ins>
    </w:p>
    <w:p w14:paraId="1E08A356" w14:textId="798E59C4" w:rsidR="00715CD9" w:rsidRPr="00715CD9" w:rsidDel="00BA0399" w:rsidRDefault="000609B1" w:rsidP="00F0523E">
      <w:pPr>
        <w:spacing w:line="360" w:lineRule="auto"/>
        <w:ind w:left="840"/>
        <w:rPr>
          <w:ins w:id="3774" w:author="Chelsea Lee" w:date="2023-09-28T15:02:00Z"/>
          <w:del w:id="3775" w:author="Bright Liu" w:date="2025-11-25T17:06:00Z" w16du:dateUtc="2025-11-25T09:06:00Z"/>
          <w:rFonts w:ascii="Myriad Pro" w:eastAsia="方正黑体简体" w:hAnsi="Myriad Pro"/>
          <w:sz w:val="22"/>
          <w:szCs w:val="22"/>
        </w:rPr>
      </w:pPr>
      <w:ins w:id="3776" w:author="Chelsea Lee" w:date="2023-09-28T15:22:00Z">
        <w:del w:id="3777" w:author="Bright Liu" w:date="2025-11-25T17:06:00Z" w16du:dateUtc="2025-11-25T09:06:00Z">
          <w:r w:rsidDel="00BA0399">
            <w:rPr>
              <w:rFonts w:ascii="Myriad Pro" w:eastAsia="方正黑体简体" w:hAnsi="Myriad Pro" w:hint="eastAsia"/>
              <w:sz w:val="22"/>
              <w:szCs w:val="22"/>
            </w:rPr>
            <w:delText>T</w:delText>
          </w:r>
          <w:r w:rsidDel="00BA0399">
            <w:rPr>
              <w:rFonts w:ascii="Myriad Pro" w:eastAsia="方正黑体简体" w:hAnsi="Myriad Pro"/>
              <w:sz w:val="22"/>
              <w:szCs w:val="22"/>
            </w:rPr>
            <w:delText xml:space="preserve">he client app is required to </w:delText>
          </w:r>
          <w:r w:rsidR="008C6DA5" w:rsidDel="00BA0399">
            <w:rPr>
              <w:rFonts w:ascii="Myriad Pro" w:eastAsia="方正黑体简体" w:hAnsi="Myriad Pro"/>
              <w:sz w:val="22"/>
              <w:szCs w:val="22"/>
            </w:rPr>
            <w:delText xml:space="preserve">obtain </w:delText>
          </w:r>
        </w:del>
      </w:ins>
      <w:ins w:id="3778" w:author="Chelsea Lee" w:date="2023-09-28T15:23:00Z">
        <w:del w:id="3779" w:author="Bright Liu" w:date="2025-11-25T17:06:00Z" w16du:dateUtc="2025-11-25T09:06:00Z">
          <w:r w:rsidR="008C6DA5" w:rsidDel="00BA0399">
            <w:rPr>
              <w:rFonts w:ascii="Myriad Pro" w:eastAsia="方正黑体简体" w:hAnsi="Myriad Pro"/>
              <w:sz w:val="22"/>
              <w:szCs w:val="22"/>
            </w:rPr>
            <w:delText xml:space="preserve">the layout information from the corresponding MRX </w:delText>
          </w:r>
        </w:del>
      </w:ins>
      <w:ins w:id="3780" w:author="Chelsea Lee" w:date="2023-09-28T15:25:00Z">
        <w:del w:id="3781" w:author="Bright Liu" w:date="2025-11-25T17:06:00Z" w16du:dateUtc="2025-11-25T09:06:00Z">
          <w:r w:rsidR="004826C5" w:rsidDel="00BA0399">
            <w:rPr>
              <w:rFonts w:ascii="Myriad Pro" w:eastAsia="方正黑体简体" w:hAnsi="Myriad Pro"/>
              <w:sz w:val="22"/>
              <w:szCs w:val="22"/>
            </w:rPr>
            <w:delText>as soon as possible on</w:delText>
          </w:r>
        </w:del>
      </w:ins>
      <w:ins w:id="3782" w:author="Chelsea Lee" w:date="2023-09-28T15:23:00Z">
        <w:del w:id="3783" w:author="Bright Liu" w:date="2025-11-25T17:06:00Z" w16du:dateUtc="2025-11-25T09:06:00Z">
          <w:r w:rsidR="008C6DA5" w:rsidDel="00BA0399">
            <w:rPr>
              <w:rFonts w:ascii="Myriad Pro" w:eastAsia="方正黑体简体" w:hAnsi="Myriad Pro"/>
              <w:sz w:val="22"/>
              <w:szCs w:val="22"/>
            </w:rPr>
            <w:delText xml:space="preserve"> </w:delText>
          </w:r>
        </w:del>
      </w:ins>
      <w:ins w:id="3784" w:author="Chelsea Lee" w:date="2023-09-28T15:24:00Z">
        <w:del w:id="3785" w:author="Bright Liu" w:date="2025-11-25T17:06:00Z" w16du:dateUtc="2025-11-25T09:06:00Z">
          <w:r w:rsidR="00712FDE" w:rsidDel="00BA0399">
            <w:rPr>
              <w:rFonts w:ascii="Myriad Pro" w:eastAsia="方正黑体简体" w:hAnsi="Myriad Pro"/>
              <w:sz w:val="22"/>
              <w:szCs w:val="22"/>
            </w:rPr>
            <w:delText>detect</w:delText>
          </w:r>
          <w:r w:rsidR="004826C5" w:rsidDel="00BA0399">
            <w:rPr>
              <w:rFonts w:ascii="Myriad Pro" w:eastAsia="方正黑体简体" w:hAnsi="Myriad Pro"/>
              <w:sz w:val="22"/>
              <w:szCs w:val="22"/>
            </w:rPr>
            <w:delText>ing</w:delText>
          </w:r>
          <w:r w:rsidR="00712FDE" w:rsidDel="00BA0399">
            <w:rPr>
              <w:rFonts w:ascii="Myriad Pro" w:eastAsia="方正黑体简体" w:hAnsi="Myriad Pro"/>
              <w:sz w:val="22"/>
              <w:szCs w:val="22"/>
            </w:rPr>
            <w:delText xml:space="preserve"> </w:delText>
          </w:r>
          <w:r w:rsidR="008C6DA5" w:rsidDel="00BA0399">
            <w:rPr>
              <w:rFonts w:ascii="Myriad Pro" w:eastAsia="方正黑体简体" w:hAnsi="Myriad Pro"/>
              <w:sz w:val="22"/>
              <w:szCs w:val="22"/>
            </w:rPr>
            <w:delText>this message.</w:delText>
          </w:r>
        </w:del>
      </w:ins>
    </w:p>
    <w:p w14:paraId="026F4AF4" w14:textId="77777777" w:rsidR="002B7D92" w:rsidRPr="00203F19" w:rsidRDefault="002B7D92">
      <w:pPr>
        <w:pStyle w:val="Body"/>
        <w:spacing w:line="440" w:lineRule="exact"/>
        <w:ind w:left="1278"/>
        <w:rPr>
          <w:ins w:id="3786" w:author="Chelsea Lee" w:date="2023-09-28T14:22:00Z"/>
          <w:rFonts w:eastAsiaTheme="minorEastAsia"/>
          <w:sz w:val="22"/>
          <w:szCs w:val="22"/>
          <w:rPrChange w:id="3787" w:author="Chelsea Lee" w:date="2023-09-28T14:22:00Z">
            <w:rPr>
              <w:ins w:id="3788" w:author="Chelsea Lee" w:date="2023-09-28T14:22:00Z"/>
              <w:rFonts w:eastAsia="方正黑体简体"/>
              <w:szCs w:val="21"/>
            </w:rPr>
          </w:rPrChange>
        </w:rPr>
        <w:pPrChange w:id="3789" w:author="Chelsea Lee" w:date="2023-09-28T14:23:00Z">
          <w:pPr>
            <w:pStyle w:val="Body"/>
            <w:spacing w:line="440" w:lineRule="exact"/>
            <w:ind w:left="860"/>
          </w:pPr>
        </w:pPrChange>
      </w:pPr>
    </w:p>
    <w:p w14:paraId="028C62E0" w14:textId="3CEB8B98" w:rsidR="00203F19" w:rsidRPr="00EB0131" w:rsidDel="00154E66" w:rsidRDefault="00203F19">
      <w:pPr>
        <w:pStyle w:val="Body"/>
        <w:spacing w:line="440" w:lineRule="exact"/>
        <w:ind w:left="860"/>
        <w:rPr>
          <w:del w:id="3790" w:author="Chelsea Lee" w:date="2023-09-28T14:44:00Z"/>
          <w:rFonts w:eastAsia="方正黑体简体"/>
          <w:szCs w:val="21"/>
        </w:rPr>
        <w:pPrChange w:id="3791" w:author="Chelsea Lee" w:date="2023-09-28T11:01:00Z">
          <w:pPr>
            <w:ind w:leftChars="500" w:left="1050"/>
          </w:pPr>
        </w:pPrChange>
      </w:pPr>
      <w:bookmarkStart w:id="3792" w:name="_Toc146808310"/>
      <w:bookmarkStart w:id="3793" w:name="_Toc146808400"/>
      <w:bookmarkStart w:id="3794" w:name="_Toc147650858"/>
      <w:bookmarkStart w:id="3795" w:name="_Toc214962415"/>
      <w:bookmarkEnd w:id="3792"/>
      <w:bookmarkEnd w:id="3793"/>
      <w:bookmarkEnd w:id="3794"/>
      <w:bookmarkEnd w:id="3795"/>
    </w:p>
    <w:p w14:paraId="24FB91A0" w14:textId="32BBAAEF" w:rsidR="00DE2A3D" w:rsidRPr="007963C6" w:rsidRDefault="00C729C4">
      <w:pPr>
        <w:pStyle w:val="1"/>
        <w:pPrChange w:id="3796" w:author="Chelsea Lee" w:date="2023-09-20T17:47:00Z">
          <w:pPr>
            <w:pStyle w:val="1"/>
            <w:jc w:val="left"/>
          </w:pPr>
        </w:pPrChange>
      </w:pPr>
      <w:bookmarkStart w:id="3797" w:name="_Toc214962416"/>
      <w:bookmarkStart w:id="3798" w:name="_Toc135678042"/>
      <w:r>
        <w:t>Switching Multiple RXs to a Source</w:t>
      </w:r>
      <w:ins w:id="3799" w:author="Chelsea Lee" w:date="2023-09-20T17:47:00Z">
        <w:r w:rsidR="00CC0D5E">
          <w:t xml:space="preserve"> </w:t>
        </w:r>
      </w:ins>
      <w:del w:id="3800" w:author="Chelsea Lee" w:date="2023-09-20T17:47:00Z">
        <w:r w:rsidDel="00CC0D5E">
          <w:delText xml:space="preserve"> </w:delText>
        </w:r>
      </w:del>
      <w:r>
        <w:t>Simultaneously</w:t>
      </w:r>
      <w:bookmarkEnd w:id="3797"/>
    </w:p>
    <w:p w14:paraId="416EA2CA" w14:textId="77777777" w:rsidR="00B4099B" w:rsidRDefault="00B4099B" w:rsidP="00B4099B">
      <w:pPr>
        <w:spacing w:line="360" w:lineRule="auto"/>
        <w:ind w:left="440"/>
        <w:rPr>
          <w:rFonts w:ascii="Myriad Pro" w:hAnsi="Myriad Pro" w:cs="宋体"/>
          <w:sz w:val="22"/>
          <w:szCs w:val="22"/>
        </w:rPr>
      </w:pPr>
      <w:r w:rsidRPr="00B4099B">
        <w:rPr>
          <w:rFonts w:ascii="Myriad Pro" w:hAnsi="Myriad Pro" w:cs="宋体" w:hint="eastAsia"/>
          <w:sz w:val="22"/>
          <w:szCs w:val="22"/>
        </w:rPr>
        <w:t>I</w:t>
      </w:r>
      <w:r w:rsidRPr="00B4099B">
        <w:rPr>
          <w:rFonts w:ascii="Myriad Pro" w:hAnsi="Myriad Pro" w:cs="宋体"/>
          <w:sz w:val="22"/>
          <w:szCs w:val="22"/>
        </w:rPr>
        <w:t xml:space="preserve">f multiple RXs are required to switch to the same source simultaneously, like switching for a video wall, </w:t>
      </w:r>
      <w:r>
        <w:rPr>
          <w:rFonts w:ascii="Myriad Pro" w:hAnsi="Myriad Pro" w:cs="宋体"/>
          <w:sz w:val="22"/>
          <w:szCs w:val="22"/>
        </w:rPr>
        <w:t>complete the following:</w:t>
      </w:r>
    </w:p>
    <w:p w14:paraId="10E822F2" w14:textId="013DF863" w:rsidR="00B4099B" w:rsidRDefault="00B4099B" w:rsidP="00B4099B">
      <w:pPr>
        <w:spacing w:line="360" w:lineRule="auto"/>
        <w:ind w:left="44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56F84EC9" w14:textId="139F37B8" w:rsidR="00B4099B" w:rsidRPr="00B4099B" w:rsidRDefault="00896AAB" w:rsidP="00B4099B">
      <w:pPr>
        <w:spacing w:line="360" w:lineRule="auto"/>
        <w:ind w:left="440"/>
        <w:rPr>
          <w:rFonts w:ascii="Myriad Pro" w:hAnsi="Myriad Pro" w:cs="宋体"/>
          <w:sz w:val="22"/>
          <w:szCs w:val="22"/>
        </w:rPr>
      </w:pPr>
      <w:r>
        <w:rPr>
          <w:rFonts w:ascii="Myriad Pro" w:hAnsi="Myriad Pro" w:cs="宋体"/>
          <w:sz w:val="22"/>
          <w:szCs w:val="22"/>
        </w:rPr>
        <w:t>To send the following UPD message to the broadcast address 2</w:t>
      </w:r>
      <w:r w:rsidRPr="007963C6">
        <w:rPr>
          <w:rFonts w:ascii="Myriad Pro" w:eastAsia="方正黑体简体" w:hAnsi="Myriad Pro"/>
          <w:szCs w:val="21"/>
        </w:rPr>
        <w:t>55.255.255.255</w:t>
      </w:r>
      <w:r>
        <w:rPr>
          <w:rFonts w:ascii="Myriad Pro" w:hAnsi="Myriad Pro" w:cs="宋体"/>
          <w:sz w:val="22"/>
          <w:szCs w:val="22"/>
        </w:rPr>
        <w:t xml:space="preserve"> or port 5010 of the subnet broadcast address:</w:t>
      </w:r>
    </w:p>
    <w:p w14:paraId="7F0EF6A7" w14:textId="77777777" w:rsidR="00896AAB" w:rsidRDefault="00DE2A3D" w:rsidP="00896AAB">
      <w:pPr>
        <w:ind w:left="440"/>
        <w:rPr>
          <w:rStyle w:val="aff4"/>
          <w:rFonts w:ascii="Myriad Pro" w:eastAsia="方正黑体简体" w:hAnsi="Myriad Pro"/>
          <w:i w:val="0"/>
          <w:iCs w:val="0"/>
          <w:color w:val="auto"/>
          <w:szCs w:val="21"/>
        </w:rPr>
      </w:pPr>
      <w:r w:rsidRPr="007963C6">
        <w:rPr>
          <w:rStyle w:val="aff4"/>
          <w:rFonts w:ascii="Myriad Pro" w:eastAsia="方正黑体简体" w:hAnsi="Myriad Pro"/>
          <w:szCs w:val="21"/>
        </w:rPr>
        <w:t>msg_b_reconnect tx_name:session_number:rx_number rx1 rx2 …rxN</w:t>
      </w:r>
    </w:p>
    <w:p w14:paraId="6FE28CD7" w14:textId="628F12F4" w:rsidR="00896AAB" w:rsidRDefault="00896AAB" w:rsidP="00896AAB">
      <w:pPr>
        <w:ind w:left="440"/>
        <w:rPr>
          <w:rFonts w:ascii="Myriad Pro" w:eastAsia="方正黑体简体" w:hAnsi="Myriad Pro"/>
          <w:szCs w:val="21"/>
        </w:rPr>
      </w:pPr>
      <w:r>
        <w:rPr>
          <w:rFonts w:ascii="Myriad Pro" w:eastAsia="方正黑体简体" w:hAnsi="Myriad Pro"/>
          <w:b/>
          <w:bCs/>
          <w:sz w:val="22"/>
          <w:szCs w:val="22"/>
        </w:rPr>
        <w:t>Description:</w:t>
      </w:r>
    </w:p>
    <w:p w14:paraId="6DDAE590" w14:textId="68273FF1" w:rsidR="00896AAB" w:rsidRPr="001F6C99" w:rsidRDefault="001F6C99">
      <w:pPr>
        <w:pStyle w:val="af7"/>
        <w:numPr>
          <w:ilvl w:val="0"/>
          <w:numId w:val="28"/>
        </w:numPr>
        <w:spacing w:line="360" w:lineRule="auto"/>
        <w:ind w:firstLineChars="0"/>
        <w:rPr>
          <w:rFonts w:ascii="Myriad Pro" w:eastAsia="方正黑体简体" w:hAnsi="Myriad Pro"/>
          <w:sz w:val="22"/>
          <w:szCs w:val="22"/>
        </w:rPr>
      </w:pPr>
      <w:r w:rsidRPr="001F6C99">
        <w:rPr>
          <w:rFonts w:ascii="Myriad Pro" w:eastAsia="方正黑体简体" w:hAnsi="Myriad Pro"/>
          <w:sz w:val="22"/>
          <w:szCs w:val="22"/>
        </w:rPr>
        <w:t xml:space="preserve">tx_name: </w:t>
      </w:r>
      <w:r w:rsidR="00896AAB" w:rsidRPr="001F6C99">
        <w:rPr>
          <w:rFonts w:ascii="Myriad Pro" w:eastAsia="方正黑体简体" w:hAnsi="Myriad Pro"/>
          <w:sz w:val="22"/>
          <w:szCs w:val="22"/>
        </w:rPr>
        <w:t xml:space="preserve">The </w:t>
      </w:r>
      <w:r w:rsidR="006A6259" w:rsidRPr="001F6C99">
        <w:rPr>
          <w:rFonts w:ascii="Myriad Pro" w:eastAsia="方正黑体简体" w:hAnsi="Myriad Pro"/>
          <w:sz w:val="22"/>
          <w:szCs w:val="22"/>
        </w:rPr>
        <w:t>name o</w:t>
      </w:r>
      <w:r w:rsidR="006A6259" w:rsidRPr="006A6259">
        <w:rPr>
          <w:rFonts w:ascii="Myriad Pro" w:eastAsia="方正黑体简体" w:hAnsi="Myriad Pro"/>
          <w:szCs w:val="21"/>
        </w:rPr>
        <w:t>f the TX connected to the source</w:t>
      </w:r>
      <w:r>
        <w:rPr>
          <w:rFonts w:ascii="Myriad Pro" w:eastAsia="方正黑体简体" w:hAnsi="Myriad Pro"/>
          <w:szCs w:val="21"/>
        </w:rPr>
        <w:t>;</w:t>
      </w:r>
      <w:r w:rsidR="006A6259" w:rsidRPr="006A6259">
        <w:rPr>
          <w:rFonts w:ascii="Myriad Pro" w:eastAsia="方正黑体简体" w:hAnsi="Myriad Pro"/>
          <w:szCs w:val="21"/>
        </w:rPr>
        <w:t xml:space="preserve"> the format should be </w:t>
      </w:r>
      <w:r>
        <w:rPr>
          <w:rFonts w:ascii="Myriad Pro" w:eastAsia="方正黑体简体" w:hAnsi="Myriad Pro"/>
          <w:szCs w:val="21"/>
        </w:rPr>
        <w:t>the model no. that device responses + MAC address</w:t>
      </w:r>
    </w:p>
    <w:p w14:paraId="582E096F" w14:textId="3BE12A6E" w:rsidR="001F6C99" w:rsidRPr="006A6259" w:rsidRDefault="001B5CB0">
      <w:pPr>
        <w:pStyle w:val="af7"/>
        <w:numPr>
          <w:ilvl w:val="0"/>
          <w:numId w:val="28"/>
        </w:numPr>
        <w:spacing w:line="360" w:lineRule="auto"/>
        <w:ind w:firstLineChars="0"/>
        <w:rPr>
          <w:rFonts w:ascii="Myriad Pro" w:eastAsia="方正黑体简体" w:hAnsi="Myriad Pro"/>
          <w:sz w:val="22"/>
          <w:szCs w:val="22"/>
        </w:rPr>
      </w:pPr>
      <w:ins w:id="3801" w:author="Chelsea Lee" w:date="2023-10-10T17:30:00Z">
        <w:r w:rsidRPr="007C599B">
          <w:rPr>
            <w:rFonts w:ascii="Myriad Pro" w:eastAsia="方正黑体简体" w:hAnsi="Myriad Pro"/>
            <w:rPrChange w:id="3802" w:author="Chelsea Lee" w:date="2023-09-18T17:14:00Z">
              <w:rPr/>
            </w:rPrChange>
          </w:rPr>
          <w:t>session_number</w:t>
        </w:r>
      </w:ins>
      <w:r w:rsidR="001F6C99">
        <w:rPr>
          <w:rFonts w:ascii="Myriad Pro" w:eastAsia="方正黑体简体" w:hAnsi="Myriad Pro" w:hint="eastAsia"/>
          <w:sz w:val="22"/>
          <w:szCs w:val="22"/>
        </w:rPr>
        <w:t>:</w:t>
      </w:r>
      <w:r w:rsidR="001F6C99">
        <w:rPr>
          <w:rFonts w:ascii="Myriad Pro" w:eastAsia="方正黑体简体" w:hAnsi="Myriad Pro"/>
          <w:sz w:val="22"/>
          <w:szCs w:val="22"/>
        </w:rPr>
        <w:t xml:space="preserve"> An integer that increases progressively from 1 for </w:t>
      </w:r>
      <w:r w:rsidR="00250CC3">
        <w:rPr>
          <w:rFonts w:ascii="Myriad Pro" w:eastAsia="方正黑体简体" w:hAnsi="Myriad Pro"/>
          <w:sz w:val="22"/>
          <w:szCs w:val="22"/>
        </w:rPr>
        <w:t xml:space="preserve">distinguishing different </w:t>
      </w:r>
      <w:r w:rsidR="008725BD">
        <w:rPr>
          <w:rFonts w:ascii="Myriad Pro" w:eastAsia="方正黑体简体" w:hAnsi="Myriad Pro"/>
          <w:sz w:val="22"/>
          <w:szCs w:val="22"/>
        </w:rPr>
        <w:t>source switching sessions (Each simultaneous switching of source is described as a session).</w:t>
      </w:r>
    </w:p>
    <w:p w14:paraId="364CDFC1" w14:textId="25D2A14D" w:rsidR="00896AAB" w:rsidRDefault="001B5CB0">
      <w:pPr>
        <w:pStyle w:val="af7"/>
        <w:numPr>
          <w:ilvl w:val="0"/>
          <w:numId w:val="28"/>
        </w:numPr>
        <w:spacing w:line="360" w:lineRule="auto"/>
        <w:ind w:firstLineChars="0"/>
        <w:rPr>
          <w:rFonts w:ascii="Myriad Pro" w:eastAsia="方正黑体简体" w:hAnsi="Myriad Pro"/>
          <w:szCs w:val="21"/>
        </w:rPr>
      </w:pPr>
      <w:ins w:id="3803" w:author="Chelsea Lee" w:date="2023-10-10T17:30:00Z">
        <w:r w:rsidRPr="007C599B">
          <w:rPr>
            <w:rFonts w:ascii="Myriad Pro" w:eastAsia="方正黑体简体" w:hAnsi="Myriad Pro"/>
            <w:rPrChange w:id="3804" w:author="Chelsea Lee" w:date="2023-09-18T17:14:00Z">
              <w:rPr/>
            </w:rPrChange>
          </w:rPr>
          <w:t>rx_number:</w:t>
        </w:r>
      </w:ins>
      <w:del w:id="3805" w:author="Chelsea Lee" w:date="2023-10-10T17:30:00Z">
        <w:r w:rsidR="008725BD" w:rsidDel="001B5CB0">
          <w:rPr>
            <w:rFonts w:ascii="Myriad Pro" w:eastAsia="方正黑体简体" w:hAnsi="Myriad Pro"/>
            <w:szCs w:val="21"/>
          </w:rPr>
          <w:delText>:</w:delText>
        </w:r>
      </w:del>
      <w:r w:rsidR="008725BD">
        <w:rPr>
          <w:rFonts w:ascii="Myriad Pro" w:eastAsia="方正黑体简体" w:hAnsi="Myriad Pro"/>
          <w:szCs w:val="21"/>
        </w:rPr>
        <w:t xml:space="preserve"> The quantity of the RXs</w:t>
      </w:r>
      <w:ins w:id="3806" w:author="Chelsea Lee" w:date="2023-10-10T17:30:00Z">
        <w:r>
          <w:rPr>
            <w:rFonts w:ascii="Myriad Pro" w:eastAsia="方正黑体简体" w:hAnsi="Myriad Pro"/>
            <w:szCs w:val="21"/>
          </w:rPr>
          <w:t xml:space="preserve"> </w:t>
        </w:r>
      </w:ins>
    </w:p>
    <w:p w14:paraId="6C65A008" w14:textId="77777777" w:rsidR="008E7BCA" w:rsidRPr="008E7BCA" w:rsidRDefault="008E7BCA" w:rsidP="008E7BCA">
      <w:pPr>
        <w:spacing w:line="360" w:lineRule="auto"/>
        <w:ind w:left="421"/>
        <w:rPr>
          <w:rFonts w:ascii="Myriad Pro" w:eastAsia="方正黑体简体" w:hAnsi="Myriad Pro"/>
          <w:sz w:val="22"/>
          <w:szCs w:val="22"/>
        </w:rPr>
      </w:pPr>
      <w:r w:rsidRPr="008E7BCA">
        <w:rPr>
          <w:rFonts w:ascii="Myriad Pro" w:eastAsia="方正黑体简体" w:hAnsi="Myriad Pro"/>
          <w:b/>
          <w:bCs/>
          <w:sz w:val="22"/>
          <w:szCs w:val="22"/>
        </w:rPr>
        <w:t xml:space="preserve">Supported Devices: </w:t>
      </w:r>
      <w:r w:rsidRPr="008E7BCA">
        <w:rPr>
          <w:rFonts w:ascii="Myriad Pro" w:eastAsia="方正黑体简体" w:hAnsi="Myriad Pro"/>
          <w:sz w:val="22"/>
          <w:szCs w:val="22"/>
        </w:rPr>
        <w:t>All RX devices</w:t>
      </w:r>
    </w:p>
    <w:p w14:paraId="7080A320" w14:textId="77777777" w:rsidR="008725BD" w:rsidRPr="00FD1DAA" w:rsidRDefault="008725BD" w:rsidP="008725BD">
      <w:pPr>
        <w:spacing w:line="360" w:lineRule="auto"/>
        <w:ind w:left="421"/>
        <w:rPr>
          <w:rFonts w:ascii="Myriad Pro" w:eastAsia="方正黑体简体" w:hAnsi="Myriad Pro"/>
          <w:b/>
          <w:bCs/>
          <w:sz w:val="22"/>
          <w:szCs w:val="22"/>
        </w:rPr>
      </w:pPr>
      <w:r w:rsidRPr="00FD1DAA">
        <w:rPr>
          <w:rFonts w:ascii="Myriad Pro" w:eastAsia="方正黑体简体" w:hAnsi="Myriad Pro" w:cs="宋体"/>
          <w:b/>
          <w:bCs/>
          <w:sz w:val="22"/>
          <w:szCs w:val="22"/>
        </w:rPr>
        <w:t xml:space="preserve">Command </w:t>
      </w:r>
      <w:r w:rsidRPr="00FD1DAA">
        <w:rPr>
          <w:rFonts w:ascii="Myriad Pro" w:eastAsia="方正黑体简体" w:hAnsi="Myriad Pro"/>
          <w:b/>
          <w:bCs/>
          <w:sz w:val="22"/>
          <w:szCs w:val="22"/>
        </w:rPr>
        <w:t>Example</w:t>
      </w:r>
      <w:r w:rsidRPr="00FD1DAA">
        <w:rPr>
          <w:rFonts w:ascii="Myriad Pro" w:eastAsia="方正黑体简体" w:hAnsi="Myriad Pro" w:cs="宋体"/>
          <w:b/>
          <w:bCs/>
          <w:sz w:val="22"/>
          <w:szCs w:val="22"/>
        </w:rPr>
        <w:t xml:space="preserve">: </w:t>
      </w:r>
    </w:p>
    <w:p w14:paraId="40BD97F7" w14:textId="54336ED6" w:rsidR="00DE2A3D" w:rsidRPr="00FD1DAA" w:rsidRDefault="00FD1DAA">
      <w:pPr>
        <w:spacing w:line="360" w:lineRule="auto"/>
        <w:ind w:left="442"/>
        <w:rPr>
          <w:rFonts w:ascii="Myriad Pro" w:eastAsia="方正黑体简体" w:hAnsi="Myriad Pro"/>
          <w:sz w:val="22"/>
          <w:szCs w:val="22"/>
        </w:rPr>
        <w:pPrChange w:id="3807" w:author="Chelsea Lee" w:date="2023-10-08T10:07:00Z">
          <w:pPr>
            <w:ind w:left="440"/>
          </w:pPr>
        </w:pPrChange>
      </w:pPr>
      <w:r w:rsidRPr="00FD1DAA">
        <w:rPr>
          <w:rFonts w:ascii="Myriad Pro" w:eastAsia="方正黑体简体" w:hAnsi="Myriad Pro"/>
          <w:sz w:val="22"/>
          <w:szCs w:val="22"/>
        </w:rPr>
        <w:lastRenderedPageBreak/>
        <w:t xml:space="preserve">To send the following message to </w:t>
      </w:r>
      <w:r w:rsidR="00DE2A3D" w:rsidRPr="00FD1DAA">
        <w:rPr>
          <w:rFonts w:ascii="Myriad Pro" w:eastAsia="方正黑体简体" w:hAnsi="Myriad Pro"/>
          <w:sz w:val="22"/>
          <w:szCs w:val="22"/>
        </w:rPr>
        <w:t>255.255.255.255:5010</w:t>
      </w:r>
      <w:r w:rsidRPr="00FD1DAA">
        <w:rPr>
          <w:rFonts w:ascii="Myriad Pro" w:eastAsia="方正黑体简体" w:hAnsi="Myriad Pro"/>
          <w:sz w:val="22"/>
          <w:szCs w:val="22"/>
        </w:rPr>
        <w:t>:</w:t>
      </w:r>
    </w:p>
    <w:p w14:paraId="028AE18D" w14:textId="23687DC7" w:rsidR="00DE2A3D" w:rsidRPr="007963C6" w:rsidRDefault="003E2166" w:rsidP="00DE2A3D">
      <w:pPr>
        <w:ind w:left="440"/>
        <w:rPr>
          <w:rStyle w:val="aff4"/>
          <w:rFonts w:ascii="Myriad Pro" w:eastAsia="方正黑体简体" w:hAnsi="Myriad Pro"/>
          <w:szCs w:val="21"/>
        </w:rPr>
      </w:pPr>
      <w:r w:rsidRPr="007963C6">
        <w:rPr>
          <w:rStyle w:val="aff4"/>
          <w:rFonts w:ascii="Myriad Pro" w:eastAsia="方正黑体简体" w:hAnsi="Myriad Pro"/>
          <w:szCs w:val="21"/>
        </w:rPr>
        <w:t xml:space="preserve">msg_b_reconnect </w:t>
      </w:r>
      <w:r w:rsidR="00DE2A3D" w:rsidRPr="007963C6">
        <w:rPr>
          <w:rStyle w:val="aff4"/>
          <w:rFonts w:ascii="Myriad Pro" w:eastAsia="方正黑体简体" w:hAnsi="Myriad Pro"/>
          <w:szCs w:val="21"/>
        </w:rPr>
        <w:t>IPE935-341B22822FEA:1:2 IPD935-341B228007BD IPD935-341B2282302C</w:t>
      </w:r>
    </w:p>
    <w:p w14:paraId="5118B151" w14:textId="77777777" w:rsidR="001F0A62" w:rsidRPr="007963C6" w:rsidRDefault="001F0A62" w:rsidP="00DE2A3D">
      <w:pPr>
        <w:ind w:left="440"/>
        <w:rPr>
          <w:rFonts w:ascii="Myriad Pro" w:eastAsia="方正黑体简体" w:hAnsi="Myriad Pro"/>
          <w:szCs w:val="21"/>
        </w:rPr>
      </w:pPr>
    </w:p>
    <w:p w14:paraId="1265A256" w14:textId="7F064449" w:rsidR="00383277" w:rsidRPr="007963C6" w:rsidRDefault="00E95034" w:rsidP="001F0A62">
      <w:pPr>
        <w:pStyle w:val="1"/>
      </w:pPr>
      <w:bookmarkStart w:id="3808" w:name="_Toc214962417"/>
      <w:bookmarkEnd w:id="3798"/>
      <w:r>
        <w:rPr>
          <w:rFonts w:hint="eastAsia"/>
        </w:rPr>
        <w:t>G</w:t>
      </w:r>
      <w:r>
        <w:t xml:space="preserve">etting Preview </w:t>
      </w:r>
      <w:r w:rsidR="007D5451">
        <w:t xml:space="preserve">Stream </w:t>
      </w:r>
      <w:r>
        <w:t>of TX</w:t>
      </w:r>
      <w:bookmarkEnd w:id="3808"/>
    </w:p>
    <w:p w14:paraId="55DF6C20" w14:textId="3C0AE189" w:rsidR="007D5451" w:rsidRPr="00B4099B" w:rsidRDefault="007D5451" w:rsidP="007D5451">
      <w:pPr>
        <w:spacing w:line="360" w:lineRule="auto"/>
        <w:ind w:left="440"/>
        <w:rPr>
          <w:rFonts w:ascii="Myriad Pro" w:hAnsi="Myriad Pro" w:cs="宋体"/>
          <w:sz w:val="22"/>
          <w:szCs w:val="22"/>
        </w:rPr>
      </w:pPr>
      <w:r>
        <w:rPr>
          <w:rFonts w:ascii="Myriad Pro" w:hAnsi="Myriad Pro" w:cs="宋体"/>
          <w:sz w:val="22"/>
          <w:szCs w:val="22"/>
        </w:rPr>
        <w:t>The client app can obtain the preview stream of TX in MJPEG format</w:t>
      </w:r>
      <w:r w:rsidR="0079596B">
        <w:rPr>
          <w:rFonts w:ascii="Myriad Pro" w:hAnsi="Myriad Pro" w:cs="宋体"/>
          <w:sz w:val="22"/>
          <w:szCs w:val="22"/>
        </w:rPr>
        <w:t xml:space="preserve"> through a web browser or HTTP protocol.</w:t>
      </w:r>
    </w:p>
    <w:p w14:paraId="6499D58B" w14:textId="77777777" w:rsidR="001E5B36" w:rsidRDefault="001E5B36" w:rsidP="001E5B36">
      <w:pPr>
        <w:spacing w:line="360" w:lineRule="auto"/>
        <w:ind w:left="44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5EC693E0" w14:textId="72465F65" w:rsidR="00383277" w:rsidRDefault="00383277" w:rsidP="00210DBF">
      <w:pPr>
        <w:ind w:left="440"/>
        <w:rPr>
          <w:rStyle w:val="aff4"/>
          <w:rFonts w:ascii="Myriad Pro" w:eastAsia="方正黑体简体" w:hAnsi="Myriad Pro"/>
          <w:szCs w:val="21"/>
        </w:rPr>
      </w:pPr>
      <w:r w:rsidRPr="007963C6">
        <w:rPr>
          <w:rStyle w:val="aff4"/>
          <w:rFonts w:ascii="Myriad Pro" w:eastAsia="方正黑体简体" w:hAnsi="Myriad Pro"/>
          <w:szCs w:val="21"/>
        </w:rPr>
        <w:t>http://tx_ip_address/stream</w:t>
      </w:r>
    </w:p>
    <w:p w14:paraId="42E05DA6" w14:textId="77777777" w:rsidR="002B16E1" w:rsidRDefault="002B16E1" w:rsidP="002B16E1">
      <w:pPr>
        <w:spacing w:line="360" w:lineRule="auto"/>
        <w:ind w:left="440"/>
        <w:rPr>
          <w:rFonts w:ascii="Myriad Pro" w:eastAsia="方正黑体简体" w:hAnsi="Myriad Pro"/>
          <w:b/>
          <w:bCs/>
          <w:sz w:val="22"/>
          <w:szCs w:val="22"/>
        </w:rPr>
      </w:pPr>
      <w:r>
        <w:rPr>
          <w:rFonts w:ascii="Myriad Pro" w:eastAsia="方正黑体简体" w:hAnsi="Myriad Pro"/>
          <w:b/>
          <w:bCs/>
          <w:sz w:val="22"/>
          <w:szCs w:val="22"/>
        </w:rPr>
        <w:t>Description:</w:t>
      </w:r>
    </w:p>
    <w:p w14:paraId="1D685AC5" w14:textId="3274F8A3" w:rsidR="002B16E1" w:rsidRPr="007D54BA" w:rsidRDefault="00E22F01">
      <w:pPr>
        <w:pStyle w:val="af7"/>
        <w:numPr>
          <w:ilvl w:val="0"/>
          <w:numId w:val="28"/>
        </w:numPr>
        <w:spacing w:line="360" w:lineRule="auto"/>
        <w:ind w:firstLineChars="0"/>
        <w:rPr>
          <w:rFonts w:ascii="Myriad Pro" w:eastAsia="方正黑体简体" w:hAnsi="Myriad Pro"/>
          <w:sz w:val="22"/>
          <w:szCs w:val="22"/>
        </w:rPr>
      </w:pPr>
      <w:r w:rsidRPr="007D54BA">
        <w:rPr>
          <w:rFonts w:ascii="Myriad Pro" w:eastAsia="方正黑体简体" w:hAnsi="Myriad Pro"/>
          <w:sz w:val="22"/>
          <w:szCs w:val="22"/>
        </w:rPr>
        <w:t>tx_ip_address</w:t>
      </w:r>
      <w:r w:rsidR="002B16E1" w:rsidRPr="007D54BA">
        <w:rPr>
          <w:rFonts w:ascii="Myriad Pro" w:eastAsia="方正黑体简体" w:hAnsi="Myriad Pro" w:hint="eastAsia"/>
          <w:sz w:val="22"/>
          <w:szCs w:val="22"/>
        </w:rPr>
        <w:t>:</w:t>
      </w:r>
      <w:r w:rsidRPr="007D54BA">
        <w:rPr>
          <w:rFonts w:ascii="Myriad Pro" w:eastAsia="方正黑体简体" w:hAnsi="Myriad Pro"/>
          <w:sz w:val="22"/>
          <w:szCs w:val="22"/>
        </w:rPr>
        <w:t xml:space="preserve"> </w:t>
      </w:r>
      <w:r w:rsidR="002B16E1" w:rsidRPr="007D54BA">
        <w:rPr>
          <w:rFonts w:ascii="Myriad Pro" w:eastAsia="方正黑体简体" w:hAnsi="Myriad Pro"/>
          <w:sz w:val="22"/>
          <w:szCs w:val="22"/>
        </w:rPr>
        <w:t>The IP address of the TX</w:t>
      </w:r>
      <w:r w:rsidRPr="007D54BA">
        <w:rPr>
          <w:rFonts w:ascii="Myriad Pro" w:eastAsia="方正黑体简体" w:hAnsi="Myriad Pro"/>
          <w:sz w:val="22"/>
          <w:szCs w:val="22"/>
        </w:rPr>
        <w:t xml:space="preserve"> whose preview stream is to be obtained.</w:t>
      </w:r>
    </w:p>
    <w:p w14:paraId="492BA3ED" w14:textId="16691AFD" w:rsidR="007D54BA" w:rsidRPr="00F7517C" w:rsidRDefault="002D6CF1" w:rsidP="00F7517C">
      <w:pPr>
        <w:spacing w:line="360" w:lineRule="auto"/>
        <w:ind w:left="440"/>
        <w:rPr>
          <w:rFonts w:ascii="Myriad Pro" w:hAnsi="Myriad Pro" w:cs="宋体"/>
          <w:sz w:val="22"/>
          <w:szCs w:val="22"/>
        </w:rPr>
      </w:pPr>
      <w:r w:rsidRPr="00F7517C">
        <w:rPr>
          <w:rFonts w:ascii="Myriad Pro" w:hAnsi="Myriad Pro" w:cs="宋体" w:hint="eastAsia"/>
          <w:sz w:val="22"/>
          <w:szCs w:val="22"/>
        </w:rPr>
        <w:t>A</w:t>
      </w:r>
      <w:r w:rsidRPr="00F7517C">
        <w:rPr>
          <w:rFonts w:ascii="Myriad Pro" w:hAnsi="Myriad Pro" w:cs="宋体"/>
          <w:sz w:val="22"/>
          <w:szCs w:val="22"/>
        </w:rPr>
        <w:t xml:space="preserve"> TX can output up to 4 preview streams.</w:t>
      </w:r>
    </w:p>
    <w:p w14:paraId="6495356D" w14:textId="15B72C14" w:rsidR="00121E05" w:rsidRDefault="00121E05" w:rsidP="00121E05">
      <w:pPr>
        <w:spacing w:line="360" w:lineRule="auto"/>
        <w:ind w:left="421"/>
        <w:rPr>
          <w:ins w:id="3809" w:author="Chelsea Lee" w:date="2023-10-08T10:08:00Z"/>
          <w:rFonts w:ascii="Myriad Pro" w:eastAsia="方正黑体简体" w:hAnsi="Myriad Pro"/>
          <w:sz w:val="22"/>
          <w:szCs w:val="22"/>
        </w:rPr>
      </w:pPr>
      <w:r w:rsidRPr="008E7BCA">
        <w:rPr>
          <w:rFonts w:ascii="Myriad Pro" w:eastAsia="方正黑体简体" w:hAnsi="Myriad Pro"/>
          <w:b/>
          <w:bCs/>
          <w:sz w:val="22"/>
          <w:szCs w:val="22"/>
        </w:rPr>
        <w:t xml:space="preserve">Supported Devices: </w:t>
      </w:r>
      <w:r w:rsidRPr="008E7BCA">
        <w:rPr>
          <w:rFonts w:ascii="Myriad Pro" w:eastAsia="方正黑体简体" w:hAnsi="Myriad Pro"/>
          <w:sz w:val="22"/>
          <w:szCs w:val="22"/>
        </w:rPr>
        <w:t xml:space="preserve">All </w:t>
      </w:r>
      <w:r w:rsidR="00900972">
        <w:rPr>
          <w:rFonts w:ascii="Myriad Pro" w:eastAsia="方正黑体简体" w:hAnsi="Myriad Pro"/>
          <w:sz w:val="22"/>
          <w:szCs w:val="22"/>
        </w:rPr>
        <w:t>T</w:t>
      </w:r>
      <w:r w:rsidRPr="008E7BCA">
        <w:rPr>
          <w:rFonts w:ascii="Myriad Pro" w:eastAsia="方正黑体简体" w:hAnsi="Myriad Pro"/>
          <w:sz w:val="22"/>
          <w:szCs w:val="22"/>
        </w:rPr>
        <w:t>X devices</w:t>
      </w:r>
    </w:p>
    <w:p w14:paraId="22D3DF51" w14:textId="77777777" w:rsidR="0050323B" w:rsidRPr="008E7BCA" w:rsidRDefault="0050323B" w:rsidP="00121E05">
      <w:pPr>
        <w:spacing w:line="360" w:lineRule="auto"/>
        <w:ind w:left="421"/>
        <w:rPr>
          <w:rFonts w:ascii="Myriad Pro" w:eastAsia="方正黑体简体" w:hAnsi="Myriad Pro"/>
          <w:sz w:val="22"/>
          <w:szCs w:val="22"/>
        </w:rPr>
      </w:pPr>
    </w:p>
    <w:p w14:paraId="1DA972F4" w14:textId="5D6C84D9" w:rsidR="00383277" w:rsidRPr="007963C6" w:rsidRDefault="0035657D" w:rsidP="001F0A62">
      <w:pPr>
        <w:pStyle w:val="1"/>
      </w:pPr>
      <w:bookmarkStart w:id="3810" w:name="_Toc135678043"/>
      <w:bookmarkStart w:id="3811" w:name="_Toc214962418"/>
      <w:r>
        <w:t>Uploading Idle Image to RX</w:t>
      </w:r>
      <w:bookmarkEnd w:id="3810"/>
      <w:bookmarkEnd w:id="3811"/>
    </w:p>
    <w:p w14:paraId="56C7FF8A" w14:textId="77777777" w:rsidR="0035657D" w:rsidRDefault="0035657D" w:rsidP="0035657D">
      <w:pPr>
        <w:spacing w:line="360" w:lineRule="auto"/>
        <w:ind w:left="440"/>
        <w:rPr>
          <w:rFonts w:ascii="Myriad Pro" w:eastAsia="方正黑体简体" w:hAnsi="Myriad Pro"/>
          <w:b/>
          <w:bCs/>
          <w:sz w:val="22"/>
          <w:szCs w:val="22"/>
        </w:rPr>
      </w:pPr>
      <w:bookmarkStart w:id="3812" w:name="_Toc135678044"/>
      <w:r w:rsidRPr="007963C6">
        <w:rPr>
          <w:rFonts w:ascii="Myriad Pro" w:eastAsia="方正黑体简体" w:hAnsi="Myriad Pro"/>
          <w:b/>
          <w:bCs/>
          <w:sz w:val="22"/>
          <w:szCs w:val="22"/>
        </w:rPr>
        <w:t>Command Structure:</w:t>
      </w:r>
    </w:p>
    <w:p w14:paraId="071CE7E5" w14:textId="77777777" w:rsidR="00210DBF" w:rsidRPr="007963C6" w:rsidRDefault="00383277" w:rsidP="00210DBF">
      <w:pPr>
        <w:ind w:left="440"/>
        <w:rPr>
          <w:rStyle w:val="aff4"/>
          <w:rFonts w:ascii="Myriad Pro" w:eastAsia="方正黑体简体" w:hAnsi="Myriad Pro"/>
          <w:szCs w:val="21"/>
        </w:rPr>
      </w:pPr>
      <w:bookmarkStart w:id="3813" w:name="_Toc135678045"/>
      <w:bookmarkEnd w:id="3812"/>
      <w:r w:rsidRPr="007963C6">
        <w:rPr>
          <w:rStyle w:val="aff4"/>
          <w:rFonts w:ascii="Myriad Pro" w:eastAsia="方正黑体简体" w:hAnsi="Myriad Pro"/>
          <w:szCs w:val="21"/>
        </w:rPr>
        <w:t>HTTP Method: POST</w:t>
      </w:r>
      <w:bookmarkStart w:id="3814" w:name="_Toc135678046"/>
      <w:bookmarkEnd w:id="3813"/>
    </w:p>
    <w:p w14:paraId="63C0A2DA" w14:textId="53398DAB" w:rsidR="00210DBF" w:rsidRPr="007963C6" w:rsidRDefault="00383277" w:rsidP="00210DBF">
      <w:pPr>
        <w:ind w:left="440"/>
        <w:rPr>
          <w:rStyle w:val="aff4"/>
          <w:rFonts w:ascii="Myriad Pro" w:eastAsia="方正黑体简体" w:hAnsi="Myriad Pro"/>
          <w:szCs w:val="21"/>
        </w:rPr>
      </w:pPr>
      <w:r w:rsidRPr="007963C6">
        <w:rPr>
          <w:rStyle w:val="aff4"/>
          <w:rFonts w:ascii="Myriad Pro" w:eastAsia="方正黑体简体" w:hAnsi="Myriad Pro"/>
          <w:szCs w:val="21"/>
        </w:rPr>
        <w:t xml:space="preserve">HTTP URL: </w:t>
      </w:r>
      <w:hyperlink r:id="rId15" w:history="1">
        <w:r w:rsidR="00210DBF" w:rsidRPr="007963C6">
          <w:rPr>
            <w:rStyle w:val="aff4"/>
            <w:rFonts w:ascii="Myriad Pro" w:eastAsia="方正黑体简体" w:hAnsi="Myriad Pro"/>
            <w:szCs w:val="21"/>
          </w:rPr>
          <w:t>http://rx_ip_address/upload_bg</w:t>
        </w:r>
      </w:hyperlink>
      <w:bookmarkStart w:id="3815" w:name="_Toc135678047"/>
      <w:bookmarkEnd w:id="3814"/>
    </w:p>
    <w:p w14:paraId="23B41E57" w14:textId="77777777" w:rsidR="0035657D" w:rsidRDefault="0035657D" w:rsidP="0035657D">
      <w:pPr>
        <w:spacing w:line="360" w:lineRule="auto"/>
        <w:ind w:left="440"/>
        <w:rPr>
          <w:rFonts w:ascii="Myriad Pro" w:eastAsia="方正黑体简体" w:hAnsi="Myriad Pro"/>
          <w:b/>
          <w:bCs/>
          <w:sz w:val="22"/>
          <w:szCs w:val="22"/>
        </w:rPr>
      </w:pPr>
      <w:r>
        <w:rPr>
          <w:rFonts w:ascii="Myriad Pro" w:eastAsia="方正黑体简体" w:hAnsi="Myriad Pro"/>
          <w:b/>
          <w:bCs/>
          <w:sz w:val="22"/>
          <w:szCs w:val="22"/>
        </w:rPr>
        <w:t>Description:</w:t>
      </w:r>
    </w:p>
    <w:p w14:paraId="1E7682AA" w14:textId="27E44EAB" w:rsidR="00210DBF" w:rsidRPr="00F7517C" w:rsidRDefault="00383277">
      <w:pPr>
        <w:pStyle w:val="af7"/>
        <w:numPr>
          <w:ilvl w:val="0"/>
          <w:numId w:val="28"/>
        </w:numPr>
        <w:spacing w:line="360" w:lineRule="auto"/>
        <w:ind w:firstLineChars="0"/>
        <w:rPr>
          <w:rFonts w:ascii="Myriad Pro" w:eastAsia="方正黑体简体" w:hAnsi="Myriad Pro" w:cs="Arial"/>
          <w:sz w:val="22"/>
          <w:szCs w:val="22"/>
        </w:rPr>
      </w:pPr>
      <w:bookmarkStart w:id="3816" w:name="_Toc135678048"/>
      <w:bookmarkEnd w:id="3815"/>
      <w:r w:rsidRPr="00F7517C">
        <w:rPr>
          <w:rFonts w:ascii="Myriad Pro" w:eastAsia="方正黑体简体" w:hAnsi="Myriad Pro" w:cs="Arial"/>
          <w:sz w:val="22"/>
          <w:szCs w:val="22"/>
        </w:rPr>
        <w:t>rx_ip_</w:t>
      </w:r>
      <w:r w:rsidRPr="00F7517C">
        <w:rPr>
          <w:rFonts w:ascii="Myriad Pro" w:eastAsia="方正黑体简体" w:hAnsi="Myriad Pro"/>
          <w:sz w:val="22"/>
          <w:szCs w:val="22"/>
        </w:rPr>
        <w:t>address</w:t>
      </w:r>
      <w:r w:rsidRPr="00F7517C">
        <w:rPr>
          <w:rFonts w:ascii="Myriad Pro" w:eastAsia="方正黑体简体" w:hAnsi="Myriad Pro" w:cs="Arial"/>
          <w:sz w:val="22"/>
          <w:szCs w:val="22"/>
        </w:rPr>
        <w:t>:</w:t>
      </w:r>
      <w:r w:rsidR="00210DBF" w:rsidRPr="00F7517C">
        <w:rPr>
          <w:rFonts w:ascii="Myriad Pro" w:eastAsia="方正黑体简体" w:hAnsi="Myriad Pro" w:cs="Arial"/>
          <w:sz w:val="22"/>
          <w:szCs w:val="22"/>
        </w:rPr>
        <w:t xml:space="preserve"> </w:t>
      </w:r>
      <w:bookmarkStart w:id="3817" w:name="_Toc135678049"/>
      <w:bookmarkEnd w:id="3816"/>
      <w:r w:rsidR="00E53AE0" w:rsidRPr="00F7517C">
        <w:rPr>
          <w:rFonts w:ascii="Myriad Pro" w:eastAsia="方正黑体简体" w:hAnsi="Myriad Pro" w:cs="Arial"/>
          <w:sz w:val="22"/>
          <w:szCs w:val="22"/>
        </w:rPr>
        <w:t>The IP address of RX.</w:t>
      </w:r>
    </w:p>
    <w:p w14:paraId="3FA585CA" w14:textId="726A2D0B" w:rsidR="00E53AE0" w:rsidRPr="00F7517C" w:rsidRDefault="00E53AE0" w:rsidP="00F7517C">
      <w:pPr>
        <w:spacing w:line="360" w:lineRule="auto"/>
        <w:ind w:left="440"/>
        <w:rPr>
          <w:rFonts w:ascii="Myriad Pro" w:hAnsi="Myriad Pro" w:cs="宋体"/>
          <w:sz w:val="22"/>
          <w:szCs w:val="22"/>
        </w:rPr>
      </w:pPr>
      <w:r w:rsidRPr="00F7517C">
        <w:rPr>
          <w:rFonts w:ascii="Myriad Pro" w:hAnsi="Myriad Pro" w:cs="宋体"/>
          <w:sz w:val="22"/>
          <w:szCs w:val="22"/>
        </w:rPr>
        <w:t xml:space="preserve">The </w:t>
      </w:r>
      <w:r w:rsidR="00FF769E" w:rsidRPr="00F7517C">
        <w:rPr>
          <w:rFonts w:ascii="Myriad Pro" w:hAnsi="Myriad Pro" w:cs="宋体"/>
          <w:sz w:val="22"/>
          <w:szCs w:val="22"/>
        </w:rPr>
        <w:t xml:space="preserve">uploaded image will replace the </w:t>
      </w:r>
      <w:r w:rsidR="005B3639" w:rsidRPr="00F7517C">
        <w:rPr>
          <w:rFonts w:ascii="Myriad Pro" w:hAnsi="Myriad Pro" w:cs="宋体"/>
          <w:sz w:val="22"/>
          <w:szCs w:val="22"/>
        </w:rPr>
        <w:t xml:space="preserve">factory </w:t>
      </w:r>
      <w:r w:rsidR="00FF769E" w:rsidRPr="00F7517C">
        <w:rPr>
          <w:rFonts w:ascii="Myriad Pro" w:hAnsi="Myriad Pro" w:cs="宋体"/>
          <w:sz w:val="22"/>
          <w:szCs w:val="22"/>
        </w:rPr>
        <w:t xml:space="preserve">default image </w:t>
      </w:r>
      <w:r w:rsidR="005B3639" w:rsidRPr="00F7517C">
        <w:rPr>
          <w:rFonts w:ascii="Myriad Pro" w:hAnsi="Myriad Pro" w:cs="宋体"/>
          <w:sz w:val="22"/>
          <w:szCs w:val="22"/>
        </w:rPr>
        <w:t>and become the new factory default.</w:t>
      </w:r>
    </w:p>
    <w:p w14:paraId="63656A1A" w14:textId="753AF3F3" w:rsidR="005B3639" w:rsidRPr="00F7517C" w:rsidRDefault="005B3639" w:rsidP="00F7517C">
      <w:pPr>
        <w:spacing w:line="360" w:lineRule="auto"/>
        <w:ind w:left="440"/>
        <w:rPr>
          <w:rFonts w:ascii="Myriad Pro" w:hAnsi="Myriad Pro" w:cs="宋体"/>
          <w:sz w:val="22"/>
          <w:szCs w:val="22"/>
        </w:rPr>
      </w:pPr>
      <w:r w:rsidRPr="00F7517C">
        <w:rPr>
          <w:rFonts w:ascii="Myriad Pro" w:hAnsi="Myriad Pro" w:cs="宋体" w:hint="eastAsia"/>
          <w:sz w:val="22"/>
          <w:szCs w:val="22"/>
        </w:rPr>
        <w:t>T</w:t>
      </w:r>
      <w:r w:rsidRPr="00F7517C">
        <w:rPr>
          <w:rFonts w:ascii="Myriad Pro" w:hAnsi="Myriad Pro" w:cs="宋体"/>
          <w:sz w:val="22"/>
          <w:szCs w:val="22"/>
        </w:rPr>
        <w:t>he image format must be jpg.</w:t>
      </w:r>
    </w:p>
    <w:p w14:paraId="479BF451" w14:textId="2AF9C58A" w:rsidR="005B3639" w:rsidRDefault="005B3639" w:rsidP="005B3639">
      <w:pPr>
        <w:spacing w:line="360" w:lineRule="auto"/>
        <w:ind w:left="421"/>
        <w:rPr>
          <w:rFonts w:ascii="Myriad Pro" w:eastAsia="方正黑体简体" w:hAnsi="Myriad Pro"/>
          <w:b/>
          <w:bCs/>
          <w:sz w:val="22"/>
          <w:szCs w:val="22"/>
        </w:rPr>
      </w:pPr>
      <w:bookmarkStart w:id="3818" w:name="_Toc135678051"/>
      <w:bookmarkEnd w:id="3817"/>
      <w:r w:rsidRPr="008E7BCA">
        <w:rPr>
          <w:rFonts w:ascii="Myriad Pro" w:eastAsia="方正黑体简体" w:hAnsi="Myriad Pro"/>
          <w:b/>
          <w:bCs/>
          <w:sz w:val="22"/>
          <w:szCs w:val="22"/>
        </w:rPr>
        <w:t xml:space="preserve">Supported Devices: </w:t>
      </w:r>
    </w:p>
    <w:p w14:paraId="0F3642CC" w14:textId="4F4A2613" w:rsidR="005B3639" w:rsidRPr="00F7517C" w:rsidRDefault="00AF153C" w:rsidP="005B3639">
      <w:pPr>
        <w:spacing w:line="360" w:lineRule="auto"/>
        <w:ind w:left="421"/>
        <w:rPr>
          <w:rFonts w:ascii="Myriad Pro" w:eastAsia="方正黑体简体" w:hAnsi="Myriad Pro" w:cs="Arial"/>
          <w:sz w:val="22"/>
          <w:szCs w:val="22"/>
        </w:rPr>
      </w:pPr>
      <w:ins w:id="3819" w:author="Bright Liu" w:date="2026-05-07T17:15:00Z" w16du:dateUtc="2026-05-07T09:15:00Z">
        <w:r w:rsidRPr="00DA2A60">
          <w:rPr>
            <w:rFonts w:ascii="Myriad Pro" w:eastAsia="方正黑体简体" w:hAnsi="Myriad Pro"/>
            <w:sz w:val="22"/>
            <w:szCs w:val="22"/>
          </w:rPr>
          <w:t>EVOIP</w:t>
        </w:r>
        <w:r>
          <w:rPr>
            <w:rFonts w:ascii="Myriad Pro" w:eastAsia="方正黑体简体" w:hAnsi="Myriad Pro" w:hint="eastAsia"/>
            <w:sz w:val="22"/>
            <w:szCs w:val="22"/>
          </w:rPr>
          <w:t>R</w:t>
        </w:r>
        <w:r w:rsidRPr="00DA2A60">
          <w:rPr>
            <w:rFonts w:ascii="Myriad Pro" w:eastAsia="方正黑体简体" w:hAnsi="Myriad Pro"/>
            <w:sz w:val="22"/>
            <w:szCs w:val="22"/>
          </w:rPr>
          <w:t>XG</w:t>
        </w:r>
      </w:ins>
      <w:del w:id="3820" w:author="Bright Liu" w:date="2025-11-25T11:18:00Z" w16du:dateUtc="2025-11-25T03:18:00Z">
        <w:r w:rsidR="005B3639" w:rsidRPr="00F7517C" w:rsidDel="0025676C">
          <w:rPr>
            <w:rFonts w:ascii="Myriad Pro" w:eastAsia="方正黑体简体" w:hAnsi="Myriad Pro" w:cs="Arial"/>
            <w:sz w:val="22"/>
            <w:szCs w:val="22"/>
          </w:rPr>
          <w:delText>4KIP200D</w:delText>
        </w:r>
      </w:del>
      <w:ins w:id="3821" w:author="Chelsea Lee" w:date="2023-09-28T15:26:00Z">
        <w:del w:id="3822" w:author="Bright Liu" w:date="2025-11-25T17:06:00Z" w16du:dateUtc="2025-11-25T09:06:00Z">
          <w:r w:rsidR="00B262A1" w:rsidDel="00ED5C43">
            <w:rPr>
              <w:rFonts w:ascii="Myriad Pro" w:eastAsia="方正黑体简体" w:hAnsi="Myriad Pro" w:cs="Arial"/>
              <w:sz w:val="22"/>
              <w:szCs w:val="22"/>
            </w:rPr>
            <w:delText>/</w:delText>
          </w:r>
        </w:del>
        <w:del w:id="3823" w:author="Bright Liu" w:date="2025-11-25T11:21:00Z" w16du:dateUtc="2025-11-25T03:21:00Z">
          <w:r w:rsidR="00B262A1" w:rsidDel="00BD5E69">
            <w:rPr>
              <w:rFonts w:ascii="Myriad Pro" w:eastAsia="方正黑体简体" w:hAnsi="Myriad Pro" w:cs="Arial"/>
              <w:sz w:val="22"/>
              <w:szCs w:val="22"/>
            </w:rPr>
            <w:delText>4KIP200M</w:delText>
          </w:r>
        </w:del>
      </w:ins>
      <w:r w:rsidR="005B3639" w:rsidRPr="00F7517C">
        <w:rPr>
          <w:rFonts w:ascii="Myriad Pro" w:eastAsia="方正黑体简体" w:hAnsi="Myriad Pro" w:cs="Arial"/>
          <w:sz w:val="22"/>
          <w:szCs w:val="22"/>
        </w:rPr>
        <w:t>: Supports 1080P image only.</w:t>
      </w:r>
    </w:p>
    <w:p w14:paraId="3CECDC60" w14:textId="6A88D051" w:rsidR="005B3639" w:rsidRPr="00C204B8" w:rsidDel="009117D3" w:rsidRDefault="005B3639" w:rsidP="005B3639">
      <w:pPr>
        <w:spacing w:line="360" w:lineRule="auto"/>
        <w:ind w:left="421"/>
        <w:rPr>
          <w:del w:id="3824" w:author="Bright Liu" w:date="2026-05-07T17:11:00Z" w16du:dateUtc="2026-05-07T09:11:00Z"/>
          <w:rFonts w:ascii="Myriad Pro" w:eastAsia="方正黑体简体" w:hAnsi="Myriad Pro" w:cs="Arial"/>
          <w:sz w:val="22"/>
          <w:szCs w:val="22"/>
        </w:rPr>
      </w:pPr>
      <w:del w:id="3825" w:author="Bright Liu" w:date="2025-11-25T11:24:00Z" w16du:dateUtc="2025-11-25T03:24:00Z">
        <w:r w:rsidRPr="00F7517C" w:rsidDel="00526E49">
          <w:rPr>
            <w:rFonts w:ascii="Myriad Pro" w:eastAsia="方正黑体简体" w:hAnsi="Myriad Pro" w:cs="Arial"/>
            <w:sz w:val="22"/>
            <w:szCs w:val="22"/>
          </w:rPr>
          <w:delText>HDIP100D</w:delText>
        </w:r>
      </w:del>
      <w:ins w:id="3826" w:author="Chelsea Lee" w:date="2023-09-28T15:26:00Z">
        <w:del w:id="3827" w:author="Bright Liu" w:date="2026-05-07T17:11:00Z" w16du:dateUtc="2026-05-07T09:11:00Z">
          <w:r w:rsidR="00B262A1" w:rsidDel="009117D3">
            <w:rPr>
              <w:rFonts w:ascii="Myriad Pro" w:eastAsia="方正黑体简体" w:hAnsi="Myriad Pro" w:cs="Arial"/>
              <w:sz w:val="22"/>
              <w:szCs w:val="22"/>
            </w:rPr>
            <w:delText>*</w:delText>
          </w:r>
        </w:del>
      </w:ins>
      <w:del w:id="3828" w:author="Bright Liu" w:date="2026-05-07T17:11:00Z" w16du:dateUtc="2026-05-07T09:11:00Z">
        <w:r w:rsidRPr="00F7517C" w:rsidDel="009117D3">
          <w:rPr>
            <w:rFonts w:ascii="Myriad Pro" w:eastAsia="方正黑体简体" w:hAnsi="Myriad Pro" w:cs="Arial"/>
            <w:sz w:val="22"/>
            <w:szCs w:val="22"/>
          </w:rPr>
          <w:delText>: Supports 720P image only.</w:delText>
        </w:r>
      </w:del>
    </w:p>
    <w:bookmarkEnd w:id="3818"/>
    <w:p w14:paraId="6F218E74" w14:textId="4272CC3F" w:rsidR="006F0127" w:rsidRPr="00C204B8" w:rsidRDefault="00B262A1">
      <w:pPr>
        <w:spacing w:line="360" w:lineRule="auto"/>
        <w:rPr>
          <w:ins w:id="3829" w:author="Chelsea Lee" w:date="2023-09-28T15:26:00Z"/>
          <w:rFonts w:ascii="Myriad Pro" w:eastAsia="方正黑体简体" w:hAnsi="Myriad Pro" w:cs="Arial"/>
          <w:sz w:val="22"/>
          <w:szCs w:val="22"/>
          <w:rPrChange w:id="3830" w:author="Chelsea Lee" w:date="2023-09-28T15:32:00Z">
            <w:rPr>
              <w:ins w:id="3831" w:author="Chelsea Lee" w:date="2023-09-28T15:26:00Z"/>
              <w:rFonts w:ascii="Myriad Pro" w:eastAsia="方正黑体简体" w:hAnsi="Myriad Pro"/>
              <w:szCs w:val="21"/>
            </w:rPr>
          </w:rPrChange>
        </w:rPr>
        <w:pPrChange w:id="3832" w:author="Bright Liu" w:date="2026-05-07T17:12:00Z" w16du:dateUtc="2026-05-07T09:12:00Z">
          <w:pPr>
            <w:ind w:left="440"/>
          </w:pPr>
        </w:pPrChange>
      </w:pPr>
      <w:ins w:id="3833" w:author="Chelsea Lee" w:date="2023-09-28T15:26:00Z">
        <w:del w:id="3834" w:author="Bright Liu" w:date="2026-05-07T17:12:00Z" w16du:dateUtc="2026-05-07T09:12:00Z">
          <w:r w:rsidRPr="00C204B8" w:rsidDel="009117D3">
            <w:rPr>
              <w:rFonts w:ascii="Myriad Pro" w:eastAsia="方正黑体简体" w:hAnsi="Myriad Pro" w:cs="Arial"/>
              <w:sz w:val="22"/>
              <w:szCs w:val="22"/>
              <w:rPrChange w:id="3835" w:author="Chelsea Lee" w:date="2023-09-28T15:32:00Z">
                <w:rPr>
                  <w:rFonts w:ascii="Myriad Pro" w:eastAsia="方正黑体简体" w:hAnsi="Myriad Pro"/>
                  <w:szCs w:val="21"/>
                </w:rPr>
              </w:rPrChange>
            </w:rPr>
            <w:delText xml:space="preserve">*Note: </w:delText>
          </w:r>
        </w:del>
      </w:ins>
      <w:ins w:id="3836" w:author="Chelsea Lee" w:date="2023-09-28T15:27:00Z">
        <w:del w:id="3837" w:author="Bright Liu" w:date="2026-05-07T17:12:00Z" w16du:dateUtc="2026-05-07T09:12:00Z">
          <w:r w:rsidRPr="00C204B8" w:rsidDel="009117D3">
            <w:rPr>
              <w:rFonts w:ascii="Myriad Pro" w:eastAsia="方正黑体简体" w:hAnsi="Myriad Pro" w:cs="Arial"/>
              <w:sz w:val="22"/>
              <w:szCs w:val="22"/>
              <w:rPrChange w:id="3838" w:author="Chelsea Lee" w:date="2023-09-28T15:32:00Z">
                <w:rPr>
                  <w:rFonts w:ascii="Myriad Pro" w:eastAsia="方正黑体简体" w:hAnsi="Myriad Pro"/>
                  <w:szCs w:val="21"/>
                </w:rPr>
              </w:rPrChange>
            </w:rPr>
            <w:delText xml:space="preserve">Different batches of </w:delText>
          </w:r>
        </w:del>
        <w:del w:id="3839" w:author="Bright Liu" w:date="2025-11-25T11:24:00Z" w16du:dateUtc="2025-11-25T03:24:00Z">
          <w:r w:rsidRPr="00C204B8" w:rsidDel="00526E49">
            <w:rPr>
              <w:rFonts w:ascii="Myriad Pro" w:eastAsia="方正黑体简体" w:hAnsi="Myriad Pro" w:cs="Arial"/>
              <w:sz w:val="22"/>
              <w:szCs w:val="22"/>
              <w:rPrChange w:id="3840" w:author="Chelsea Lee" w:date="2023-09-28T15:32:00Z">
                <w:rPr>
                  <w:rFonts w:ascii="Myriad Pro" w:eastAsia="方正黑体简体" w:hAnsi="Myriad Pro"/>
                  <w:szCs w:val="21"/>
                </w:rPr>
              </w:rPrChange>
            </w:rPr>
            <w:delText>HDIP100D</w:delText>
          </w:r>
        </w:del>
        <w:del w:id="3841" w:author="Bright Liu" w:date="2026-05-07T17:12:00Z" w16du:dateUtc="2026-05-07T09:12:00Z">
          <w:r w:rsidRPr="00C204B8" w:rsidDel="009117D3">
            <w:rPr>
              <w:rFonts w:ascii="Myriad Pro" w:eastAsia="方正黑体简体" w:hAnsi="Myriad Pro" w:cs="Arial"/>
              <w:sz w:val="22"/>
              <w:szCs w:val="22"/>
              <w:rPrChange w:id="3842" w:author="Chelsea Lee" w:date="2023-09-28T15:32:00Z">
                <w:rPr>
                  <w:rFonts w:ascii="Myriad Pro" w:eastAsia="方正黑体简体" w:hAnsi="Myriad Pro"/>
                  <w:szCs w:val="21"/>
                </w:rPr>
              </w:rPrChange>
            </w:rPr>
            <w:delText xml:space="preserve"> </w:delText>
          </w:r>
        </w:del>
      </w:ins>
      <w:ins w:id="3843" w:author="Chelsea Lee" w:date="2023-09-28T15:28:00Z">
        <w:del w:id="3844" w:author="Bright Liu" w:date="2026-05-07T17:12:00Z" w16du:dateUtc="2026-05-07T09:12:00Z">
          <w:r w:rsidRPr="00C204B8" w:rsidDel="009117D3">
            <w:rPr>
              <w:rFonts w:ascii="Myriad Pro" w:eastAsia="方正黑体简体" w:hAnsi="Myriad Pro" w:cs="Arial"/>
              <w:sz w:val="22"/>
              <w:szCs w:val="22"/>
              <w:rPrChange w:id="3845" w:author="Chelsea Lee" w:date="2023-09-28T15:32:00Z">
                <w:rPr>
                  <w:rFonts w:ascii="Myriad Pro" w:eastAsia="方正黑体简体" w:hAnsi="Myriad Pro"/>
                  <w:szCs w:val="21"/>
                </w:rPr>
              </w:rPrChange>
            </w:rPr>
            <w:delText xml:space="preserve">may vary in terms of </w:delText>
          </w:r>
        </w:del>
      </w:ins>
      <w:ins w:id="3846" w:author="Chelsea Lee" w:date="2023-09-28T15:30:00Z">
        <w:del w:id="3847" w:author="Bright Liu" w:date="2026-05-07T17:12:00Z" w16du:dateUtc="2026-05-07T09:12:00Z">
          <w:r w:rsidR="00EE7ECA" w:rsidRPr="00C204B8" w:rsidDel="009117D3">
            <w:rPr>
              <w:rFonts w:ascii="Myriad Pro" w:eastAsia="方正黑体简体" w:hAnsi="Myriad Pro" w:cs="Arial"/>
              <w:sz w:val="22"/>
              <w:szCs w:val="22"/>
              <w:rPrChange w:id="3848" w:author="Chelsea Lee" w:date="2023-09-28T15:32:00Z">
                <w:rPr>
                  <w:rFonts w:ascii="Myriad Pro" w:eastAsia="方正黑体简体" w:hAnsi="Myriad Pro"/>
                  <w:szCs w:val="21"/>
                </w:rPr>
              </w:rPrChange>
            </w:rPr>
            <w:delText>t</w:delText>
          </w:r>
        </w:del>
      </w:ins>
      <w:ins w:id="3849" w:author="Chelsea Lee" w:date="2023-09-28T15:28:00Z">
        <w:del w:id="3850" w:author="Bright Liu" w:date="2026-05-07T17:12:00Z" w16du:dateUtc="2026-05-07T09:12:00Z">
          <w:r w:rsidRPr="00C204B8" w:rsidDel="009117D3">
            <w:rPr>
              <w:rFonts w:ascii="Myriad Pro" w:eastAsia="方正黑体简体" w:hAnsi="Myriad Pro" w:cs="Arial"/>
              <w:sz w:val="22"/>
              <w:szCs w:val="22"/>
              <w:rPrChange w:id="3851" w:author="Chelsea Lee" w:date="2023-09-28T15:32:00Z">
                <w:rPr>
                  <w:rFonts w:ascii="Myriad Pro" w:eastAsia="方正黑体简体" w:hAnsi="Myriad Pro"/>
                  <w:szCs w:val="21"/>
                </w:rPr>
              </w:rPrChange>
            </w:rPr>
            <w:delText>he I</w:delText>
          </w:r>
        </w:del>
      </w:ins>
      <w:ins w:id="3852" w:author="Chelsea Lee" w:date="2023-09-28T15:29:00Z">
        <w:del w:id="3853" w:author="Bright Liu" w:date="2026-05-07T17:12:00Z" w16du:dateUtc="2026-05-07T09:12:00Z">
          <w:r w:rsidR="00D6129D" w:rsidRPr="00C204B8" w:rsidDel="009117D3">
            <w:rPr>
              <w:rFonts w:ascii="Myriad Pro" w:eastAsia="方正黑体简体" w:hAnsi="Myriad Pro" w:cs="Arial"/>
              <w:sz w:val="22"/>
              <w:szCs w:val="22"/>
              <w:rPrChange w:id="3854" w:author="Chelsea Lee" w:date="2023-09-28T15:32:00Z">
                <w:rPr>
                  <w:rFonts w:ascii="Myriad Pro" w:eastAsia="方正黑体简体" w:hAnsi="Myriad Pro"/>
                  <w:szCs w:val="21"/>
                </w:rPr>
              </w:rPrChange>
            </w:rPr>
            <w:delText>dle image</w:delText>
          </w:r>
        </w:del>
      </w:ins>
      <w:ins w:id="3855" w:author="Chelsea Lee" w:date="2023-09-28T15:30:00Z">
        <w:del w:id="3856" w:author="Bright Liu" w:date="2026-05-07T17:12:00Z" w16du:dateUtc="2026-05-07T09:12:00Z">
          <w:r w:rsidR="00EE7ECA" w:rsidRPr="00C204B8" w:rsidDel="009117D3">
            <w:rPr>
              <w:rFonts w:ascii="Myriad Pro" w:eastAsia="方正黑体简体" w:hAnsi="Myriad Pro" w:cs="Arial"/>
              <w:sz w:val="22"/>
              <w:szCs w:val="22"/>
              <w:rPrChange w:id="3857" w:author="Chelsea Lee" w:date="2023-09-28T15:32:00Z">
                <w:rPr>
                  <w:rFonts w:ascii="Myriad Pro" w:eastAsia="方正黑体简体" w:hAnsi="Myriad Pro"/>
                  <w:szCs w:val="21"/>
                </w:rPr>
              </w:rPrChange>
            </w:rPr>
            <w:delText>’s supported resolution</w:delText>
          </w:r>
        </w:del>
      </w:ins>
      <w:ins w:id="3858" w:author="Chelsea Lee" w:date="2023-09-28T15:29:00Z">
        <w:del w:id="3859" w:author="Bright Liu" w:date="2026-05-07T17:12:00Z" w16du:dateUtc="2026-05-07T09:12:00Z">
          <w:r w:rsidR="004417AB" w:rsidRPr="00C204B8" w:rsidDel="009117D3">
            <w:rPr>
              <w:rFonts w:ascii="Myriad Pro" w:eastAsia="方正黑体简体" w:hAnsi="Myriad Pro" w:cs="Arial"/>
              <w:sz w:val="22"/>
              <w:szCs w:val="22"/>
              <w:rPrChange w:id="3860" w:author="Chelsea Lee" w:date="2023-09-28T15:32:00Z">
                <w:rPr>
                  <w:rFonts w:ascii="Myriad Pro" w:eastAsia="方正黑体简体" w:hAnsi="Myriad Pro"/>
                  <w:szCs w:val="21"/>
                </w:rPr>
              </w:rPrChange>
            </w:rPr>
            <w:delText xml:space="preserve">, for more information contact </w:delText>
          </w:r>
        </w:del>
        <w:del w:id="3861" w:author="Bright Liu" w:date="2025-11-25T11:23:00Z" w16du:dateUtc="2025-11-25T03:23:00Z">
          <w:r w:rsidR="004417AB" w:rsidRPr="00C204B8" w:rsidDel="00C34D09">
            <w:rPr>
              <w:rFonts w:ascii="Myriad Pro" w:eastAsia="方正黑体简体" w:hAnsi="Myriad Pro" w:cs="Arial"/>
              <w:sz w:val="22"/>
              <w:szCs w:val="22"/>
              <w:rPrChange w:id="3862" w:author="Chelsea Lee" w:date="2023-09-28T15:32:00Z">
                <w:rPr>
                  <w:rFonts w:ascii="Myriad Pro" w:eastAsia="方正黑体简体" w:hAnsi="Myriad Pro"/>
                  <w:szCs w:val="21"/>
                </w:rPr>
              </w:rPrChange>
            </w:rPr>
            <w:delText>AV Access</w:delText>
          </w:r>
        </w:del>
        <w:del w:id="3863" w:author="Bright Liu" w:date="2026-05-07T17:12:00Z" w16du:dateUtc="2026-05-07T09:12:00Z">
          <w:r w:rsidR="004417AB" w:rsidRPr="00C204B8" w:rsidDel="009117D3">
            <w:rPr>
              <w:rFonts w:ascii="Myriad Pro" w:eastAsia="方正黑体简体" w:hAnsi="Myriad Pro" w:cs="Arial"/>
              <w:sz w:val="22"/>
              <w:szCs w:val="22"/>
              <w:rPrChange w:id="3864" w:author="Chelsea Lee" w:date="2023-09-28T15:32:00Z">
                <w:rPr>
                  <w:rFonts w:ascii="Myriad Pro" w:eastAsia="方正黑体简体" w:hAnsi="Myriad Pro"/>
                  <w:szCs w:val="21"/>
                </w:rPr>
              </w:rPrChange>
            </w:rPr>
            <w:delText>.</w:delText>
          </w:r>
        </w:del>
      </w:ins>
    </w:p>
    <w:p w14:paraId="55879230" w14:textId="56DCB98B" w:rsidR="00B262A1" w:rsidRPr="00B262A1" w:rsidRDefault="00B262A1" w:rsidP="000108B6">
      <w:pPr>
        <w:ind w:left="440"/>
        <w:rPr>
          <w:rFonts w:ascii="Myriad Pro" w:eastAsia="方正黑体简体" w:hAnsi="Myriad Pro"/>
          <w:szCs w:val="21"/>
        </w:rPr>
      </w:pPr>
      <w:ins w:id="3865" w:author="Chelsea Lee" w:date="2023-09-28T15:26:00Z">
        <w:r>
          <w:rPr>
            <w:rFonts w:ascii="Myriad Pro" w:eastAsia="方正黑体简体" w:hAnsi="Myriad Pro" w:hint="eastAsia"/>
            <w:szCs w:val="21"/>
          </w:rPr>
          <w:t xml:space="preserve"> </w:t>
        </w:r>
      </w:ins>
    </w:p>
    <w:p w14:paraId="208A6717" w14:textId="4DBC07BE" w:rsidR="00383277" w:rsidRPr="007963C6" w:rsidRDefault="008917FE" w:rsidP="001A473E">
      <w:pPr>
        <w:pStyle w:val="1"/>
      </w:pPr>
      <w:bookmarkStart w:id="3866" w:name="_Toc214962419"/>
      <w:r>
        <w:t>Uploading an Image to Overlay on Video</w:t>
      </w:r>
      <w:bookmarkEnd w:id="3866"/>
    </w:p>
    <w:p w14:paraId="45FBD131" w14:textId="7C723805" w:rsidR="00845415" w:rsidRPr="00845415" w:rsidRDefault="00845415" w:rsidP="00845415">
      <w:pPr>
        <w:spacing w:line="360" w:lineRule="auto"/>
        <w:ind w:left="440"/>
        <w:rPr>
          <w:rFonts w:ascii="Myriad Pro" w:hAnsi="Myriad Pro" w:cs="宋体"/>
          <w:sz w:val="22"/>
          <w:szCs w:val="22"/>
        </w:rPr>
      </w:pPr>
      <w:r w:rsidRPr="00845415">
        <w:rPr>
          <w:rFonts w:ascii="Myriad Pro" w:hAnsi="Myriad Pro" w:cs="宋体"/>
          <w:sz w:val="22"/>
          <w:szCs w:val="22"/>
        </w:rPr>
        <w:t xml:space="preserve">RX supports </w:t>
      </w:r>
      <w:r>
        <w:rPr>
          <w:rFonts w:ascii="Myriad Pro" w:hAnsi="Myriad Pro" w:cs="宋体"/>
          <w:sz w:val="22"/>
          <w:szCs w:val="22"/>
        </w:rPr>
        <w:t>overlay an</w:t>
      </w:r>
      <w:r w:rsidRPr="00845415">
        <w:rPr>
          <w:rFonts w:ascii="Myriad Pro" w:hAnsi="Myriad Pro" w:cs="宋体"/>
          <w:sz w:val="22"/>
          <w:szCs w:val="22"/>
        </w:rPr>
        <w:t xml:space="preserve"> image</w:t>
      </w:r>
      <w:r>
        <w:rPr>
          <w:rFonts w:ascii="Myriad Pro" w:hAnsi="Myriad Pro" w:cs="宋体"/>
          <w:sz w:val="22"/>
          <w:szCs w:val="22"/>
        </w:rPr>
        <w:t xml:space="preserve"> (.png)</w:t>
      </w:r>
      <w:r w:rsidRPr="00845415">
        <w:rPr>
          <w:rFonts w:ascii="Myriad Pro" w:hAnsi="Myriad Pro" w:cs="宋体"/>
          <w:sz w:val="22"/>
          <w:szCs w:val="22"/>
        </w:rPr>
        <w:t xml:space="preserve"> on the video to achieve special effects of displaying logos or advertisements.</w:t>
      </w:r>
    </w:p>
    <w:p w14:paraId="6DBEB930" w14:textId="1968A3CB" w:rsidR="00383277" w:rsidRPr="007963C6" w:rsidRDefault="00564FE9" w:rsidP="007B515A">
      <w:pPr>
        <w:pStyle w:val="2"/>
      </w:pPr>
      <w:bookmarkStart w:id="3867" w:name="_Toc214962420"/>
      <w:r>
        <w:t>Uploading Image</w:t>
      </w:r>
      <w:bookmarkEnd w:id="3867"/>
    </w:p>
    <w:p w14:paraId="7C3F845D" w14:textId="77777777" w:rsidR="00564FE9" w:rsidRDefault="00564FE9" w:rsidP="00564FE9">
      <w:pPr>
        <w:spacing w:line="360" w:lineRule="auto"/>
        <w:ind w:left="440"/>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1234D849" w14:textId="77777777" w:rsidR="00210DBF" w:rsidRPr="007963C6" w:rsidRDefault="00210DBF" w:rsidP="00564FE9">
      <w:pPr>
        <w:ind w:firstLine="420"/>
        <w:rPr>
          <w:rStyle w:val="aff4"/>
          <w:rFonts w:ascii="Myriad Pro" w:eastAsia="方正黑体简体" w:hAnsi="Myriad Pro"/>
          <w:szCs w:val="21"/>
        </w:rPr>
      </w:pPr>
      <w:r w:rsidRPr="007963C6">
        <w:rPr>
          <w:rStyle w:val="aff4"/>
          <w:rFonts w:ascii="Myriad Pro" w:eastAsia="方正黑体简体" w:hAnsi="Myriad Pro"/>
          <w:szCs w:val="21"/>
        </w:rPr>
        <w:lastRenderedPageBreak/>
        <w:t>HTTP Method</w:t>
      </w:r>
      <w:r w:rsidRPr="007963C6">
        <w:rPr>
          <w:rStyle w:val="aff4"/>
          <w:rFonts w:ascii="Myriad Pro" w:eastAsia="方正黑体简体" w:hAnsi="Myriad Pro"/>
          <w:szCs w:val="21"/>
        </w:rPr>
        <w:tab/>
        <w:t>POST</w:t>
      </w:r>
    </w:p>
    <w:p w14:paraId="3D87104B" w14:textId="105A2717" w:rsidR="00210DBF" w:rsidRPr="007963C6" w:rsidRDefault="00210DBF" w:rsidP="00564FE9">
      <w:pPr>
        <w:ind w:firstLine="420"/>
        <w:rPr>
          <w:rStyle w:val="aff4"/>
          <w:rFonts w:ascii="Myriad Pro" w:eastAsia="方正黑体简体" w:hAnsi="Myriad Pro"/>
          <w:szCs w:val="21"/>
        </w:rPr>
      </w:pPr>
      <w:r w:rsidRPr="007963C6">
        <w:rPr>
          <w:rStyle w:val="aff4"/>
          <w:rFonts w:ascii="Myriad Pro" w:eastAsia="方正黑体简体" w:hAnsi="Myriad Pro"/>
          <w:szCs w:val="21"/>
        </w:rPr>
        <w:t>URI</w:t>
      </w:r>
      <w:r w:rsidRPr="007963C6">
        <w:rPr>
          <w:rStyle w:val="aff4"/>
          <w:rFonts w:ascii="Myriad Pro" w:eastAsia="方正黑体简体" w:hAnsi="Myriad Pro"/>
          <w:szCs w:val="21"/>
        </w:rPr>
        <w:tab/>
        <w:t>http://rx_ip_address/upload_png</w:t>
      </w:r>
    </w:p>
    <w:p w14:paraId="3879DC00" w14:textId="77777777" w:rsidR="00564FE9" w:rsidRDefault="00564FE9" w:rsidP="00564FE9">
      <w:pPr>
        <w:spacing w:line="360" w:lineRule="auto"/>
        <w:ind w:left="440"/>
        <w:rPr>
          <w:rFonts w:ascii="Myriad Pro" w:eastAsia="方正黑体简体" w:hAnsi="Myriad Pro"/>
          <w:b/>
          <w:bCs/>
          <w:sz w:val="22"/>
          <w:szCs w:val="22"/>
        </w:rPr>
      </w:pPr>
      <w:r>
        <w:rPr>
          <w:rFonts w:ascii="Myriad Pro" w:eastAsia="方正黑体简体" w:hAnsi="Myriad Pro"/>
          <w:b/>
          <w:bCs/>
          <w:sz w:val="22"/>
          <w:szCs w:val="22"/>
        </w:rPr>
        <w:t>Description:</w:t>
      </w:r>
    </w:p>
    <w:p w14:paraId="323A6C72" w14:textId="4DD7AE39" w:rsidR="00564FE9" w:rsidRPr="00D0368B" w:rsidRDefault="00564FE9">
      <w:pPr>
        <w:pStyle w:val="af7"/>
        <w:numPr>
          <w:ilvl w:val="0"/>
          <w:numId w:val="42"/>
        </w:numPr>
        <w:spacing w:line="360" w:lineRule="auto"/>
        <w:ind w:firstLineChars="0"/>
        <w:rPr>
          <w:rFonts w:ascii="Myriad Pro" w:eastAsia="方正黑体简体" w:hAnsi="Myriad Pro" w:cs="Arial"/>
          <w:szCs w:val="21"/>
          <w:rPrChange w:id="3868" w:author="Chelsea Lee" w:date="2023-10-10T17:33:00Z">
            <w:rPr/>
          </w:rPrChange>
        </w:rPr>
        <w:pPrChange w:id="3869" w:author="Chelsea Lee" w:date="2023-10-10T17:33:00Z">
          <w:pPr>
            <w:spacing w:line="360" w:lineRule="auto"/>
            <w:ind w:left="440"/>
          </w:pPr>
        </w:pPrChange>
      </w:pPr>
      <w:r w:rsidRPr="00D0368B">
        <w:rPr>
          <w:rFonts w:ascii="Myriad Pro" w:eastAsia="方正黑体简体" w:hAnsi="Myriad Pro" w:cs="Arial"/>
          <w:szCs w:val="21"/>
          <w:rPrChange w:id="3870" w:author="Chelsea Lee" w:date="2023-10-10T17:33:00Z">
            <w:rPr/>
          </w:rPrChange>
        </w:rPr>
        <w:t>rx_ip_address: The IP address of RX.</w:t>
      </w:r>
    </w:p>
    <w:p w14:paraId="326040B8" w14:textId="26F571CC" w:rsidR="007835EA" w:rsidRPr="00D0368B" w:rsidRDefault="007835EA">
      <w:pPr>
        <w:pStyle w:val="af7"/>
        <w:numPr>
          <w:ilvl w:val="0"/>
          <w:numId w:val="42"/>
        </w:numPr>
        <w:spacing w:line="360" w:lineRule="auto"/>
        <w:ind w:firstLineChars="0"/>
        <w:rPr>
          <w:rFonts w:ascii="Myriad Pro" w:eastAsia="方正黑体简体" w:hAnsi="Myriad Pro" w:cs="Arial"/>
          <w:szCs w:val="21"/>
          <w:rPrChange w:id="3871" w:author="Chelsea Lee" w:date="2023-10-10T17:33:00Z">
            <w:rPr/>
          </w:rPrChange>
        </w:rPr>
        <w:pPrChange w:id="3872" w:author="Chelsea Lee" w:date="2023-10-10T17:33:00Z">
          <w:pPr>
            <w:spacing w:line="360" w:lineRule="auto"/>
            <w:ind w:left="440"/>
          </w:pPr>
        </w:pPrChange>
      </w:pPr>
      <w:r w:rsidRPr="00D0368B">
        <w:rPr>
          <w:rFonts w:ascii="Myriad Pro" w:eastAsia="方正黑体简体" w:hAnsi="Myriad Pro" w:cs="Arial"/>
          <w:szCs w:val="21"/>
          <w:rPrChange w:id="3873" w:author="Chelsea Lee" w:date="2023-10-10T17:33:00Z">
            <w:rPr/>
          </w:rPrChange>
        </w:rPr>
        <w:t xml:space="preserve">The image must be </w:t>
      </w:r>
      <w:ins w:id="3874" w:author="Chelsea Lee" w:date="2023-09-28T15:33:00Z">
        <w:r w:rsidR="009029E4" w:rsidRPr="00D0368B">
          <w:rPr>
            <w:rFonts w:ascii="Myriad Pro" w:eastAsia="方正黑体简体" w:hAnsi="Myriad Pro" w:cs="Arial"/>
            <w:szCs w:val="21"/>
            <w:rPrChange w:id="3875" w:author="Chelsea Lee" w:date="2023-10-10T17:33:00Z">
              <w:rPr/>
            </w:rPrChange>
          </w:rPr>
          <w:t xml:space="preserve">in </w:t>
        </w:r>
      </w:ins>
      <w:r w:rsidRPr="00D0368B">
        <w:rPr>
          <w:rFonts w:ascii="Myriad Pro" w:eastAsia="方正黑体简体" w:hAnsi="Myriad Pro" w:cs="Arial"/>
          <w:szCs w:val="21"/>
          <w:rPrChange w:id="3876" w:author="Chelsea Lee" w:date="2023-10-10T17:33:00Z">
            <w:rPr/>
          </w:rPrChange>
        </w:rPr>
        <w:t>png format.</w:t>
      </w:r>
    </w:p>
    <w:p w14:paraId="57223C90" w14:textId="024B5D25" w:rsidR="00383277" w:rsidRPr="007963C6" w:rsidDel="009029E4" w:rsidRDefault="00383277" w:rsidP="00564FE9">
      <w:pPr>
        <w:ind w:firstLine="420"/>
        <w:rPr>
          <w:del w:id="3877" w:author="Chelsea Lee" w:date="2023-09-28T15:33:00Z"/>
          <w:rFonts w:ascii="Myriad Pro" w:eastAsia="方正黑体简体" w:hAnsi="Myriad Pro"/>
          <w:b/>
          <w:bCs/>
          <w:szCs w:val="21"/>
        </w:rPr>
      </w:pPr>
      <w:del w:id="3878" w:author="Chelsea Lee" w:date="2023-09-28T15:33:00Z">
        <w:r w:rsidRPr="007963C6" w:rsidDel="009029E4">
          <w:rPr>
            <w:rFonts w:ascii="Myriad Pro" w:eastAsia="方正黑体简体" w:hAnsi="Myriad Pro" w:cs="Arial"/>
            <w:szCs w:val="21"/>
          </w:rPr>
          <w:delText>rx_ip_address:rx</w:delText>
        </w:r>
        <w:r w:rsidRPr="007963C6" w:rsidDel="009029E4">
          <w:rPr>
            <w:rFonts w:ascii="Myriad Pro" w:eastAsia="方正黑体简体" w:hAnsi="Myriad Pro" w:cs="Arial"/>
            <w:szCs w:val="21"/>
          </w:rPr>
          <w:delText>的</w:delText>
        </w:r>
        <w:r w:rsidRPr="007963C6" w:rsidDel="009029E4">
          <w:rPr>
            <w:rFonts w:ascii="Myriad Pro" w:eastAsia="方正黑体简体" w:hAnsi="Myriad Pro" w:cs="Arial"/>
            <w:szCs w:val="21"/>
          </w:rPr>
          <w:delText>ip</w:delText>
        </w:r>
        <w:r w:rsidRPr="007963C6" w:rsidDel="009029E4">
          <w:rPr>
            <w:rFonts w:ascii="Myriad Pro" w:eastAsia="方正黑体简体" w:hAnsi="Myriad Pro" w:cs="Arial"/>
            <w:szCs w:val="21"/>
          </w:rPr>
          <w:delText>地址</w:delText>
        </w:r>
      </w:del>
    </w:p>
    <w:p w14:paraId="0E1AB3FC" w14:textId="77777777" w:rsidR="00D6533F" w:rsidRDefault="00D6533F" w:rsidP="00D6533F">
      <w:pPr>
        <w:spacing w:line="360" w:lineRule="auto"/>
        <w:ind w:left="421"/>
        <w:rPr>
          <w:rFonts w:ascii="Myriad Pro" w:eastAsia="方正黑体简体" w:hAnsi="Myriad Pro"/>
          <w:b/>
          <w:bCs/>
          <w:sz w:val="22"/>
          <w:szCs w:val="22"/>
        </w:rPr>
      </w:pPr>
      <w:r w:rsidRPr="008E7BCA">
        <w:rPr>
          <w:rFonts w:ascii="Myriad Pro" w:eastAsia="方正黑体简体" w:hAnsi="Myriad Pro"/>
          <w:b/>
          <w:bCs/>
          <w:sz w:val="22"/>
          <w:szCs w:val="22"/>
        </w:rPr>
        <w:t xml:space="preserve">Supported Devices: </w:t>
      </w:r>
    </w:p>
    <w:p w14:paraId="3477E446" w14:textId="3D9C035E" w:rsidR="00D6533F" w:rsidRPr="00F7517C" w:rsidRDefault="00AF153C">
      <w:pPr>
        <w:spacing w:line="360" w:lineRule="auto"/>
        <w:ind w:left="420"/>
        <w:rPr>
          <w:rFonts w:ascii="Myriad Pro" w:eastAsia="方正黑体简体" w:hAnsi="Myriad Pro" w:cs="Arial"/>
          <w:sz w:val="22"/>
          <w:szCs w:val="22"/>
        </w:rPr>
        <w:pPrChange w:id="3879" w:author="Chelsea Lee" w:date="2023-09-28T15:32:00Z">
          <w:pPr>
            <w:spacing w:line="360" w:lineRule="auto"/>
            <w:ind w:left="421"/>
          </w:pPr>
        </w:pPrChange>
      </w:pPr>
      <w:ins w:id="3880" w:author="Bright Liu" w:date="2026-05-07T17:15:00Z" w16du:dateUtc="2026-05-07T09:15:00Z">
        <w:r w:rsidRPr="00DA2A60">
          <w:rPr>
            <w:rFonts w:ascii="Myriad Pro" w:eastAsia="方正黑体简体" w:hAnsi="Myriad Pro"/>
            <w:sz w:val="22"/>
            <w:szCs w:val="22"/>
          </w:rPr>
          <w:t>EVOIP</w:t>
        </w:r>
        <w:r>
          <w:rPr>
            <w:rFonts w:ascii="Myriad Pro" w:eastAsia="方正黑体简体" w:hAnsi="Myriad Pro" w:hint="eastAsia"/>
            <w:sz w:val="22"/>
            <w:szCs w:val="22"/>
          </w:rPr>
          <w:t>R</w:t>
        </w:r>
        <w:r w:rsidRPr="00DA2A60">
          <w:rPr>
            <w:rFonts w:ascii="Myriad Pro" w:eastAsia="方正黑体简体" w:hAnsi="Myriad Pro"/>
            <w:sz w:val="22"/>
            <w:szCs w:val="22"/>
          </w:rPr>
          <w:t>XG</w:t>
        </w:r>
      </w:ins>
      <w:del w:id="3881" w:author="Bright Liu" w:date="2025-11-25T11:18:00Z" w16du:dateUtc="2025-11-25T03:18:00Z">
        <w:r w:rsidR="00D6533F" w:rsidRPr="00F7517C" w:rsidDel="0025676C">
          <w:rPr>
            <w:rFonts w:ascii="Myriad Pro" w:eastAsia="方正黑体简体" w:hAnsi="Myriad Pro" w:cs="Arial"/>
            <w:sz w:val="22"/>
            <w:szCs w:val="22"/>
          </w:rPr>
          <w:delText>4KIP200D</w:delText>
        </w:r>
      </w:del>
      <w:ins w:id="3882" w:author="Chelsea Lee" w:date="2023-09-28T15:31:00Z">
        <w:del w:id="3883" w:author="Bright Liu" w:date="2025-11-25T17:06:00Z" w16du:dateUtc="2025-11-25T09:06:00Z">
          <w:r w:rsidR="005A6202" w:rsidDel="00FE1B76">
            <w:rPr>
              <w:rFonts w:ascii="Myriad Pro" w:eastAsia="方正黑体简体" w:hAnsi="Myriad Pro" w:cs="Arial"/>
              <w:sz w:val="22"/>
              <w:szCs w:val="22"/>
            </w:rPr>
            <w:delText>/</w:delText>
          </w:r>
        </w:del>
        <w:del w:id="3884" w:author="Bright Liu" w:date="2025-11-25T11:21:00Z" w16du:dateUtc="2025-11-25T03:21:00Z">
          <w:r w:rsidR="005A6202" w:rsidDel="007D5FF9">
            <w:rPr>
              <w:rFonts w:ascii="Myriad Pro" w:eastAsia="方正黑体简体" w:hAnsi="Myriad Pro" w:cs="Arial"/>
              <w:sz w:val="22"/>
              <w:szCs w:val="22"/>
            </w:rPr>
            <w:delText>4KIP200M</w:delText>
          </w:r>
        </w:del>
      </w:ins>
      <w:r w:rsidR="00D6533F" w:rsidRPr="00F7517C">
        <w:rPr>
          <w:rFonts w:ascii="Myriad Pro" w:eastAsia="方正黑体简体" w:hAnsi="Myriad Pro" w:cs="Arial"/>
          <w:sz w:val="22"/>
          <w:szCs w:val="22"/>
        </w:rPr>
        <w:t>: Supports image</w:t>
      </w:r>
      <w:r w:rsidR="00D6533F">
        <w:rPr>
          <w:rFonts w:ascii="Myriad Pro" w:eastAsia="方正黑体简体" w:hAnsi="Myriad Pro" w:cs="Arial"/>
          <w:sz w:val="22"/>
          <w:szCs w:val="22"/>
        </w:rPr>
        <w:t>s to the maximum size of 1080P</w:t>
      </w:r>
      <w:r w:rsidR="00D6533F" w:rsidRPr="00F7517C">
        <w:rPr>
          <w:rFonts w:ascii="Myriad Pro" w:eastAsia="方正黑体简体" w:hAnsi="Myriad Pro" w:cs="Arial"/>
          <w:sz w:val="22"/>
          <w:szCs w:val="22"/>
        </w:rPr>
        <w:t>.</w:t>
      </w:r>
    </w:p>
    <w:p w14:paraId="767D2426" w14:textId="21CF4023" w:rsidR="00D6533F" w:rsidRPr="00F7517C" w:rsidDel="005047F5" w:rsidRDefault="00D6533F">
      <w:pPr>
        <w:spacing w:line="360" w:lineRule="auto"/>
        <w:ind w:left="420"/>
        <w:rPr>
          <w:del w:id="3885" w:author="Bright Liu" w:date="2026-05-07T17:13:00Z" w16du:dateUtc="2026-05-07T09:13:00Z"/>
          <w:rFonts w:ascii="Myriad Pro" w:eastAsia="方正黑体简体" w:hAnsi="Myriad Pro"/>
          <w:sz w:val="22"/>
          <w:szCs w:val="22"/>
        </w:rPr>
        <w:pPrChange w:id="3886" w:author="Chelsea Lee" w:date="2023-09-28T15:32:00Z">
          <w:pPr>
            <w:spacing w:line="360" w:lineRule="auto"/>
            <w:ind w:left="421"/>
          </w:pPr>
        </w:pPrChange>
      </w:pPr>
      <w:del w:id="3887" w:author="Bright Liu" w:date="2025-11-25T11:25:00Z" w16du:dateUtc="2025-11-25T03:25:00Z">
        <w:r w:rsidRPr="00F7517C" w:rsidDel="00B05E48">
          <w:rPr>
            <w:rFonts w:ascii="Myriad Pro" w:eastAsia="方正黑体简体" w:hAnsi="Myriad Pro" w:cs="Arial"/>
            <w:sz w:val="22"/>
            <w:szCs w:val="22"/>
          </w:rPr>
          <w:delText>HDIP100D</w:delText>
        </w:r>
      </w:del>
      <w:ins w:id="3888" w:author="Chelsea Lee" w:date="2023-09-28T15:31:00Z">
        <w:del w:id="3889" w:author="Bright Liu" w:date="2026-05-07T17:13:00Z" w16du:dateUtc="2026-05-07T09:13:00Z">
          <w:r w:rsidR="005A6202" w:rsidDel="005047F5">
            <w:rPr>
              <w:rFonts w:ascii="Myriad Pro" w:eastAsia="方正黑体简体" w:hAnsi="Myriad Pro" w:cs="Arial"/>
              <w:sz w:val="22"/>
              <w:szCs w:val="22"/>
            </w:rPr>
            <w:delText>*</w:delText>
          </w:r>
        </w:del>
      </w:ins>
      <w:del w:id="3890" w:author="Bright Liu" w:date="2026-05-07T17:13:00Z" w16du:dateUtc="2026-05-07T09:13:00Z">
        <w:r w:rsidRPr="00F7517C" w:rsidDel="005047F5">
          <w:rPr>
            <w:rFonts w:ascii="Myriad Pro" w:eastAsia="方正黑体简体" w:hAnsi="Myriad Pro" w:cs="Arial"/>
            <w:sz w:val="22"/>
            <w:szCs w:val="22"/>
          </w:rPr>
          <w:delText>: Supports image</w:delText>
        </w:r>
        <w:r w:rsidDel="005047F5">
          <w:rPr>
            <w:rFonts w:ascii="Myriad Pro" w:eastAsia="方正黑体简体" w:hAnsi="Myriad Pro" w:cs="Arial"/>
            <w:sz w:val="22"/>
            <w:szCs w:val="22"/>
          </w:rPr>
          <w:delText>s to the maximum size of 720P</w:delText>
        </w:r>
        <w:r w:rsidRPr="00F7517C" w:rsidDel="005047F5">
          <w:rPr>
            <w:rFonts w:ascii="Myriad Pro" w:eastAsia="方正黑体简体" w:hAnsi="Myriad Pro" w:cs="Arial"/>
            <w:sz w:val="22"/>
            <w:szCs w:val="22"/>
          </w:rPr>
          <w:delText>.</w:delText>
        </w:r>
      </w:del>
    </w:p>
    <w:p w14:paraId="6C3E54F1" w14:textId="6125C5B1" w:rsidR="005A6202" w:rsidRPr="00C204B8" w:rsidDel="005047F5" w:rsidRDefault="005A6202">
      <w:pPr>
        <w:spacing w:line="360" w:lineRule="auto"/>
        <w:ind w:left="421"/>
        <w:rPr>
          <w:ins w:id="3891" w:author="Chelsea Lee" w:date="2023-09-28T15:31:00Z"/>
          <w:del w:id="3892" w:author="Bright Liu" w:date="2026-05-07T17:13:00Z" w16du:dateUtc="2026-05-07T09:13:00Z"/>
          <w:rFonts w:ascii="Myriad Pro" w:eastAsia="方正黑体简体" w:hAnsi="Myriad Pro" w:cs="Arial"/>
          <w:sz w:val="22"/>
          <w:szCs w:val="22"/>
          <w:rPrChange w:id="3893" w:author="Chelsea Lee" w:date="2023-09-28T15:32:00Z">
            <w:rPr>
              <w:ins w:id="3894" w:author="Chelsea Lee" w:date="2023-09-28T15:31:00Z"/>
              <w:del w:id="3895" w:author="Bright Liu" w:date="2026-05-07T17:13:00Z" w16du:dateUtc="2026-05-07T09:13:00Z"/>
              <w:rFonts w:ascii="Myriad Pro" w:eastAsia="方正黑体简体" w:hAnsi="Myriad Pro"/>
              <w:szCs w:val="21"/>
            </w:rPr>
          </w:rPrChange>
        </w:rPr>
        <w:pPrChange w:id="3896" w:author="Chelsea Lee" w:date="2023-09-28T15:32:00Z">
          <w:pPr>
            <w:ind w:left="440"/>
          </w:pPr>
        </w:pPrChange>
      </w:pPr>
      <w:ins w:id="3897" w:author="Chelsea Lee" w:date="2023-09-28T15:31:00Z">
        <w:del w:id="3898" w:author="Bright Liu" w:date="2026-05-07T17:13:00Z" w16du:dateUtc="2026-05-07T09:13:00Z">
          <w:r w:rsidRPr="00C204B8" w:rsidDel="005047F5">
            <w:rPr>
              <w:rFonts w:ascii="Myriad Pro" w:eastAsia="方正黑体简体" w:hAnsi="Myriad Pro" w:cs="Arial"/>
              <w:sz w:val="22"/>
              <w:szCs w:val="22"/>
              <w:rPrChange w:id="3899" w:author="Chelsea Lee" w:date="2023-09-28T15:32:00Z">
                <w:rPr>
                  <w:rFonts w:ascii="Myriad Pro" w:eastAsia="方正黑体简体" w:hAnsi="Myriad Pro"/>
                  <w:szCs w:val="21"/>
                </w:rPr>
              </w:rPrChange>
            </w:rPr>
            <w:delText xml:space="preserve">*Note: Different batches of </w:delText>
          </w:r>
        </w:del>
        <w:del w:id="3900" w:author="Bright Liu" w:date="2025-11-25T11:25:00Z" w16du:dateUtc="2025-11-25T03:25:00Z">
          <w:r w:rsidRPr="00C204B8" w:rsidDel="00B05E48">
            <w:rPr>
              <w:rFonts w:ascii="Myriad Pro" w:eastAsia="方正黑体简体" w:hAnsi="Myriad Pro" w:cs="Arial"/>
              <w:sz w:val="22"/>
              <w:szCs w:val="22"/>
              <w:rPrChange w:id="3901" w:author="Chelsea Lee" w:date="2023-09-28T15:32:00Z">
                <w:rPr>
                  <w:rFonts w:ascii="Myriad Pro" w:eastAsia="方正黑体简体" w:hAnsi="Myriad Pro"/>
                  <w:szCs w:val="21"/>
                </w:rPr>
              </w:rPrChange>
            </w:rPr>
            <w:delText>HDIP100D</w:delText>
          </w:r>
        </w:del>
        <w:del w:id="3902" w:author="Bright Liu" w:date="2026-05-07T17:13:00Z" w16du:dateUtc="2026-05-07T09:13:00Z">
          <w:r w:rsidRPr="00C204B8" w:rsidDel="005047F5">
            <w:rPr>
              <w:rFonts w:ascii="Myriad Pro" w:eastAsia="方正黑体简体" w:hAnsi="Myriad Pro" w:cs="Arial"/>
              <w:sz w:val="22"/>
              <w:szCs w:val="22"/>
              <w:rPrChange w:id="3903" w:author="Chelsea Lee" w:date="2023-09-28T15:32:00Z">
                <w:rPr>
                  <w:rFonts w:ascii="Myriad Pro" w:eastAsia="方正黑体简体" w:hAnsi="Myriad Pro"/>
                  <w:szCs w:val="21"/>
                </w:rPr>
              </w:rPrChange>
            </w:rPr>
            <w:delText xml:space="preserve"> may vary in terms of the overlaying image’s supported resolution, for more information contact </w:delText>
          </w:r>
        </w:del>
        <w:del w:id="3904" w:author="Bright Liu" w:date="2025-11-25T11:23:00Z" w16du:dateUtc="2025-11-25T03:23:00Z">
          <w:r w:rsidRPr="00C204B8" w:rsidDel="00C34D09">
            <w:rPr>
              <w:rFonts w:ascii="Myriad Pro" w:eastAsia="方正黑体简体" w:hAnsi="Myriad Pro" w:cs="Arial"/>
              <w:sz w:val="22"/>
              <w:szCs w:val="22"/>
              <w:rPrChange w:id="3905" w:author="Chelsea Lee" w:date="2023-09-28T15:32:00Z">
                <w:rPr>
                  <w:rFonts w:ascii="Myriad Pro" w:eastAsia="方正黑体简体" w:hAnsi="Myriad Pro"/>
                  <w:szCs w:val="21"/>
                </w:rPr>
              </w:rPrChange>
            </w:rPr>
            <w:delText>AV Access</w:delText>
          </w:r>
        </w:del>
        <w:del w:id="3906" w:author="Bright Liu" w:date="2026-05-07T17:13:00Z" w16du:dateUtc="2026-05-07T09:13:00Z">
          <w:r w:rsidRPr="00C204B8" w:rsidDel="005047F5">
            <w:rPr>
              <w:rFonts w:ascii="Myriad Pro" w:eastAsia="方正黑体简体" w:hAnsi="Myriad Pro" w:cs="Arial"/>
              <w:sz w:val="22"/>
              <w:szCs w:val="22"/>
              <w:rPrChange w:id="3907" w:author="Chelsea Lee" w:date="2023-09-28T15:32:00Z">
                <w:rPr>
                  <w:rFonts w:ascii="Myriad Pro" w:eastAsia="方正黑体简体" w:hAnsi="Myriad Pro"/>
                  <w:szCs w:val="21"/>
                </w:rPr>
              </w:rPrChange>
            </w:rPr>
            <w:delText>.</w:delText>
          </w:r>
        </w:del>
      </w:ins>
    </w:p>
    <w:p w14:paraId="0B811A6F" w14:textId="78944C41" w:rsidR="00D6533F" w:rsidRPr="00D6533F" w:rsidDel="005A6202" w:rsidRDefault="00D6533F" w:rsidP="000F3AF0">
      <w:pPr>
        <w:ind w:firstLineChars="199" w:firstLine="418"/>
        <w:rPr>
          <w:del w:id="3908" w:author="Chelsea Lee" w:date="2023-09-28T15:31:00Z"/>
          <w:rFonts w:ascii="Myriad Pro" w:eastAsia="方正黑体简体" w:hAnsi="Myriad Pro" w:cs="Arial"/>
          <w:b/>
          <w:bCs/>
          <w:szCs w:val="21"/>
        </w:rPr>
      </w:pPr>
      <w:bookmarkStart w:id="3909" w:name="_Toc146808316"/>
      <w:bookmarkStart w:id="3910" w:name="_Toc146808406"/>
      <w:bookmarkStart w:id="3911" w:name="_Toc147650864"/>
      <w:bookmarkStart w:id="3912" w:name="_Toc214962421"/>
      <w:bookmarkEnd w:id="3909"/>
      <w:bookmarkEnd w:id="3910"/>
      <w:bookmarkEnd w:id="3911"/>
      <w:bookmarkEnd w:id="3912"/>
    </w:p>
    <w:p w14:paraId="3A4FD406" w14:textId="4E56A086" w:rsidR="00383277" w:rsidRPr="007963C6" w:rsidRDefault="002543C2" w:rsidP="000108B6">
      <w:pPr>
        <w:pStyle w:val="2"/>
      </w:pPr>
      <w:bookmarkStart w:id="3913" w:name="_Toc214962422"/>
      <w:r>
        <w:rPr>
          <w:rFonts w:hint="eastAsia"/>
        </w:rPr>
        <w:t>D</w:t>
      </w:r>
      <w:r>
        <w:t>isplaying Images</w:t>
      </w:r>
      <w:bookmarkEnd w:id="3913"/>
    </w:p>
    <w:p w14:paraId="293C9763" w14:textId="77777777" w:rsidR="002543C2" w:rsidRPr="007963C6" w:rsidRDefault="002543C2" w:rsidP="002543C2">
      <w:pPr>
        <w:spacing w:line="360" w:lineRule="auto"/>
        <w:ind w:left="777" w:firstLine="63"/>
        <w:rPr>
          <w:rFonts w:ascii="Myriad Pro" w:eastAsia="方正黑体简体" w:hAnsi="Myriad Pro"/>
          <w:b/>
          <w:bCs/>
          <w:sz w:val="22"/>
          <w:szCs w:val="22"/>
        </w:rPr>
      </w:pPr>
      <w:r w:rsidRPr="007963C6">
        <w:rPr>
          <w:rFonts w:ascii="Myriad Pro" w:eastAsia="方正黑体简体" w:hAnsi="Myriad Pro"/>
          <w:b/>
          <w:bCs/>
          <w:sz w:val="22"/>
          <w:szCs w:val="22"/>
        </w:rPr>
        <w:t>Command Structure:</w:t>
      </w:r>
    </w:p>
    <w:p w14:paraId="7D66D0C3" w14:textId="77777777" w:rsidR="00210DBF" w:rsidRPr="007963C6" w:rsidRDefault="00210DBF" w:rsidP="00210DBF">
      <w:pPr>
        <w:ind w:leftChars="410" w:left="861"/>
        <w:rPr>
          <w:rStyle w:val="aff4"/>
          <w:rFonts w:ascii="Myriad Pro" w:eastAsia="方正黑体简体" w:hAnsi="Myriad Pro"/>
          <w:szCs w:val="21"/>
        </w:rPr>
      </w:pPr>
      <w:r w:rsidRPr="007963C6">
        <w:rPr>
          <w:rStyle w:val="aff4"/>
          <w:rFonts w:ascii="Myriad Pro" w:eastAsia="方正黑体简体" w:hAnsi="Myriad Pro"/>
          <w:szCs w:val="21"/>
        </w:rPr>
        <w:t>gbconfig --png-overlay-pos-h=POSH</w:t>
      </w:r>
    </w:p>
    <w:p w14:paraId="6C63CE6F" w14:textId="77777777" w:rsidR="00210DBF" w:rsidRPr="007963C6" w:rsidRDefault="00210DBF" w:rsidP="00210DBF">
      <w:pPr>
        <w:ind w:leftChars="410" w:left="861"/>
        <w:rPr>
          <w:rStyle w:val="aff4"/>
          <w:rFonts w:ascii="Myriad Pro" w:eastAsia="方正黑体简体" w:hAnsi="Myriad Pro"/>
          <w:szCs w:val="21"/>
        </w:rPr>
      </w:pPr>
      <w:r w:rsidRPr="007963C6">
        <w:rPr>
          <w:rStyle w:val="aff4"/>
          <w:rFonts w:ascii="Myriad Pro" w:eastAsia="方正黑体简体" w:hAnsi="Myriad Pro"/>
          <w:szCs w:val="21"/>
        </w:rPr>
        <w:t>gbconfig --png-overlay-pos-v=POSV</w:t>
      </w:r>
    </w:p>
    <w:p w14:paraId="684E4DE3" w14:textId="77777777" w:rsidR="00210DBF" w:rsidRPr="007963C6" w:rsidRDefault="00210DBF" w:rsidP="00210DBF">
      <w:pPr>
        <w:ind w:leftChars="410" w:left="861"/>
        <w:rPr>
          <w:rStyle w:val="aff4"/>
          <w:rFonts w:ascii="Myriad Pro" w:eastAsia="方正黑体简体" w:hAnsi="Myriad Pro"/>
          <w:szCs w:val="21"/>
        </w:rPr>
      </w:pPr>
      <w:r w:rsidRPr="007963C6">
        <w:rPr>
          <w:rStyle w:val="aff4"/>
          <w:rFonts w:ascii="Myriad Pro" w:eastAsia="方正黑体简体" w:hAnsi="Myriad Pro"/>
          <w:szCs w:val="21"/>
        </w:rPr>
        <w:t>gbconfig --png-overlay-enable=ENABLE</w:t>
      </w:r>
    </w:p>
    <w:p w14:paraId="424F3DBD" w14:textId="2761723F" w:rsidR="002543C2" w:rsidRDefault="002543C2" w:rsidP="0042633B">
      <w:pPr>
        <w:spacing w:line="360" w:lineRule="auto"/>
        <w:ind w:leftChars="410" w:left="861"/>
        <w:rPr>
          <w:rFonts w:ascii="Myriad Pro" w:eastAsia="方正黑体简体" w:hAnsi="Myriad Pro" w:cs="Arial"/>
          <w:b/>
          <w:szCs w:val="21"/>
        </w:rPr>
      </w:pPr>
      <w:r w:rsidRPr="007963C6">
        <w:rPr>
          <w:rFonts w:ascii="Myriad Pro" w:eastAsia="方正黑体简体" w:hAnsi="Myriad Pro"/>
          <w:b/>
          <w:bCs/>
          <w:sz w:val="22"/>
          <w:szCs w:val="22"/>
        </w:rPr>
        <w:t>Description:</w:t>
      </w:r>
    </w:p>
    <w:p w14:paraId="51FB8E17" w14:textId="455914BF" w:rsidR="0083497D" w:rsidRPr="00011CB8" w:rsidRDefault="00210DBF">
      <w:pPr>
        <w:pStyle w:val="af7"/>
        <w:numPr>
          <w:ilvl w:val="0"/>
          <w:numId w:val="24"/>
        </w:numPr>
        <w:spacing w:line="360" w:lineRule="auto"/>
        <w:ind w:left="1304" w:firstLineChars="0" w:hanging="442"/>
        <w:rPr>
          <w:rFonts w:ascii="Myriad Pro" w:eastAsia="方正黑体简体" w:hAnsi="Myriad Pro"/>
          <w:i/>
          <w:iCs/>
          <w:color w:val="4F81BD" w:themeColor="accent1"/>
          <w:sz w:val="22"/>
          <w:szCs w:val="22"/>
        </w:rPr>
      </w:pPr>
      <w:bookmarkStart w:id="3914" w:name="OLE_LINK22"/>
      <w:r w:rsidRPr="002543C2">
        <w:rPr>
          <w:rFonts w:ascii="Myriad Pro" w:eastAsia="方正黑体简体" w:hAnsi="Myriad Pro" w:cs="Arial"/>
          <w:sz w:val="22"/>
          <w:szCs w:val="22"/>
        </w:rPr>
        <w:t>POSH</w:t>
      </w:r>
      <w:r w:rsidR="00E876B4">
        <w:rPr>
          <w:rFonts w:ascii="Myriad Pro" w:eastAsia="方正黑体简体" w:hAnsi="Myriad Pro" w:cs="Arial"/>
          <w:sz w:val="22"/>
          <w:szCs w:val="22"/>
        </w:rPr>
        <w:t xml:space="preserve">: </w:t>
      </w:r>
      <w:r w:rsidRPr="002543C2">
        <w:rPr>
          <w:rFonts w:ascii="Myriad Pro" w:eastAsia="方正黑体简体" w:hAnsi="Myriad Pro" w:cs="Arial"/>
          <w:sz w:val="22"/>
          <w:szCs w:val="22"/>
        </w:rPr>
        <w:tab/>
      </w:r>
      <w:r w:rsidR="00AC7016">
        <w:rPr>
          <w:rFonts w:ascii="Myriad Pro" w:eastAsia="方正黑体简体" w:hAnsi="Myriad Pro" w:cs="Arial"/>
          <w:sz w:val="22"/>
          <w:szCs w:val="22"/>
        </w:rPr>
        <w:t xml:space="preserve">The </w:t>
      </w:r>
      <w:r w:rsidR="00280A5C">
        <w:rPr>
          <w:rFonts w:ascii="Myriad Pro" w:eastAsia="方正黑体简体" w:hAnsi="Myriad Pro" w:cs="Arial"/>
          <w:sz w:val="22"/>
          <w:szCs w:val="22"/>
        </w:rPr>
        <w:t>abscissa value in which the image</w:t>
      </w:r>
      <w:r w:rsidR="00011CB8">
        <w:rPr>
          <w:rFonts w:ascii="Myriad Pro" w:eastAsia="方正黑体简体" w:hAnsi="Myriad Pro" w:cs="Arial"/>
          <w:sz w:val="22"/>
          <w:szCs w:val="22"/>
        </w:rPr>
        <w:t xml:space="preserve"> locates horizontally</w:t>
      </w:r>
      <w:r w:rsidR="00280A5C">
        <w:rPr>
          <w:rFonts w:ascii="Myriad Pro" w:eastAsia="方正黑体简体" w:hAnsi="Myriad Pro" w:cs="Arial"/>
          <w:sz w:val="22"/>
          <w:szCs w:val="22"/>
        </w:rPr>
        <w:t>,</w:t>
      </w:r>
      <w:r w:rsidR="00AC7016">
        <w:rPr>
          <w:rFonts w:ascii="Myriad Pro" w:eastAsia="方正黑体简体" w:hAnsi="Myriad Pro" w:cs="Arial"/>
          <w:sz w:val="22"/>
          <w:szCs w:val="22"/>
        </w:rPr>
        <w:t xml:space="preserve"> </w:t>
      </w:r>
      <w:r w:rsidR="00E876B4">
        <w:rPr>
          <w:rFonts w:ascii="Myriad Pro" w:eastAsia="方正黑体简体" w:hAnsi="Myriad Pro" w:cs="Arial"/>
          <w:sz w:val="22"/>
          <w:szCs w:val="22"/>
        </w:rPr>
        <w:t xml:space="preserve">range: </w:t>
      </w:r>
      <w:r w:rsidR="00280A5C" w:rsidRPr="002543C2">
        <w:rPr>
          <w:rFonts w:ascii="Myriad Pro" w:eastAsia="方正黑体简体" w:hAnsi="Myriad Pro" w:cs="Arial"/>
          <w:sz w:val="22"/>
          <w:szCs w:val="22"/>
        </w:rPr>
        <w:t>0~1919</w:t>
      </w:r>
    </w:p>
    <w:p w14:paraId="3A50E686" w14:textId="4EA17A69" w:rsidR="0083497D" w:rsidRPr="002543C2" w:rsidRDefault="00210DBF">
      <w:pPr>
        <w:pStyle w:val="af7"/>
        <w:numPr>
          <w:ilvl w:val="0"/>
          <w:numId w:val="24"/>
        </w:numPr>
        <w:spacing w:line="360" w:lineRule="auto"/>
        <w:ind w:firstLineChars="0"/>
        <w:rPr>
          <w:rFonts w:ascii="Myriad Pro" w:eastAsia="方正黑体简体" w:hAnsi="Myriad Pro"/>
          <w:i/>
          <w:iCs/>
          <w:color w:val="4F81BD" w:themeColor="accent1"/>
          <w:sz w:val="22"/>
          <w:szCs w:val="22"/>
        </w:rPr>
      </w:pPr>
      <w:r w:rsidRPr="002543C2">
        <w:rPr>
          <w:rFonts w:ascii="Myriad Pro" w:eastAsia="方正黑体简体" w:hAnsi="Myriad Pro" w:cs="Arial"/>
          <w:sz w:val="22"/>
          <w:szCs w:val="22"/>
        </w:rPr>
        <w:t>POSV</w:t>
      </w:r>
      <w:r w:rsidR="00011CB8">
        <w:rPr>
          <w:rFonts w:ascii="Myriad Pro" w:eastAsia="方正黑体简体" w:hAnsi="Myriad Pro" w:cs="Arial"/>
          <w:sz w:val="22"/>
          <w:szCs w:val="22"/>
        </w:rPr>
        <w:t>:</w:t>
      </w:r>
      <w:r w:rsidRPr="002543C2">
        <w:rPr>
          <w:rFonts w:ascii="Myriad Pro" w:eastAsia="方正黑体简体" w:hAnsi="Myriad Pro" w:cs="Arial"/>
          <w:sz w:val="22"/>
          <w:szCs w:val="22"/>
        </w:rPr>
        <w:tab/>
      </w:r>
      <w:r w:rsidR="00011CB8">
        <w:rPr>
          <w:rFonts w:ascii="Myriad Pro" w:eastAsia="方正黑体简体" w:hAnsi="Myriad Pro" w:cs="Arial"/>
          <w:sz w:val="22"/>
          <w:szCs w:val="22"/>
        </w:rPr>
        <w:t xml:space="preserve">The ordinate value in which the image locates vertically, </w:t>
      </w:r>
      <w:r w:rsidR="00E876B4">
        <w:rPr>
          <w:rFonts w:ascii="Myriad Pro" w:eastAsia="方正黑体简体" w:hAnsi="Myriad Pro" w:cs="Arial"/>
          <w:sz w:val="22"/>
          <w:szCs w:val="22"/>
        </w:rPr>
        <w:t xml:space="preserve">range: </w:t>
      </w:r>
      <w:r w:rsidRPr="002543C2">
        <w:rPr>
          <w:rFonts w:ascii="Myriad Pro" w:eastAsia="方正黑体简体" w:hAnsi="Myriad Pro" w:cs="Arial"/>
          <w:sz w:val="22"/>
          <w:szCs w:val="22"/>
        </w:rPr>
        <w:t>0~1079</w:t>
      </w:r>
    </w:p>
    <w:p w14:paraId="2BF4DCE6" w14:textId="0E9DDB0B" w:rsidR="00383277" w:rsidRDefault="00210DBF">
      <w:pPr>
        <w:pStyle w:val="af7"/>
        <w:numPr>
          <w:ilvl w:val="0"/>
          <w:numId w:val="24"/>
        </w:numPr>
        <w:spacing w:line="360" w:lineRule="auto"/>
        <w:ind w:firstLineChars="0"/>
        <w:rPr>
          <w:ins w:id="3915" w:author="Chelsea Lee" w:date="2023-09-28T15:34:00Z"/>
          <w:rFonts w:ascii="Myriad Pro" w:eastAsia="方正黑体简体" w:hAnsi="Myriad Pro" w:cs="Arial"/>
          <w:sz w:val="22"/>
          <w:szCs w:val="22"/>
        </w:rPr>
      </w:pPr>
      <w:r w:rsidRPr="002543C2">
        <w:rPr>
          <w:rFonts w:ascii="Myriad Pro" w:eastAsia="方正黑体简体" w:hAnsi="Myriad Pro" w:cs="Arial"/>
          <w:sz w:val="22"/>
          <w:szCs w:val="22"/>
        </w:rPr>
        <w:t>ENABLE</w:t>
      </w:r>
      <w:r w:rsidR="00C729C4">
        <w:rPr>
          <w:rFonts w:ascii="Myriad Pro" w:eastAsia="方正黑体简体" w:hAnsi="Myriad Pro" w:cs="Arial"/>
          <w:sz w:val="22"/>
          <w:szCs w:val="22"/>
        </w:rPr>
        <w:t xml:space="preserve"> = </w:t>
      </w:r>
      <w:r w:rsidRPr="002543C2">
        <w:rPr>
          <w:rFonts w:ascii="Myriad Pro" w:eastAsia="方正黑体简体" w:hAnsi="Myriad Pro" w:cs="Arial"/>
          <w:sz w:val="22"/>
          <w:szCs w:val="22"/>
        </w:rPr>
        <w:t>"y"</w:t>
      </w:r>
      <w:r w:rsidR="00E02B49">
        <w:rPr>
          <w:rFonts w:ascii="Myriad Pro" w:eastAsia="方正黑体简体" w:hAnsi="Myriad Pro" w:cs="Arial"/>
          <w:sz w:val="22"/>
          <w:szCs w:val="22"/>
        </w:rPr>
        <w:t xml:space="preserve"> | </w:t>
      </w:r>
      <w:r w:rsidRPr="002543C2">
        <w:rPr>
          <w:rFonts w:ascii="Myriad Pro" w:eastAsia="方正黑体简体" w:hAnsi="Myriad Pro" w:cs="Arial"/>
          <w:sz w:val="22"/>
          <w:szCs w:val="22"/>
        </w:rPr>
        <w:t>"n"</w:t>
      </w:r>
    </w:p>
    <w:p w14:paraId="275CD793" w14:textId="38563D55" w:rsidR="000C2AC7" w:rsidRDefault="000C2AC7" w:rsidP="000C2AC7">
      <w:pPr>
        <w:spacing w:line="360" w:lineRule="auto"/>
        <w:ind w:left="861"/>
        <w:rPr>
          <w:ins w:id="3916" w:author="Chelsea Lee" w:date="2023-09-28T15:36:00Z"/>
          <w:rFonts w:ascii="Myriad Pro" w:eastAsia="方正黑体简体" w:hAnsi="Myriad Pro" w:cs="Arial"/>
          <w:sz w:val="22"/>
          <w:szCs w:val="22"/>
        </w:rPr>
      </w:pPr>
      <w:ins w:id="3917" w:author="Chelsea Lee" w:date="2023-09-28T15:34:00Z">
        <w:r>
          <w:rPr>
            <w:rFonts w:ascii="Myriad Pro" w:eastAsia="方正黑体简体" w:hAnsi="Myriad Pro" w:cs="Arial" w:hint="eastAsia"/>
            <w:sz w:val="22"/>
            <w:szCs w:val="22"/>
          </w:rPr>
          <w:t>A</w:t>
        </w:r>
        <w:r>
          <w:rPr>
            <w:rFonts w:ascii="Myriad Pro" w:eastAsia="方正黑体简体" w:hAnsi="Myriad Pro" w:cs="Arial"/>
            <w:sz w:val="22"/>
            <w:szCs w:val="22"/>
          </w:rPr>
          <w:t xml:space="preserve">fter the above three commands are sent, you need to </w:t>
        </w:r>
      </w:ins>
      <w:ins w:id="3918" w:author="Chelsea Lee" w:date="2023-09-28T15:35:00Z">
        <w:r>
          <w:rPr>
            <w:rFonts w:ascii="Myriad Pro" w:eastAsia="方正黑体简体" w:hAnsi="Myriad Pro" w:cs="Arial"/>
            <w:sz w:val="22"/>
            <w:szCs w:val="22"/>
          </w:rPr>
          <w:t>continue to send the following command for the overlay setting to take effect.</w:t>
        </w:r>
      </w:ins>
    </w:p>
    <w:p w14:paraId="4C489845" w14:textId="56C2E8AB" w:rsidR="005A12DF" w:rsidRPr="005A12DF" w:rsidRDefault="005A12DF">
      <w:pPr>
        <w:ind w:leftChars="410" w:left="861"/>
        <w:rPr>
          <w:rFonts w:ascii="Myriad Pro" w:eastAsia="方正黑体简体" w:hAnsi="Myriad Pro"/>
          <w:i/>
          <w:iCs/>
          <w:color w:val="4F81BD" w:themeColor="accent1"/>
          <w:szCs w:val="21"/>
          <w:rPrChange w:id="3919" w:author="Chelsea Lee" w:date="2023-09-28T15:36:00Z">
            <w:rPr/>
          </w:rPrChange>
        </w:rPr>
        <w:pPrChange w:id="3920" w:author="Chelsea Lee" w:date="2023-09-28T15:36:00Z">
          <w:pPr>
            <w:pStyle w:val="af7"/>
            <w:numPr>
              <w:numId w:val="24"/>
            </w:numPr>
            <w:spacing w:line="360" w:lineRule="auto"/>
            <w:ind w:left="1301" w:firstLineChars="0" w:hanging="440"/>
          </w:pPr>
        </w:pPrChange>
      </w:pPr>
      <w:ins w:id="3921" w:author="Chelsea Lee" w:date="2023-09-28T15:36:00Z">
        <w:r w:rsidRPr="00EA38DC">
          <w:rPr>
            <w:rStyle w:val="aff4"/>
            <w:rFonts w:ascii="Myriad Pro" w:eastAsia="方正黑体简体" w:hAnsi="Myriad Pro"/>
            <w:szCs w:val="21"/>
            <w:rPrChange w:id="3922" w:author="Chelsea Lee" w:date="2023-09-19T12:03:00Z">
              <w:rPr>
                <w:rStyle w:val="16"/>
                <w:highlight w:val="yellow"/>
              </w:rPr>
            </w:rPrChange>
          </w:rPr>
          <w:t>e e_png_overlay</w:t>
        </w:r>
      </w:ins>
    </w:p>
    <w:bookmarkEnd w:id="3914"/>
    <w:p w14:paraId="6061FC18" w14:textId="646CBF41" w:rsidR="002543C2" w:rsidRPr="007963C6" w:rsidRDefault="002543C2" w:rsidP="0042633B">
      <w:pPr>
        <w:spacing w:line="360" w:lineRule="auto"/>
        <w:ind w:leftChars="410" w:left="861"/>
        <w:rPr>
          <w:rFonts w:ascii="Myriad Pro" w:eastAsia="方正黑体简体" w:hAnsi="Myriad Pro"/>
          <w:b/>
          <w:bCs/>
          <w:sz w:val="22"/>
          <w:szCs w:val="22"/>
        </w:rPr>
      </w:pPr>
      <w:r w:rsidRPr="007963C6">
        <w:rPr>
          <w:rFonts w:ascii="Myriad Pro" w:eastAsia="方正黑体简体" w:hAnsi="Myriad Pro"/>
          <w:b/>
          <w:bCs/>
          <w:sz w:val="22"/>
          <w:szCs w:val="22"/>
        </w:rPr>
        <w:t xml:space="preserve">Supported Devices: </w:t>
      </w:r>
      <w:r w:rsidRPr="002543C2">
        <w:rPr>
          <w:rFonts w:ascii="Myriad Pro" w:eastAsia="方正黑体简体" w:hAnsi="Myriad Pro"/>
          <w:sz w:val="22"/>
          <w:szCs w:val="22"/>
        </w:rPr>
        <w:t xml:space="preserve">All </w:t>
      </w:r>
      <w:r>
        <w:rPr>
          <w:rFonts w:ascii="Myriad Pro" w:eastAsia="方正黑体简体" w:hAnsi="Myriad Pro"/>
          <w:sz w:val="22"/>
          <w:szCs w:val="22"/>
        </w:rPr>
        <w:t xml:space="preserve">RX </w:t>
      </w:r>
      <w:r w:rsidRPr="002543C2">
        <w:rPr>
          <w:rFonts w:ascii="Myriad Pro" w:eastAsia="方正黑体简体" w:hAnsi="Myriad Pro"/>
          <w:sz w:val="22"/>
          <w:szCs w:val="22"/>
        </w:rPr>
        <w:t>devices</w:t>
      </w:r>
    </w:p>
    <w:p w14:paraId="23C3D0DB" w14:textId="77777777" w:rsidR="007B515A" w:rsidRPr="007963C6" w:rsidRDefault="007B515A" w:rsidP="0083497D">
      <w:pPr>
        <w:ind w:leftChars="410" w:left="861"/>
        <w:rPr>
          <w:rFonts w:ascii="Myriad Pro" w:eastAsia="方正黑体简体" w:hAnsi="Myriad Pro"/>
          <w:i/>
          <w:iCs/>
          <w:color w:val="4F81BD" w:themeColor="accent1"/>
          <w:szCs w:val="21"/>
        </w:rPr>
      </w:pPr>
    </w:p>
    <w:p w14:paraId="6BCB3A78" w14:textId="3EB38F85" w:rsidR="00383277" w:rsidRPr="007963C6" w:rsidRDefault="003B1CC1" w:rsidP="007B515A">
      <w:pPr>
        <w:pStyle w:val="1"/>
      </w:pPr>
      <w:bookmarkStart w:id="3923" w:name="_Toc214962423"/>
      <w:r w:rsidRPr="007963C6">
        <w:t>Upgrading Firmware</w:t>
      </w:r>
      <w:bookmarkEnd w:id="3923"/>
    </w:p>
    <w:p w14:paraId="283B704C" w14:textId="1C580D03" w:rsidR="0083497D" w:rsidRPr="007963C6" w:rsidRDefault="00B100C1" w:rsidP="007577CA">
      <w:pPr>
        <w:spacing w:line="360" w:lineRule="auto"/>
        <w:ind w:left="357"/>
        <w:rPr>
          <w:rFonts w:ascii="Myriad Pro" w:eastAsia="方正黑体简体" w:hAnsi="Myriad Pro"/>
          <w:b/>
          <w:bCs/>
          <w:sz w:val="22"/>
          <w:szCs w:val="22"/>
        </w:rPr>
      </w:pPr>
      <w:bookmarkStart w:id="3924" w:name="_Toc135678058"/>
      <w:r w:rsidRPr="007963C6">
        <w:rPr>
          <w:rFonts w:ascii="Myriad Pro" w:eastAsia="方正黑体简体" w:hAnsi="Myriad Pro"/>
          <w:b/>
          <w:bCs/>
          <w:sz w:val="22"/>
          <w:szCs w:val="22"/>
        </w:rPr>
        <w:t>Command Structure:</w:t>
      </w:r>
    </w:p>
    <w:p w14:paraId="1C9F96D3" w14:textId="77777777" w:rsidR="0083497D" w:rsidRPr="007963C6" w:rsidRDefault="00383277" w:rsidP="007577CA">
      <w:pPr>
        <w:spacing w:line="360" w:lineRule="auto"/>
        <w:ind w:left="357"/>
        <w:rPr>
          <w:rStyle w:val="aff4"/>
          <w:rFonts w:ascii="Myriad Pro" w:eastAsia="方正黑体简体" w:hAnsi="Myriad Pro"/>
          <w:b/>
          <w:bCs/>
          <w:i w:val="0"/>
          <w:iCs w:val="0"/>
          <w:color w:val="auto"/>
          <w:szCs w:val="21"/>
        </w:rPr>
      </w:pPr>
      <w:r w:rsidRPr="007963C6">
        <w:rPr>
          <w:rStyle w:val="aff4"/>
          <w:rFonts w:ascii="Myriad Pro" w:eastAsia="方正黑体简体" w:hAnsi="Myriad Pro"/>
          <w:szCs w:val="21"/>
        </w:rPr>
        <w:t>HTTP Method: POST</w:t>
      </w:r>
      <w:bookmarkStart w:id="3925" w:name="_Toc135678059"/>
      <w:bookmarkEnd w:id="3924"/>
    </w:p>
    <w:p w14:paraId="0EBDFE9D" w14:textId="4DC86A37" w:rsidR="00383277" w:rsidRPr="007963C6" w:rsidRDefault="00383277" w:rsidP="007577CA">
      <w:pPr>
        <w:spacing w:line="360" w:lineRule="auto"/>
        <w:ind w:left="357"/>
        <w:rPr>
          <w:rStyle w:val="aff4"/>
          <w:rFonts w:ascii="Myriad Pro" w:eastAsia="方正黑体简体" w:hAnsi="Myriad Pro"/>
          <w:b/>
          <w:bCs/>
          <w:i w:val="0"/>
          <w:iCs w:val="0"/>
          <w:color w:val="auto"/>
          <w:szCs w:val="21"/>
        </w:rPr>
      </w:pPr>
      <w:r w:rsidRPr="007963C6">
        <w:rPr>
          <w:rStyle w:val="aff4"/>
          <w:rFonts w:ascii="Myriad Pro" w:eastAsia="方正黑体简体" w:hAnsi="Myriad Pro"/>
          <w:szCs w:val="21"/>
        </w:rPr>
        <w:t>HTTP URL: http://rx_ip_address/upload</w:t>
      </w:r>
      <w:bookmarkEnd w:id="3925"/>
    </w:p>
    <w:p w14:paraId="52A97469" w14:textId="716BE38B" w:rsidR="0083497D" w:rsidRPr="007963C6" w:rsidRDefault="00B100C1" w:rsidP="007577CA">
      <w:pPr>
        <w:spacing w:line="360" w:lineRule="auto"/>
        <w:ind w:left="357"/>
        <w:rPr>
          <w:rFonts w:ascii="Myriad Pro" w:eastAsia="方正黑体简体" w:hAnsi="Myriad Pro"/>
          <w:b/>
          <w:bCs/>
          <w:sz w:val="22"/>
          <w:szCs w:val="22"/>
        </w:rPr>
      </w:pPr>
      <w:r w:rsidRPr="007963C6">
        <w:rPr>
          <w:rFonts w:ascii="Myriad Pro" w:eastAsia="方正黑体简体" w:hAnsi="Myriad Pro"/>
          <w:b/>
          <w:bCs/>
          <w:sz w:val="22"/>
          <w:szCs w:val="22"/>
        </w:rPr>
        <w:t xml:space="preserve">Description: </w:t>
      </w:r>
      <w:r w:rsidR="00383277" w:rsidRPr="007963C6">
        <w:rPr>
          <w:rFonts w:ascii="Myriad Pro" w:eastAsia="方正黑体简体" w:hAnsi="Myriad Pro"/>
          <w:sz w:val="22"/>
          <w:szCs w:val="22"/>
        </w:rPr>
        <w:t>rx_ip_address</w:t>
      </w:r>
      <w:r w:rsidR="002B56A1" w:rsidRPr="007963C6">
        <w:rPr>
          <w:rFonts w:ascii="Myriad Pro" w:eastAsia="方正黑体简体" w:hAnsi="Myriad Pro"/>
          <w:sz w:val="22"/>
          <w:szCs w:val="22"/>
        </w:rPr>
        <w:t xml:space="preserve"> denotes the RX’s IP address</w:t>
      </w:r>
      <w:r w:rsidR="00E026CD" w:rsidRPr="007963C6">
        <w:rPr>
          <w:rFonts w:ascii="Myriad Pro" w:eastAsia="方正黑体简体" w:hAnsi="Myriad Pro"/>
          <w:sz w:val="22"/>
          <w:szCs w:val="22"/>
        </w:rPr>
        <w:t xml:space="preserve"> (</w:t>
      </w:r>
      <w:r w:rsidR="002B56A1" w:rsidRPr="007963C6">
        <w:rPr>
          <w:rFonts w:ascii="Myriad Pro" w:eastAsia="方正黑体简体" w:hAnsi="Myriad Pro"/>
          <w:sz w:val="22"/>
          <w:szCs w:val="22"/>
        </w:rPr>
        <w:t>applicable to TX as well</w:t>
      </w:r>
      <w:r w:rsidR="00E026CD" w:rsidRPr="007963C6">
        <w:rPr>
          <w:rFonts w:ascii="Myriad Pro" w:eastAsia="方正黑体简体" w:hAnsi="Myriad Pro"/>
          <w:sz w:val="22"/>
          <w:szCs w:val="22"/>
        </w:rPr>
        <w:t>)</w:t>
      </w:r>
    </w:p>
    <w:p w14:paraId="5268D829" w14:textId="1604FF60" w:rsidR="000D3474" w:rsidDel="007B4AC2" w:rsidRDefault="007577CA" w:rsidP="000D3474">
      <w:pPr>
        <w:spacing w:line="360" w:lineRule="auto"/>
        <w:ind w:left="357"/>
        <w:jc w:val="left"/>
        <w:rPr>
          <w:ins w:id="3926" w:author="Chelsea Lee" w:date="2023-09-28T15:38:00Z"/>
          <w:del w:id="3927" w:author="Bright Liu" w:date="2026-05-07T17:02:00Z" w16du:dateUtc="2026-05-07T09:02:00Z"/>
          <w:rFonts w:ascii="Myriad Pro" w:eastAsia="方正黑体简体" w:hAnsi="Myriad Pro"/>
          <w:sz w:val="22"/>
          <w:szCs w:val="22"/>
        </w:rPr>
      </w:pPr>
      <w:del w:id="3928" w:author="Bright Liu" w:date="2026-05-07T17:02:00Z" w16du:dateUtc="2026-05-07T09:02:00Z">
        <w:r w:rsidRPr="007963C6" w:rsidDel="007B4AC2">
          <w:rPr>
            <w:rFonts w:ascii="Myriad Pro" w:eastAsia="方正黑体简体" w:hAnsi="Myriad Pro"/>
            <w:b/>
            <w:bCs/>
            <w:sz w:val="22"/>
            <w:szCs w:val="22"/>
          </w:rPr>
          <w:delText xml:space="preserve">Supported Devices: </w:delText>
        </w:r>
        <w:r w:rsidRPr="002543C2" w:rsidDel="007B4AC2">
          <w:rPr>
            <w:rFonts w:ascii="Myriad Pro" w:eastAsia="方正黑体简体" w:hAnsi="Myriad Pro"/>
            <w:sz w:val="22"/>
            <w:szCs w:val="22"/>
          </w:rPr>
          <w:delText>All</w:delText>
        </w:r>
      </w:del>
      <w:ins w:id="3929" w:author="Chelsea Lee" w:date="2023-09-28T15:36:00Z">
        <w:del w:id="3930" w:author="Bright Liu" w:date="2026-05-07T17:02:00Z" w16du:dateUtc="2026-05-07T09:02:00Z">
          <w:r w:rsidR="000D3474" w:rsidRPr="002543C2" w:rsidDel="007B4AC2">
            <w:rPr>
              <w:rFonts w:ascii="Myriad Pro" w:eastAsia="方正黑体简体" w:hAnsi="Myriad Pro"/>
              <w:sz w:val="22"/>
              <w:szCs w:val="22"/>
            </w:rPr>
            <w:delText xml:space="preserve"> </w:delText>
          </w:r>
        </w:del>
      </w:ins>
    </w:p>
    <w:p w14:paraId="73170D5D" w14:textId="3ED64EAB" w:rsidR="007577CA" w:rsidDel="007B4AC2" w:rsidRDefault="000D3474" w:rsidP="000D3474">
      <w:pPr>
        <w:spacing w:line="360" w:lineRule="auto"/>
        <w:ind w:left="357"/>
        <w:jc w:val="left"/>
        <w:rPr>
          <w:del w:id="3931" w:author="Bright Liu" w:date="2026-05-07T17:01:00Z" w16du:dateUtc="2026-05-07T09:01:00Z"/>
          <w:rFonts w:ascii="Myriad Pro" w:eastAsia="方正黑体简体" w:hAnsi="Myriad Pro"/>
          <w:sz w:val="22"/>
          <w:szCs w:val="22"/>
        </w:rPr>
      </w:pPr>
      <w:ins w:id="3932" w:author="Chelsea Lee" w:date="2023-09-28T15:36:00Z">
        <w:del w:id="3933" w:author="Bright Liu" w:date="2026-05-07T17:01:00Z" w16du:dateUtc="2026-05-07T09:01:00Z">
          <w:r w:rsidDel="007B4AC2">
            <w:rPr>
              <w:rFonts w:ascii="Myriad Pro" w:eastAsia="方正黑体简体" w:hAnsi="Myriad Pro"/>
              <w:sz w:val="22"/>
              <w:szCs w:val="22"/>
            </w:rPr>
            <w:delText xml:space="preserve">All devices except </w:delText>
          </w:r>
        </w:del>
      </w:ins>
      <w:ins w:id="3934" w:author="Chelsea Lee" w:date="2023-09-28T15:37:00Z">
        <w:del w:id="3935" w:author="Bright Liu" w:date="2026-05-07T17:01:00Z" w16du:dateUtc="2026-05-07T09:01:00Z">
          <w:r w:rsidDel="007B4AC2">
            <w:rPr>
              <w:rFonts w:ascii="Myriad Pro" w:eastAsia="方正黑体简体" w:hAnsi="Myriad Pro"/>
              <w:sz w:val="22"/>
              <w:szCs w:val="22"/>
            </w:rPr>
            <w:delText xml:space="preserve">part of </w:delText>
          </w:r>
        </w:del>
        <w:del w:id="3936" w:author="Bright Liu" w:date="2025-11-25T11:22:00Z" w16du:dateUtc="2025-11-25T03:22:00Z">
          <w:r w:rsidRPr="000D3474" w:rsidDel="005C244E">
            <w:rPr>
              <w:rFonts w:ascii="Myriad Pro" w:eastAsia="方正黑体简体" w:hAnsi="Myriad Pro" w:hint="eastAsia"/>
              <w:sz w:val="22"/>
              <w:szCs w:val="22"/>
            </w:rPr>
            <w:delText>HDIP10</w:delText>
          </w:r>
        </w:del>
        <w:del w:id="3937" w:author="Bright Liu" w:date="2025-11-25T11:21:00Z" w16du:dateUtc="2025-11-25T03:21:00Z">
          <w:r w:rsidRPr="000D3474" w:rsidDel="005C244E">
            <w:rPr>
              <w:rFonts w:ascii="Myriad Pro" w:eastAsia="方正黑体简体" w:hAnsi="Myriad Pro" w:hint="eastAsia"/>
              <w:sz w:val="22"/>
              <w:szCs w:val="22"/>
            </w:rPr>
            <w:delText>0</w:delText>
          </w:r>
          <w:r w:rsidDel="005C244E">
            <w:rPr>
              <w:rFonts w:ascii="Myriad Pro" w:eastAsia="方正黑体简体" w:hAnsi="Myriad Pro"/>
              <w:sz w:val="22"/>
              <w:szCs w:val="22"/>
            </w:rPr>
            <w:delText>E</w:delText>
          </w:r>
        </w:del>
        <w:del w:id="3938" w:author="Bright Liu" w:date="2026-05-07T17:01:00Z" w16du:dateUtc="2026-05-07T09:01:00Z">
          <w:r w:rsidDel="007B4AC2">
            <w:rPr>
              <w:rFonts w:ascii="Myriad Pro" w:eastAsia="方正黑体简体" w:hAnsi="Myriad Pro"/>
              <w:sz w:val="22"/>
              <w:szCs w:val="22"/>
            </w:rPr>
            <w:delText xml:space="preserve"> and </w:delText>
          </w:r>
        </w:del>
        <w:del w:id="3939" w:author="Bright Liu" w:date="2025-11-25T11:22:00Z" w16du:dateUtc="2025-11-25T03:22:00Z">
          <w:r w:rsidRPr="000D3474" w:rsidDel="005C244E">
            <w:rPr>
              <w:rFonts w:ascii="Myriad Pro" w:eastAsia="方正黑体简体" w:hAnsi="Myriad Pro" w:hint="eastAsia"/>
              <w:sz w:val="22"/>
              <w:szCs w:val="22"/>
            </w:rPr>
            <w:delText>HDIP100D</w:delText>
          </w:r>
        </w:del>
        <w:del w:id="3940" w:author="Bright Liu" w:date="2026-05-07T17:01:00Z" w16du:dateUtc="2026-05-07T09:01:00Z">
          <w:r w:rsidDel="007B4AC2">
            <w:rPr>
              <w:rFonts w:ascii="Myriad Pro" w:eastAsia="方正黑体简体" w:hAnsi="Myriad Pro"/>
              <w:sz w:val="22"/>
              <w:szCs w:val="22"/>
            </w:rPr>
            <w:delText>.</w:delText>
          </w:r>
        </w:del>
      </w:ins>
      <w:del w:id="3941" w:author="Bright Liu" w:date="2026-05-07T17:01:00Z" w16du:dateUtc="2026-05-07T09:01:00Z">
        <w:r w:rsidR="007577CA" w:rsidRPr="002543C2" w:rsidDel="007B4AC2">
          <w:rPr>
            <w:rFonts w:ascii="Myriad Pro" w:eastAsia="方正黑体简体" w:hAnsi="Myriad Pro"/>
            <w:sz w:val="22"/>
            <w:szCs w:val="22"/>
          </w:rPr>
          <w:delText xml:space="preserve"> devices</w:delText>
        </w:r>
      </w:del>
    </w:p>
    <w:p w14:paraId="32551F8D" w14:textId="1D0A6479" w:rsidR="000D3474" w:rsidDel="007B4AC2" w:rsidRDefault="000D3474" w:rsidP="000D3474">
      <w:pPr>
        <w:spacing w:line="360" w:lineRule="auto"/>
        <w:ind w:left="357"/>
        <w:jc w:val="left"/>
        <w:rPr>
          <w:ins w:id="3942" w:author="Chelsea Lee" w:date="2023-09-28T15:38:00Z"/>
          <w:del w:id="3943" w:author="Bright Liu" w:date="2026-05-07T17:01:00Z" w16du:dateUtc="2026-05-07T09:01:00Z"/>
          <w:rFonts w:ascii="Myriad Pro" w:eastAsia="方正黑体简体" w:hAnsi="Myriad Pro"/>
          <w:sz w:val="22"/>
          <w:szCs w:val="22"/>
        </w:rPr>
      </w:pPr>
    </w:p>
    <w:p w14:paraId="47C86022" w14:textId="5CB63D1F" w:rsidR="000D3474" w:rsidDel="007B4AC2" w:rsidRDefault="000D3474" w:rsidP="000D3474">
      <w:pPr>
        <w:spacing w:line="360" w:lineRule="auto"/>
        <w:ind w:left="357"/>
        <w:jc w:val="left"/>
        <w:rPr>
          <w:ins w:id="3944" w:author="Chelsea Lee" w:date="2023-09-28T15:38:00Z"/>
          <w:del w:id="3945" w:author="Bright Liu" w:date="2026-05-07T17:02:00Z" w16du:dateUtc="2026-05-07T09:02:00Z"/>
          <w:rFonts w:ascii="Myriad Pro" w:eastAsia="方正黑体简体" w:hAnsi="Myriad Pro"/>
          <w:sz w:val="22"/>
          <w:szCs w:val="22"/>
        </w:rPr>
      </w:pPr>
      <w:ins w:id="3946" w:author="Chelsea Lee" w:date="2023-09-28T15:38:00Z">
        <w:del w:id="3947" w:author="Bright Liu" w:date="2026-05-07T17:02:00Z" w16du:dateUtc="2026-05-07T09:02:00Z">
          <w:r w:rsidDel="007B4AC2">
            <w:rPr>
              <w:rFonts w:ascii="Myriad Pro" w:eastAsia="方正黑体简体" w:hAnsi="Myriad Pro" w:hint="eastAsia"/>
              <w:sz w:val="22"/>
              <w:szCs w:val="22"/>
            </w:rPr>
            <w:delText>N</w:delText>
          </w:r>
          <w:r w:rsidDel="007B4AC2">
            <w:rPr>
              <w:rFonts w:ascii="Myriad Pro" w:eastAsia="方正黑体简体" w:hAnsi="Myriad Pro"/>
              <w:sz w:val="22"/>
              <w:szCs w:val="22"/>
            </w:rPr>
            <w:delText>ote:</w:delText>
          </w:r>
        </w:del>
      </w:ins>
      <w:ins w:id="3948" w:author="Chelsea Lee" w:date="2023-09-28T15:39:00Z">
        <w:del w:id="3949" w:author="Bright Liu" w:date="2026-05-07T17:02:00Z" w16du:dateUtc="2026-05-07T09:02:00Z">
          <w:r w:rsidR="004C3C14" w:rsidDel="007B4AC2">
            <w:rPr>
              <w:rFonts w:ascii="Myriad Pro" w:eastAsia="方正黑体简体" w:hAnsi="Myriad Pro"/>
              <w:sz w:val="22"/>
              <w:szCs w:val="22"/>
            </w:rPr>
            <w:delText xml:space="preserve"> </w:delText>
          </w:r>
        </w:del>
      </w:ins>
      <w:ins w:id="3950" w:author="Chelsea Lee" w:date="2023-09-28T15:41:00Z">
        <w:del w:id="3951" w:author="Bright Liu" w:date="2026-05-07T17:02:00Z" w16du:dateUtc="2026-05-07T09:02:00Z">
          <w:r w:rsidR="000D20B1" w:rsidDel="007B4AC2">
            <w:rPr>
              <w:rFonts w:ascii="Myriad Pro" w:eastAsia="方正黑体简体" w:hAnsi="Myriad Pro"/>
              <w:sz w:val="22"/>
              <w:szCs w:val="22"/>
            </w:rPr>
            <w:delText xml:space="preserve">Some batches of </w:delText>
          </w:r>
        </w:del>
        <w:del w:id="3952" w:author="Bright Liu" w:date="2025-11-25T11:22:00Z" w16du:dateUtc="2025-11-25T03:22:00Z">
          <w:r w:rsidR="000D20B1" w:rsidDel="005C244E">
            <w:rPr>
              <w:rFonts w:ascii="Myriad Pro" w:eastAsia="方正黑体简体" w:hAnsi="Myriad Pro"/>
              <w:sz w:val="22"/>
              <w:szCs w:val="22"/>
            </w:rPr>
            <w:delText>HDIP100E</w:delText>
          </w:r>
        </w:del>
        <w:del w:id="3953" w:author="Bright Liu" w:date="2026-05-07T17:02:00Z" w16du:dateUtc="2026-05-07T09:02:00Z">
          <w:r w:rsidR="000D20B1" w:rsidDel="007B4AC2">
            <w:rPr>
              <w:rFonts w:ascii="Myriad Pro" w:eastAsia="方正黑体简体" w:hAnsi="Myriad Pro"/>
              <w:sz w:val="22"/>
              <w:szCs w:val="22"/>
            </w:rPr>
            <w:delText xml:space="preserve"> and </w:delText>
          </w:r>
        </w:del>
        <w:del w:id="3954" w:author="Bright Liu" w:date="2025-11-25T11:22:00Z" w16du:dateUtc="2025-11-25T03:22:00Z">
          <w:r w:rsidR="000D20B1" w:rsidDel="005C244E">
            <w:rPr>
              <w:rFonts w:ascii="Myriad Pro" w:eastAsia="方正黑体简体" w:hAnsi="Myriad Pro"/>
              <w:sz w:val="22"/>
              <w:szCs w:val="22"/>
            </w:rPr>
            <w:delText>HDIP100D</w:delText>
          </w:r>
        </w:del>
        <w:del w:id="3955" w:author="Bright Liu" w:date="2026-05-07T17:02:00Z" w16du:dateUtc="2026-05-07T09:02:00Z">
          <w:r w:rsidR="000D20B1" w:rsidDel="007B4AC2">
            <w:rPr>
              <w:rFonts w:ascii="Myriad Pro" w:eastAsia="方正黑体简体" w:hAnsi="Myriad Pro"/>
              <w:sz w:val="22"/>
              <w:szCs w:val="22"/>
            </w:rPr>
            <w:delText xml:space="preserve"> may not support firmware upgrade through </w:delText>
          </w:r>
        </w:del>
      </w:ins>
      <w:ins w:id="3956" w:author="Chelsea Lee" w:date="2023-09-28T15:42:00Z">
        <w:del w:id="3957" w:author="Bright Liu" w:date="2026-05-07T17:02:00Z" w16du:dateUtc="2026-05-07T09:02:00Z">
          <w:r w:rsidR="000D20B1" w:rsidDel="007B4AC2">
            <w:rPr>
              <w:rFonts w:ascii="Myriad Pro" w:eastAsia="方正黑体简体" w:hAnsi="Myriad Pro"/>
              <w:sz w:val="22"/>
              <w:szCs w:val="22"/>
            </w:rPr>
            <w:delText xml:space="preserve">commands above, for more information contact </w:delText>
          </w:r>
        </w:del>
        <w:del w:id="3958" w:author="Bright Liu" w:date="2025-11-25T11:23:00Z" w16du:dateUtc="2025-11-25T03:23:00Z">
          <w:r w:rsidR="000D20B1" w:rsidDel="005C244E">
            <w:rPr>
              <w:rFonts w:ascii="Myriad Pro" w:eastAsia="方正黑体简体" w:hAnsi="Myriad Pro"/>
              <w:sz w:val="22"/>
              <w:szCs w:val="22"/>
            </w:rPr>
            <w:delText>AV Access</w:delText>
          </w:r>
        </w:del>
        <w:del w:id="3959" w:author="Bright Liu" w:date="2026-05-07T17:02:00Z" w16du:dateUtc="2026-05-07T09:02:00Z">
          <w:r w:rsidR="000D20B1" w:rsidDel="007B4AC2">
            <w:rPr>
              <w:rFonts w:ascii="Myriad Pro" w:eastAsia="方正黑体简体" w:hAnsi="Myriad Pro"/>
              <w:sz w:val="22"/>
              <w:szCs w:val="22"/>
            </w:rPr>
            <w:delText>.</w:delText>
          </w:r>
        </w:del>
      </w:ins>
    </w:p>
    <w:p w14:paraId="55283404" w14:textId="5653BAFB" w:rsidR="00000000" w:rsidRDefault="000D3474">
      <w:pPr>
        <w:spacing w:line="360" w:lineRule="auto"/>
        <w:ind w:left="357"/>
        <w:jc w:val="center"/>
        <w:rPr>
          <w:rFonts w:ascii="Myriad Pro" w:eastAsia="方正黑体简体" w:hAnsi="Myriad Pro"/>
          <w:b/>
          <w:bCs/>
          <w:sz w:val="22"/>
          <w:szCs w:val="22"/>
          <w:rPrChange w:id="3960" w:author="Chelsea Lee" w:date="2023-09-28T15:38:00Z">
            <w:rPr>
              <w:rFonts w:ascii="Myriad Pro" w:eastAsia="方正黑体简体" w:hAnsi="Myriad Pro"/>
              <w:b/>
              <w:bCs/>
              <w:szCs w:val="21"/>
            </w:rPr>
          </w:rPrChange>
        </w:rPr>
        <w:sectPr w:rsidR="00000000" w:rsidSect="00CF3E24">
          <w:pgSz w:w="11907" w:h="16840"/>
          <w:pgMar w:top="1021" w:right="1191" w:bottom="1021" w:left="1191" w:header="720" w:footer="454" w:gutter="0"/>
          <w:cols w:space="425"/>
          <w:docGrid w:type="lines" w:linePitch="312"/>
        </w:sectPr>
        <w:pPrChange w:id="3961" w:author="Chelsea Lee" w:date="2023-09-28T15:38:00Z">
          <w:pPr/>
        </w:pPrChange>
      </w:pPr>
      <w:ins w:id="3962" w:author="Chelsea Lee" w:date="2023-09-28T15:38:00Z">
        <w:del w:id="3963" w:author="Bright Liu" w:date="2026-05-07T17:02:00Z" w16du:dateUtc="2026-05-07T09:02:00Z">
          <w:r w:rsidDel="007B4AC2">
            <w:rPr>
              <w:rFonts w:ascii="Myriad Pro" w:eastAsia="方正黑体简体" w:hAnsi="Myriad Pro"/>
              <w:b/>
              <w:bCs/>
              <w:sz w:val="22"/>
              <w:szCs w:val="22"/>
            </w:rPr>
            <w:delText xml:space="preserve"> </w:delText>
          </w:r>
        </w:del>
      </w:ins>
    </w:p>
    <w:p w14:paraId="36E8B80B" w14:textId="6A298034" w:rsidR="00943114" w:rsidRDefault="00943114" w:rsidP="00943114">
      <w:pPr>
        <w:pStyle w:val="1"/>
      </w:pPr>
      <w:bookmarkStart w:id="3964" w:name="_Toc214962424"/>
      <w:r>
        <w:rPr>
          <w:rFonts w:hint="eastAsia"/>
        </w:rPr>
        <w:lastRenderedPageBreak/>
        <w:t>Document</w:t>
      </w:r>
      <w:r>
        <w:t xml:space="preserve"> Revision History</w:t>
      </w:r>
      <w:bookmarkEnd w:id="3964"/>
    </w:p>
    <w:tbl>
      <w:tblPr>
        <w:tblStyle w:val="af4"/>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Change w:id="3965" w:author="Bright Liu" w:date="2025-11-25T11:16:00Z" w16du:dateUtc="2025-11-25T03:16:00Z">
          <w:tblPr>
            <w:tblStyle w:val="af4"/>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PrChange>
      </w:tblPr>
      <w:tblGrid>
        <w:gridCol w:w="997"/>
        <w:gridCol w:w="1137"/>
        <w:gridCol w:w="7398"/>
        <w:tblGridChange w:id="3966">
          <w:tblGrid>
            <w:gridCol w:w="997"/>
            <w:gridCol w:w="1137"/>
            <w:gridCol w:w="7398"/>
          </w:tblGrid>
        </w:tblGridChange>
      </w:tblGrid>
      <w:tr w:rsidR="00943114" w:rsidRPr="00301C12" w14:paraId="2F2B72CB" w14:textId="77777777" w:rsidTr="00066DED">
        <w:tc>
          <w:tcPr>
            <w:tcW w:w="997" w:type="dxa"/>
            <w:tcPrChange w:id="3967" w:author="Bright Liu" w:date="2025-11-25T11:16:00Z" w16du:dateUtc="2025-11-25T03:16:00Z">
              <w:tcPr>
                <w:tcW w:w="990" w:type="dxa"/>
              </w:tcPr>
            </w:tcPrChange>
          </w:tcPr>
          <w:p w14:paraId="53EBD4A1" w14:textId="726F4346" w:rsidR="00943114" w:rsidRPr="00154B0A" w:rsidRDefault="007C3AD1" w:rsidP="0050323B">
            <w:pPr>
              <w:pStyle w:val="-"/>
              <w:spacing w:line="240" w:lineRule="auto"/>
              <w:ind w:leftChars="0" w:left="0" w:firstLine="0"/>
              <w:rPr>
                <w:rFonts w:ascii="Myriad Pro" w:eastAsia="方正黑体简体" w:hAnsi="Myriad Pro"/>
                <w:b/>
                <w:bCs/>
                <w:sz w:val="22"/>
                <w:szCs w:val="22"/>
                <w:rPrChange w:id="3968" w:author="Chelsea Lee" w:date="2023-10-08T10:09:00Z">
                  <w:rPr>
                    <w:rFonts w:ascii="Myriad Pro" w:eastAsia="方正黑体简体" w:hAnsi="Myriad Pro"/>
                    <w:b/>
                    <w:bCs/>
                  </w:rPr>
                </w:rPrChange>
              </w:rPr>
            </w:pPr>
            <w:r w:rsidRPr="00154B0A">
              <w:rPr>
                <w:rFonts w:ascii="Myriad Pro" w:eastAsia="方正黑体简体" w:hAnsi="Myriad Pro"/>
                <w:b/>
                <w:bCs/>
                <w:sz w:val="22"/>
                <w:szCs w:val="22"/>
                <w:rPrChange w:id="3969" w:author="Chelsea Lee" w:date="2023-10-08T10:09:00Z">
                  <w:rPr>
                    <w:rFonts w:ascii="Myriad Pro" w:eastAsia="方正黑体简体" w:hAnsi="Myriad Pro"/>
                    <w:b/>
                    <w:bCs/>
                  </w:rPr>
                </w:rPrChange>
              </w:rPr>
              <w:t>Version</w:t>
            </w:r>
          </w:p>
        </w:tc>
        <w:tc>
          <w:tcPr>
            <w:tcW w:w="1137" w:type="dxa"/>
            <w:tcPrChange w:id="3970" w:author="Bright Liu" w:date="2025-11-25T11:16:00Z" w16du:dateUtc="2025-11-25T03:16:00Z">
              <w:tcPr>
                <w:tcW w:w="1137" w:type="dxa"/>
              </w:tcPr>
            </w:tcPrChange>
          </w:tcPr>
          <w:p w14:paraId="19491449" w14:textId="4D965F39" w:rsidR="00943114" w:rsidRPr="00154B0A" w:rsidRDefault="007C3AD1" w:rsidP="0050323B">
            <w:pPr>
              <w:pStyle w:val="-"/>
              <w:spacing w:line="240" w:lineRule="auto"/>
              <w:ind w:leftChars="0" w:left="0" w:firstLine="0"/>
              <w:rPr>
                <w:rFonts w:ascii="Myriad Pro" w:eastAsia="方正黑体简体" w:hAnsi="Myriad Pro"/>
                <w:b/>
                <w:bCs/>
                <w:sz w:val="22"/>
                <w:szCs w:val="22"/>
                <w:rPrChange w:id="3971" w:author="Chelsea Lee" w:date="2023-10-08T10:09:00Z">
                  <w:rPr>
                    <w:rFonts w:ascii="Myriad Pro" w:eastAsia="方正黑体简体" w:hAnsi="Myriad Pro"/>
                    <w:b/>
                    <w:bCs/>
                  </w:rPr>
                </w:rPrChange>
              </w:rPr>
            </w:pPr>
            <w:r w:rsidRPr="00154B0A">
              <w:rPr>
                <w:rFonts w:ascii="Myriad Pro" w:eastAsia="方正黑体简体" w:hAnsi="Myriad Pro"/>
                <w:b/>
                <w:bCs/>
                <w:sz w:val="22"/>
                <w:szCs w:val="22"/>
                <w:rPrChange w:id="3972" w:author="Chelsea Lee" w:date="2023-10-08T10:09:00Z">
                  <w:rPr>
                    <w:rFonts w:ascii="Myriad Pro" w:eastAsia="方正黑体简体" w:hAnsi="Myriad Pro"/>
                    <w:b/>
                    <w:bCs/>
                  </w:rPr>
                </w:rPrChange>
              </w:rPr>
              <w:t>Date</w:t>
            </w:r>
          </w:p>
        </w:tc>
        <w:tc>
          <w:tcPr>
            <w:tcW w:w="7398" w:type="dxa"/>
            <w:tcPrChange w:id="3973" w:author="Bright Liu" w:date="2025-11-25T11:16:00Z" w16du:dateUtc="2025-11-25T03:16:00Z">
              <w:tcPr>
                <w:tcW w:w="7398" w:type="dxa"/>
              </w:tcPr>
            </w:tcPrChange>
          </w:tcPr>
          <w:p w14:paraId="239BE84C" w14:textId="515C3C87" w:rsidR="00943114" w:rsidRPr="00154B0A" w:rsidRDefault="007C3AD1" w:rsidP="0050323B">
            <w:pPr>
              <w:pStyle w:val="-"/>
              <w:spacing w:line="240" w:lineRule="auto"/>
              <w:ind w:leftChars="0" w:left="0" w:firstLine="0"/>
              <w:rPr>
                <w:rFonts w:ascii="Myriad Pro" w:eastAsia="方正黑体简体" w:hAnsi="Myriad Pro"/>
                <w:b/>
                <w:bCs/>
                <w:sz w:val="22"/>
                <w:szCs w:val="22"/>
                <w:rPrChange w:id="3974" w:author="Chelsea Lee" w:date="2023-10-08T10:09:00Z">
                  <w:rPr>
                    <w:rFonts w:ascii="Myriad Pro" w:eastAsia="方正黑体简体" w:hAnsi="Myriad Pro"/>
                    <w:b/>
                    <w:bCs/>
                  </w:rPr>
                </w:rPrChange>
              </w:rPr>
            </w:pPr>
            <w:r w:rsidRPr="00154B0A">
              <w:rPr>
                <w:rFonts w:ascii="Myriad Pro" w:eastAsia="方正黑体简体" w:hAnsi="Myriad Pro"/>
                <w:b/>
                <w:bCs/>
                <w:sz w:val="22"/>
                <w:szCs w:val="22"/>
                <w:rPrChange w:id="3975" w:author="Chelsea Lee" w:date="2023-10-08T10:09:00Z">
                  <w:rPr>
                    <w:rFonts w:ascii="Myriad Pro" w:eastAsia="方正黑体简体" w:hAnsi="Myriad Pro"/>
                    <w:b/>
                    <w:bCs/>
                  </w:rPr>
                </w:rPrChange>
              </w:rPr>
              <w:t>Description</w:t>
            </w:r>
          </w:p>
        </w:tc>
      </w:tr>
      <w:tr w:rsidR="00943114" w:rsidRPr="00301C12" w14:paraId="62FC0BB4" w14:textId="77777777" w:rsidTr="00066DED">
        <w:tc>
          <w:tcPr>
            <w:tcW w:w="997" w:type="dxa"/>
            <w:tcPrChange w:id="3976" w:author="Bright Liu" w:date="2025-11-25T11:16:00Z" w16du:dateUtc="2025-11-25T03:16:00Z">
              <w:tcPr>
                <w:tcW w:w="990" w:type="dxa"/>
              </w:tcPr>
            </w:tcPrChange>
          </w:tcPr>
          <w:p w14:paraId="30DF9EA7" w14:textId="28AA5313" w:rsidR="00943114" w:rsidRPr="00154B0A" w:rsidRDefault="00943114" w:rsidP="0050323B">
            <w:pPr>
              <w:pStyle w:val="-"/>
              <w:spacing w:line="240" w:lineRule="auto"/>
              <w:ind w:leftChars="0" w:left="0" w:firstLine="0"/>
              <w:rPr>
                <w:rFonts w:ascii="Myriad Pro" w:eastAsia="方正黑体简体" w:hAnsi="Myriad Pro"/>
                <w:sz w:val="22"/>
                <w:szCs w:val="22"/>
                <w:rPrChange w:id="3977" w:author="Chelsea Lee" w:date="2023-10-08T10:09:00Z">
                  <w:rPr>
                    <w:rFonts w:ascii="Myriad Pro" w:eastAsia="方正黑体简体" w:hAnsi="Myriad Pro"/>
                  </w:rPr>
                </w:rPrChange>
              </w:rPr>
            </w:pPr>
            <w:r w:rsidRPr="00154B0A">
              <w:rPr>
                <w:rFonts w:ascii="Myriad Pro" w:eastAsia="方正黑体简体" w:hAnsi="Myriad Pro"/>
                <w:sz w:val="22"/>
                <w:szCs w:val="22"/>
                <w:rPrChange w:id="3978" w:author="Chelsea Lee" w:date="2023-10-08T10:09:00Z">
                  <w:rPr>
                    <w:rFonts w:ascii="Myriad Pro" w:eastAsia="方正黑体简体" w:hAnsi="Myriad Pro"/>
                  </w:rPr>
                </w:rPrChange>
              </w:rPr>
              <w:t>V1.0.</w:t>
            </w:r>
            <w:ins w:id="3979" w:author="Bright Liu" w:date="2025-11-25T17:07:00Z" w16du:dateUtc="2025-11-25T09:07:00Z">
              <w:r w:rsidR="00A755D8">
                <w:rPr>
                  <w:rFonts w:ascii="Myriad Pro" w:eastAsia="方正黑体简体" w:hAnsi="Myriad Pro"/>
                  <w:sz w:val="22"/>
                  <w:szCs w:val="22"/>
                </w:rPr>
                <w:t>1</w:t>
              </w:r>
            </w:ins>
            <w:del w:id="3980" w:author="Bright Liu" w:date="2025-11-25T17:07:00Z" w16du:dateUtc="2025-11-25T09:07:00Z">
              <w:r w:rsidRPr="00154B0A" w:rsidDel="00A755D8">
                <w:rPr>
                  <w:rFonts w:ascii="Myriad Pro" w:eastAsia="方正黑体简体" w:hAnsi="Myriad Pro"/>
                  <w:sz w:val="22"/>
                  <w:szCs w:val="22"/>
                  <w:rPrChange w:id="3981" w:author="Chelsea Lee" w:date="2023-10-08T10:09:00Z">
                    <w:rPr>
                      <w:rFonts w:ascii="Myriad Pro" w:eastAsia="方正黑体简体" w:hAnsi="Myriad Pro"/>
                    </w:rPr>
                  </w:rPrChange>
                </w:rPr>
                <w:delText>0</w:delText>
              </w:r>
            </w:del>
          </w:p>
        </w:tc>
        <w:tc>
          <w:tcPr>
            <w:tcW w:w="1137" w:type="dxa"/>
            <w:tcPrChange w:id="3982" w:author="Bright Liu" w:date="2025-11-25T11:16:00Z" w16du:dateUtc="2025-11-25T03:16:00Z">
              <w:tcPr>
                <w:tcW w:w="1137" w:type="dxa"/>
              </w:tcPr>
            </w:tcPrChange>
          </w:tcPr>
          <w:p w14:paraId="0DD63C65" w14:textId="19518203" w:rsidR="00943114" w:rsidRPr="00154B0A" w:rsidRDefault="00943114" w:rsidP="0050323B">
            <w:pPr>
              <w:pStyle w:val="-"/>
              <w:spacing w:line="240" w:lineRule="auto"/>
              <w:ind w:leftChars="0" w:left="0" w:firstLine="0"/>
              <w:rPr>
                <w:rFonts w:ascii="Myriad Pro" w:eastAsia="方正黑体简体" w:hAnsi="Myriad Pro"/>
                <w:sz w:val="22"/>
                <w:szCs w:val="22"/>
                <w:rPrChange w:id="3983" w:author="Chelsea Lee" w:date="2023-10-08T10:09:00Z">
                  <w:rPr>
                    <w:rFonts w:ascii="Myriad Pro" w:eastAsia="方正黑体简体" w:hAnsi="Myriad Pro"/>
                  </w:rPr>
                </w:rPrChange>
              </w:rPr>
            </w:pPr>
            <w:r w:rsidRPr="00154B0A">
              <w:rPr>
                <w:rFonts w:ascii="Myriad Pro" w:eastAsia="方正黑体简体" w:hAnsi="Myriad Pro"/>
                <w:sz w:val="22"/>
                <w:szCs w:val="22"/>
                <w:rPrChange w:id="3984" w:author="Chelsea Lee" w:date="2023-10-08T10:09:00Z">
                  <w:rPr>
                    <w:rFonts w:ascii="Myriad Pro" w:eastAsia="方正黑体简体" w:hAnsi="Myriad Pro"/>
                  </w:rPr>
                </w:rPrChange>
              </w:rPr>
              <w:t>2</w:t>
            </w:r>
            <w:r w:rsidR="006B384C">
              <w:rPr>
                <w:rFonts w:ascii="Myriad Pro" w:eastAsia="方正黑体简体" w:hAnsi="Myriad Pro" w:hint="eastAsia"/>
                <w:sz w:val="22"/>
                <w:szCs w:val="22"/>
              </w:rPr>
              <w:t>4</w:t>
            </w:r>
            <w:r w:rsidRPr="00154B0A">
              <w:rPr>
                <w:rFonts w:ascii="Myriad Pro" w:eastAsia="方正黑体简体" w:hAnsi="Myriad Pro"/>
                <w:sz w:val="22"/>
                <w:szCs w:val="22"/>
                <w:rPrChange w:id="3985" w:author="Chelsea Lee" w:date="2023-10-08T10:09:00Z">
                  <w:rPr>
                    <w:rFonts w:ascii="Myriad Pro" w:eastAsia="方正黑体简体" w:hAnsi="Myriad Pro"/>
                  </w:rPr>
                </w:rPrChange>
              </w:rPr>
              <w:t>0522</w:t>
            </w:r>
          </w:p>
        </w:tc>
        <w:tc>
          <w:tcPr>
            <w:tcW w:w="7398" w:type="dxa"/>
            <w:tcPrChange w:id="3986" w:author="Bright Liu" w:date="2025-11-25T11:16:00Z" w16du:dateUtc="2025-11-25T03:16:00Z">
              <w:tcPr>
                <w:tcW w:w="7398" w:type="dxa"/>
              </w:tcPr>
            </w:tcPrChange>
          </w:tcPr>
          <w:p w14:paraId="6ED7AC5B" w14:textId="14875E44" w:rsidR="00943114" w:rsidRPr="00154B0A" w:rsidRDefault="007C3AD1" w:rsidP="0050323B">
            <w:pPr>
              <w:pStyle w:val="-"/>
              <w:spacing w:line="240" w:lineRule="auto"/>
              <w:ind w:leftChars="0" w:left="0" w:firstLine="0"/>
              <w:rPr>
                <w:rFonts w:ascii="Myriad Pro" w:eastAsia="方正黑体简体" w:hAnsi="Myriad Pro"/>
                <w:sz w:val="22"/>
                <w:szCs w:val="22"/>
                <w:rPrChange w:id="3987" w:author="Chelsea Lee" w:date="2023-10-08T10:09:00Z">
                  <w:rPr>
                    <w:rFonts w:ascii="Myriad Pro" w:eastAsia="方正黑体简体" w:hAnsi="Myriad Pro"/>
                  </w:rPr>
                </w:rPrChange>
              </w:rPr>
            </w:pPr>
            <w:r w:rsidRPr="00154B0A">
              <w:rPr>
                <w:rFonts w:ascii="Myriad Pro" w:eastAsia="方正黑体简体" w:hAnsi="Myriad Pro"/>
                <w:sz w:val="22"/>
                <w:szCs w:val="22"/>
                <w:rPrChange w:id="3988" w:author="Chelsea Lee" w:date="2023-10-08T10:09:00Z">
                  <w:rPr>
                    <w:rFonts w:ascii="Myriad Pro" w:eastAsia="方正黑体简体" w:hAnsi="Myriad Pro"/>
                  </w:rPr>
                </w:rPrChange>
              </w:rPr>
              <w:t xml:space="preserve">Initial </w:t>
            </w:r>
          </w:p>
        </w:tc>
      </w:tr>
      <w:tr w:rsidR="00943114" w:rsidRPr="00301C12" w:rsidDel="00A755D8" w14:paraId="7740963C" w14:textId="14664563" w:rsidTr="00066DED">
        <w:trPr>
          <w:del w:id="3989" w:author="Bright Liu" w:date="2025-11-25T17:07:00Z"/>
        </w:trPr>
        <w:tc>
          <w:tcPr>
            <w:tcW w:w="997" w:type="dxa"/>
            <w:tcPrChange w:id="3990" w:author="Bright Liu" w:date="2025-11-25T11:16:00Z" w16du:dateUtc="2025-11-25T03:16:00Z">
              <w:tcPr>
                <w:tcW w:w="990" w:type="dxa"/>
              </w:tcPr>
            </w:tcPrChange>
          </w:tcPr>
          <w:p w14:paraId="7A59E0EA" w14:textId="281FE601" w:rsidR="00943114" w:rsidRPr="00154B0A" w:rsidDel="00A755D8" w:rsidRDefault="00943114" w:rsidP="0050323B">
            <w:pPr>
              <w:pStyle w:val="-"/>
              <w:spacing w:line="240" w:lineRule="auto"/>
              <w:ind w:leftChars="0" w:left="0" w:firstLine="0"/>
              <w:rPr>
                <w:del w:id="3991" w:author="Bright Liu" w:date="2025-11-25T17:07:00Z" w16du:dateUtc="2025-11-25T09:07:00Z"/>
                <w:rFonts w:ascii="Myriad Pro" w:eastAsia="方正黑体简体" w:hAnsi="Myriad Pro"/>
                <w:sz w:val="22"/>
                <w:szCs w:val="22"/>
                <w:rPrChange w:id="3992" w:author="Chelsea Lee" w:date="2023-10-08T10:09:00Z">
                  <w:rPr>
                    <w:del w:id="3993" w:author="Bright Liu" w:date="2025-11-25T17:07:00Z" w16du:dateUtc="2025-11-25T09:07:00Z"/>
                    <w:rFonts w:ascii="Myriad Pro" w:eastAsia="方正黑体简体" w:hAnsi="Myriad Pro"/>
                  </w:rPr>
                </w:rPrChange>
              </w:rPr>
            </w:pPr>
            <w:del w:id="3994" w:author="Bright Liu" w:date="2025-11-25T17:07:00Z" w16du:dateUtc="2025-11-25T09:07:00Z">
              <w:r w:rsidRPr="00154B0A" w:rsidDel="00A755D8">
                <w:rPr>
                  <w:rFonts w:ascii="Myriad Pro" w:eastAsia="方正黑体简体" w:hAnsi="Myriad Pro"/>
                  <w:sz w:val="22"/>
                  <w:szCs w:val="22"/>
                  <w:rPrChange w:id="3995" w:author="Chelsea Lee" w:date="2023-10-08T10:09:00Z">
                    <w:rPr>
                      <w:rFonts w:ascii="Myriad Pro" w:eastAsia="方正黑体简体" w:hAnsi="Myriad Pro"/>
                    </w:rPr>
                  </w:rPrChange>
                </w:rPr>
                <w:delText>V1.0.1</w:delText>
              </w:r>
            </w:del>
          </w:p>
        </w:tc>
        <w:tc>
          <w:tcPr>
            <w:tcW w:w="1137" w:type="dxa"/>
            <w:tcPrChange w:id="3996" w:author="Bright Liu" w:date="2025-11-25T11:16:00Z" w16du:dateUtc="2025-11-25T03:16:00Z">
              <w:tcPr>
                <w:tcW w:w="1137" w:type="dxa"/>
              </w:tcPr>
            </w:tcPrChange>
          </w:tcPr>
          <w:p w14:paraId="651659C1" w14:textId="04C3F146" w:rsidR="00943114" w:rsidRPr="00154B0A" w:rsidDel="00A755D8" w:rsidRDefault="00943114" w:rsidP="0050323B">
            <w:pPr>
              <w:pStyle w:val="-"/>
              <w:spacing w:line="240" w:lineRule="auto"/>
              <w:ind w:leftChars="0" w:left="0" w:firstLine="0"/>
              <w:rPr>
                <w:del w:id="3997" w:author="Bright Liu" w:date="2025-11-25T17:07:00Z" w16du:dateUtc="2025-11-25T09:07:00Z"/>
                <w:rFonts w:ascii="Myriad Pro" w:eastAsia="方正黑体简体" w:hAnsi="Myriad Pro"/>
                <w:sz w:val="22"/>
                <w:szCs w:val="22"/>
                <w:rPrChange w:id="3998" w:author="Chelsea Lee" w:date="2023-10-08T10:09:00Z">
                  <w:rPr>
                    <w:del w:id="3999" w:author="Bright Liu" w:date="2025-11-25T17:07:00Z" w16du:dateUtc="2025-11-25T09:07:00Z"/>
                    <w:rFonts w:ascii="Myriad Pro" w:eastAsia="方正黑体简体" w:hAnsi="Myriad Pro"/>
                  </w:rPr>
                </w:rPrChange>
              </w:rPr>
            </w:pPr>
            <w:del w:id="4000" w:author="Bright Liu" w:date="2025-11-25T17:07:00Z" w16du:dateUtc="2025-11-25T09:07:00Z">
              <w:r w:rsidRPr="00154B0A" w:rsidDel="00A755D8">
                <w:rPr>
                  <w:rFonts w:ascii="Myriad Pro" w:eastAsia="方正黑体简体" w:hAnsi="Myriad Pro"/>
                  <w:sz w:val="22"/>
                  <w:szCs w:val="22"/>
                  <w:rPrChange w:id="4001" w:author="Chelsea Lee" w:date="2023-10-08T10:09:00Z">
                    <w:rPr>
                      <w:rFonts w:ascii="Myriad Pro" w:eastAsia="方正黑体简体" w:hAnsi="Myriad Pro"/>
                    </w:rPr>
                  </w:rPrChange>
                </w:rPr>
                <w:delText>230822</w:delText>
              </w:r>
            </w:del>
          </w:p>
        </w:tc>
        <w:tc>
          <w:tcPr>
            <w:tcW w:w="7398" w:type="dxa"/>
            <w:tcPrChange w:id="4002" w:author="Bright Liu" w:date="2025-11-25T11:16:00Z" w16du:dateUtc="2025-11-25T03:16:00Z">
              <w:tcPr>
                <w:tcW w:w="7398" w:type="dxa"/>
              </w:tcPr>
            </w:tcPrChange>
          </w:tcPr>
          <w:p w14:paraId="257E3EEB" w14:textId="393A80A6" w:rsidR="00943114" w:rsidRPr="00154B0A" w:rsidDel="00A755D8" w:rsidRDefault="007C3AD1" w:rsidP="0050323B">
            <w:pPr>
              <w:pStyle w:val="-"/>
              <w:spacing w:line="240" w:lineRule="auto"/>
              <w:ind w:leftChars="0" w:left="0" w:firstLine="0"/>
              <w:rPr>
                <w:del w:id="4003" w:author="Bright Liu" w:date="2025-11-25T17:07:00Z" w16du:dateUtc="2025-11-25T09:07:00Z"/>
                <w:rFonts w:ascii="Myriad Pro" w:eastAsia="方正黑体简体" w:hAnsi="Myriad Pro"/>
                <w:sz w:val="22"/>
                <w:szCs w:val="22"/>
                <w:rPrChange w:id="4004" w:author="Chelsea Lee" w:date="2023-10-08T10:09:00Z">
                  <w:rPr>
                    <w:del w:id="4005" w:author="Bright Liu" w:date="2025-11-25T17:07:00Z" w16du:dateUtc="2025-11-25T09:07:00Z"/>
                    <w:rFonts w:ascii="Myriad Pro" w:eastAsia="方正黑体简体" w:hAnsi="Myriad Pro"/>
                  </w:rPr>
                </w:rPrChange>
              </w:rPr>
            </w:pPr>
            <w:del w:id="4006" w:author="Bright Liu" w:date="2025-11-25T17:07:00Z" w16du:dateUtc="2025-11-25T09:07:00Z">
              <w:r w:rsidRPr="00154B0A" w:rsidDel="00A755D8">
                <w:rPr>
                  <w:rFonts w:ascii="Myriad Pro" w:eastAsia="方正黑体简体" w:hAnsi="Myriad Pro"/>
                  <w:sz w:val="22"/>
                  <w:szCs w:val="22"/>
                  <w:rPrChange w:id="4007" w:author="Chelsea Lee" w:date="2023-10-08T10:09:00Z">
                    <w:rPr>
                      <w:rFonts w:ascii="Myriad Pro" w:eastAsia="方正黑体简体" w:hAnsi="Myriad Pro"/>
                    </w:rPr>
                  </w:rPrChange>
                </w:rPr>
                <w:delText xml:space="preserve">Add support </w:delText>
              </w:r>
              <w:r w:rsidR="00371C91" w:rsidRPr="00154B0A" w:rsidDel="00A755D8">
                <w:rPr>
                  <w:rFonts w:ascii="Myriad Pro" w:eastAsia="方正黑体简体" w:hAnsi="Myriad Pro"/>
                  <w:sz w:val="22"/>
                  <w:szCs w:val="22"/>
                  <w:rPrChange w:id="4008" w:author="Chelsea Lee" w:date="2023-10-08T10:09:00Z">
                    <w:rPr>
                      <w:rFonts w:ascii="Myriad Pro" w:eastAsia="方正黑体简体" w:hAnsi="Myriad Pro"/>
                    </w:rPr>
                  </w:rPrChange>
                </w:rPr>
                <w:delText>for</w:delText>
              </w:r>
              <w:r w:rsidRPr="00154B0A" w:rsidDel="00A755D8">
                <w:rPr>
                  <w:rFonts w:ascii="Myriad Pro" w:eastAsia="方正黑体简体" w:hAnsi="Myriad Pro"/>
                  <w:sz w:val="22"/>
                  <w:szCs w:val="22"/>
                  <w:rPrChange w:id="4009" w:author="Chelsea Lee" w:date="2023-10-08T10:09:00Z">
                    <w:rPr>
                      <w:rFonts w:ascii="Myriad Pro" w:eastAsia="方正黑体简体" w:hAnsi="Myriad Pro"/>
                    </w:rPr>
                  </w:rPrChange>
                </w:rPr>
                <w:delText xml:space="preserve"> </w:delText>
              </w:r>
            </w:del>
            <w:del w:id="4010" w:author="Bright Liu" w:date="2025-11-25T11:21:00Z" w16du:dateUtc="2025-11-25T03:21:00Z">
              <w:r w:rsidR="00943114" w:rsidRPr="00154B0A" w:rsidDel="00221FC2">
                <w:rPr>
                  <w:rFonts w:ascii="Myriad Pro" w:eastAsia="方正黑体简体" w:hAnsi="Myriad Pro"/>
                  <w:sz w:val="22"/>
                  <w:szCs w:val="22"/>
                  <w:rPrChange w:id="4011" w:author="Chelsea Lee" w:date="2023-10-08T10:09:00Z">
                    <w:rPr>
                      <w:rFonts w:ascii="Myriad Pro" w:eastAsia="方正黑体简体" w:hAnsi="Myriad Pro"/>
                    </w:rPr>
                  </w:rPrChange>
                </w:rPr>
                <w:delText>4KIP200M</w:delText>
              </w:r>
            </w:del>
          </w:p>
        </w:tc>
      </w:tr>
      <w:tr w:rsidR="006E7DF8" w:rsidRPr="00301C12" w14:paraId="5903D833" w14:textId="77777777" w:rsidTr="00066DED">
        <w:trPr>
          <w:ins w:id="4012" w:author="Chelsea Lee" w:date="2023-09-20T11:56:00Z"/>
        </w:trPr>
        <w:tc>
          <w:tcPr>
            <w:tcW w:w="997" w:type="dxa"/>
            <w:tcPrChange w:id="4013" w:author="Bright Liu" w:date="2025-11-25T11:16:00Z" w16du:dateUtc="2025-11-25T03:16:00Z">
              <w:tcPr>
                <w:tcW w:w="990" w:type="dxa"/>
              </w:tcPr>
            </w:tcPrChange>
          </w:tcPr>
          <w:p w14:paraId="091A0EDB" w14:textId="5D261EF4" w:rsidR="006E7DF8" w:rsidRPr="00154B0A" w:rsidRDefault="006E7DF8" w:rsidP="0050323B">
            <w:pPr>
              <w:pStyle w:val="-"/>
              <w:spacing w:line="240" w:lineRule="auto"/>
              <w:ind w:leftChars="0" w:left="0" w:firstLine="0"/>
              <w:rPr>
                <w:ins w:id="4014" w:author="Chelsea Lee" w:date="2023-09-20T11:56:00Z"/>
                <w:rFonts w:ascii="Myriad Pro" w:eastAsia="方正黑体简体" w:hAnsi="Myriad Pro"/>
                <w:sz w:val="22"/>
                <w:szCs w:val="22"/>
                <w:rPrChange w:id="4015" w:author="Chelsea Lee" w:date="2023-10-08T10:09:00Z">
                  <w:rPr>
                    <w:ins w:id="4016" w:author="Chelsea Lee" w:date="2023-09-20T11:56:00Z"/>
                    <w:rFonts w:ascii="Myriad Pro" w:eastAsia="方正黑体简体" w:hAnsi="Myriad Pro"/>
                  </w:rPr>
                </w:rPrChange>
              </w:rPr>
            </w:pPr>
            <w:ins w:id="4017" w:author="Chelsea Lee" w:date="2023-09-20T11:56:00Z">
              <w:r w:rsidRPr="00154B0A">
                <w:rPr>
                  <w:rFonts w:ascii="Myriad Pro" w:eastAsia="方正黑体简体" w:hAnsi="Myriad Pro"/>
                  <w:sz w:val="22"/>
                  <w:szCs w:val="22"/>
                  <w:rPrChange w:id="4018" w:author="Chelsea Lee" w:date="2023-10-08T10:09:00Z">
                    <w:rPr>
                      <w:rFonts w:ascii="Myriad Pro" w:eastAsia="方正黑体简体" w:hAnsi="Myriad Pro"/>
                    </w:rPr>
                  </w:rPrChange>
                </w:rPr>
                <w:t>V1.0.2</w:t>
              </w:r>
            </w:ins>
          </w:p>
        </w:tc>
        <w:tc>
          <w:tcPr>
            <w:tcW w:w="1137" w:type="dxa"/>
            <w:tcPrChange w:id="4019" w:author="Bright Liu" w:date="2025-11-25T11:16:00Z" w16du:dateUtc="2025-11-25T03:16:00Z">
              <w:tcPr>
                <w:tcW w:w="1137" w:type="dxa"/>
              </w:tcPr>
            </w:tcPrChange>
          </w:tcPr>
          <w:p w14:paraId="47B88E85" w14:textId="054B42D9" w:rsidR="006E7DF8" w:rsidRPr="00154B0A" w:rsidRDefault="006E7DF8" w:rsidP="0050323B">
            <w:pPr>
              <w:pStyle w:val="-"/>
              <w:spacing w:line="240" w:lineRule="auto"/>
              <w:ind w:leftChars="0" w:left="0" w:firstLine="0"/>
              <w:rPr>
                <w:ins w:id="4020" w:author="Chelsea Lee" w:date="2023-09-20T11:56:00Z"/>
                <w:rFonts w:ascii="Myriad Pro" w:eastAsia="方正黑体简体" w:hAnsi="Myriad Pro"/>
                <w:sz w:val="22"/>
                <w:szCs w:val="22"/>
                <w:rPrChange w:id="4021" w:author="Chelsea Lee" w:date="2023-10-08T10:09:00Z">
                  <w:rPr>
                    <w:ins w:id="4022" w:author="Chelsea Lee" w:date="2023-09-20T11:56:00Z"/>
                    <w:rFonts w:ascii="Myriad Pro" w:eastAsia="方正黑体简体" w:hAnsi="Myriad Pro"/>
                  </w:rPr>
                </w:rPrChange>
              </w:rPr>
            </w:pPr>
            <w:ins w:id="4023" w:author="Chelsea Lee" w:date="2023-09-20T11:56:00Z">
              <w:r w:rsidRPr="00154B0A">
                <w:rPr>
                  <w:rFonts w:ascii="Myriad Pro" w:eastAsia="方正黑体简体" w:hAnsi="Myriad Pro"/>
                  <w:sz w:val="22"/>
                  <w:szCs w:val="22"/>
                  <w:rPrChange w:id="4024" w:author="Chelsea Lee" w:date="2023-10-08T10:09:00Z">
                    <w:rPr>
                      <w:rFonts w:ascii="Myriad Pro" w:eastAsia="方正黑体简体" w:hAnsi="Myriad Pro"/>
                    </w:rPr>
                  </w:rPrChange>
                </w:rPr>
                <w:t>2</w:t>
              </w:r>
            </w:ins>
            <w:r w:rsidR="006B384C">
              <w:rPr>
                <w:rFonts w:ascii="Myriad Pro" w:eastAsia="方正黑体简体" w:hAnsi="Myriad Pro" w:hint="eastAsia"/>
                <w:sz w:val="22"/>
                <w:szCs w:val="22"/>
              </w:rPr>
              <w:t>4</w:t>
            </w:r>
            <w:ins w:id="4025" w:author="Chelsea Lee" w:date="2023-09-20T11:56:00Z">
              <w:r w:rsidRPr="00154B0A">
                <w:rPr>
                  <w:rFonts w:ascii="Myriad Pro" w:eastAsia="方正黑体简体" w:hAnsi="Myriad Pro"/>
                  <w:sz w:val="22"/>
                  <w:szCs w:val="22"/>
                  <w:rPrChange w:id="4026" w:author="Chelsea Lee" w:date="2023-10-08T10:09:00Z">
                    <w:rPr>
                      <w:rFonts w:ascii="Myriad Pro" w:eastAsia="方正黑体简体" w:hAnsi="Myriad Pro"/>
                    </w:rPr>
                  </w:rPrChange>
                </w:rPr>
                <w:t>0911</w:t>
              </w:r>
            </w:ins>
          </w:p>
        </w:tc>
        <w:tc>
          <w:tcPr>
            <w:tcW w:w="7398" w:type="dxa"/>
            <w:tcPrChange w:id="4027" w:author="Bright Liu" w:date="2025-11-25T11:16:00Z" w16du:dateUtc="2025-11-25T03:16:00Z">
              <w:tcPr>
                <w:tcW w:w="7398" w:type="dxa"/>
              </w:tcPr>
            </w:tcPrChange>
          </w:tcPr>
          <w:p w14:paraId="0E406F8B" w14:textId="55B8D9BC" w:rsidR="006E7DF8" w:rsidRPr="00154B0A" w:rsidRDefault="005012F5" w:rsidP="0050323B">
            <w:pPr>
              <w:pStyle w:val="-"/>
              <w:spacing w:line="240" w:lineRule="auto"/>
              <w:ind w:leftChars="0" w:left="0" w:firstLine="0"/>
              <w:rPr>
                <w:ins w:id="4028" w:author="Chelsea Lee" w:date="2023-09-20T11:56:00Z"/>
                <w:rFonts w:ascii="Myriad Pro" w:eastAsia="方正黑体简体" w:hAnsi="Myriad Pro"/>
                <w:sz w:val="22"/>
                <w:szCs w:val="22"/>
                <w:rPrChange w:id="4029" w:author="Chelsea Lee" w:date="2023-10-08T10:09:00Z">
                  <w:rPr>
                    <w:ins w:id="4030" w:author="Chelsea Lee" w:date="2023-09-20T11:56:00Z"/>
                    <w:rFonts w:ascii="Myriad Pro" w:eastAsia="方正黑体简体" w:hAnsi="Myriad Pro"/>
                  </w:rPr>
                </w:rPrChange>
              </w:rPr>
            </w:pPr>
            <w:ins w:id="4031" w:author="Chelsea Lee" w:date="2023-09-28T15:43:00Z">
              <w:r w:rsidRPr="00154B0A">
                <w:rPr>
                  <w:rFonts w:ascii="Myriad Pro" w:eastAsia="方正黑体简体" w:hAnsi="Myriad Pro"/>
                  <w:sz w:val="22"/>
                  <w:szCs w:val="22"/>
                  <w:rPrChange w:id="4032" w:author="Chelsea Lee" w:date="2023-10-08T10:09:00Z">
                    <w:rPr>
                      <w:rFonts w:ascii="Myriad Pro" w:eastAsia="方正黑体简体" w:hAnsi="Myriad Pro"/>
                    </w:rPr>
                  </w:rPrChange>
                </w:rPr>
                <w:t xml:space="preserve">Add  </w:t>
              </w:r>
            </w:ins>
            <w:ins w:id="4033" w:author="Chelsea Lee" w:date="2023-09-20T11:56:00Z">
              <w:r w:rsidR="006E7DF8" w:rsidRPr="00154B0A">
                <w:rPr>
                  <w:rFonts w:ascii="Myriad Pro" w:eastAsia="方正黑体简体" w:hAnsi="Myriad Pro"/>
                  <w:i/>
                  <w:iCs/>
                  <w:sz w:val="22"/>
                  <w:szCs w:val="22"/>
                  <w:rPrChange w:id="4034" w:author="Chelsea Lee" w:date="2023-10-08T10:09:00Z">
                    <w:rPr>
                      <w:rFonts w:ascii="Myriad Pro" w:eastAsia="方正黑体简体" w:hAnsi="Myriad Pro"/>
                    </w:rPr>
                  </w:rPrChange>
                </w:rPr>
                <w:t>e e_png_overlay</w:t>
              </w:r>
            </w:ins>
            <w:ins w:id="4035" w:author="Chelsea Lee" w:date="2023-09-28T15:43:00Z">
              <w:r w:rsidRPr="00154B0A">
                <w:rPr>
                  <w:rFonts w:ascii="Myriad Pro" w:eastAsia="方正黑体简体" w:hAnsi="Myriad Pro"/>
                  <w:sz w:val="22"/>
                  <w:szCs w:val="22"/>
                  <w:rPrChange w:id="4036" w:author="Chelsea Lee" w:date="2023-10-08T10:09:00Z">
                    <w:rPr>
                      <w:rFonts w:ascii="Myriad Pro" w:eastAsia="方正黑体简体" w:hAnsi="Myriad Pro"/>
                    </w:rPr>
                  </w:rPrChange>
                </w:rPr>
                <w:t xml:space="preserve"> command</w:t>
              </w:r>
            </w:ins>
          </w:p>
        </w:tc>
      </w:tr>
      <w:tr w:rsidR="00943114" w:rsidRPr="00301C12" w14:paraId="4762822B" w14:textId="77777777" w:rsidTr="00066DED">
        <w:tc>
          <w:tcPr>
            <w:tcW w:w="997" w:type="dxa"/>
            <w:tcPrChange w:id="4037" w:author="Bright Liu" w:date="2025-11-25T11:16:00Z" w16du:dateUtc="2025-11-25T03:16:00Z">
              <w:tcPr>
                <w:tcW w:w="990" w:type="dxa"/>
              </w:tcPr>
            </w:tcPrChange>
          </w:tcPr>
          <w:p w14:paraId="0602846B" w14:textId="77777777" w:rsidR="00943114" w:rsidRPr="00154B0A" w:rsidRDefault="00943114" w:rsidP="0050323B">
            <w:pPr>
              <w:pStyle w:val="-"/>
              <w:spacing w:line="240" w:lineRule="auto"/>
              <w:ind w:leftChars="0" w:left="0" w:firstLine="0"/>
              <w:rPr>
                <w:rFonts w:ascii="Myriad Pro" w:eastAsia="方正黑体简体" w:hAnsi="Myriad Pro"/>
                <w:sz w:val="22"/>
                <w:szCs w:val="22"/>
                <w:rPrChange w:id="4038" w:author="Chelsea Lee" w:date="2023-10-08T10:09:00Z">
                  <w:rPr>
                    <w:rFonts w:ascii="Myriad Pro" w:eastAsia="方正黑体简体" w:hAnsi="Myriad Pro"/>
                  </w:rPr>
                </w:rPrChange>
              </w:rPr>
            </w:pPr>
            <w:r w:rsidRPr="00154B0A">
              <w:rPr>
                <w:rFonts w:ascii="Myriad Pro" w:eastAsia="方正黑体简体" w:hAnsi="Myriad Pro"/>
                <w:sz w:val="22"/>
                <w:szCs w:val="22"/>
                <w:rPrChange w:id="4039" w:author="Chelsea Lee" w:date="2023-10-08T10:09:00Z">
                  <w:rPr>
                    <w:rFonts w:ascii="Myriad Pro" w:eastAsia="方正黑体简体" w:hAnsi="Myriad Pro"/>
                  </w:rPr>
                </w:rPrChange>
              </w:rPr>
              <w:t>V1.0.3</w:t>
            </w:r>
          </w:p>
        </w:tc>
        <w:tc>
          <w:tcPr>
            <w:tcW w:w="1137" w:type="dxa"/>
            <w:tcPrChange w:id="4040" w:author="Bright Liu" w:date="2025-11-25T11:16:00Z" w16du:dateUtc="2025-11-25T03:16:00Z">
              <w:tcPr>
                <w:tcW w:w="1137" w:type="dxa"/>
              </w:tcPr>
            </w:tcPrChange>
          </w:tcPr>
          <w:p w14:paraId="299EC1E2" w14:textId="09094285" w:rsidR="00943114" w:rsidRPr="00154B0A" w:rsidRDefault="00943114" w:rsidP="0050323B">
            <w:pPr>
              <w:pStyle w:val="-"/>
              <w:spacing w:line="240" w:lineRule="auto"/>
              <w:ind w:leftChars="0" w:left="0" w:firstLine="0"/>
              <w:rPr>
                <w:rFonts w:ascii="Myriad Pro" w:eastAsia="方正黑体简体" w:hAnsi="Myriad Pro"/>
                <w:sz w:val="22"/>
                <w:szCs w:val="22"/>
                <w:rPrChange w:id="4041" w:author="Chelsea Lee" w:date="2023-10-08T10:09:00Z">
                  <w:rPr>
                    <w:rFonts w:ascii="Myriad Pro" w:eastAsia="方正黑体简体" w:hAnsi="Myriad Pro"/>
                  </w:rPr>
                </w:rPrChange>
              </w:rPr>
            </w:pPr>
            <w:r w:rsidRPr="00154B0A">
              <w:rPr>
                <w:rFonts w:ascii="Myriad Pro" w:eastAsia="方正黑体简体" w:hAnsi="Myriad Pro"/>
                <w:sz w:val="22"/>
                <w:szCs w:val="22"/>
                <w:rPrChange w:id="4042" w:author="Chelsea Lee" w:date="2023-10-08T10:09:00Z">
                  <w:rPr>
                    <w:rFonts w:ascii="Myriad Pro" w:eastAsia="方正黑体简体" w:hAnsi="Myriad Pro"/>
                  </w:rPr>
                </w:rPrChange>
              </w:rPr>
              <w:t>2</w:t>
            </w:r>
            <w:r w:rsidR="006B384C">
              <w:rPr>
                <w:rFonts w:ascii="Myriad Pro" w:eastAsia="方正黑体简体" w:hAnsi="Myriad Pro" w:hint="eastAsia"/>
                <w:sz w:val="22"/>
                <w:szCs w:val="22"/>
              </w:rPr>
              <w:t>4</w:t>
            </w:r>
            <w:r w:rsidRPr="00154B0A">
              <w:rPr>
                <w:rFonts w:ascii="Myriad Pro" w:eastAsia="方正黑体简体" w:hAnsi="Myriad Pro"/>
                <w:sz w:val="22"/>
                <w:szCs w:val="22"/>
                <w:rPrChange w:id="4043" w:author="Chelsea Lee" w:date="2023-10-08T10:09:00Z">
                  <w:rPr>
                    <w:rFonts w:ascii="Myriad Pro" w:eastAsia="方正黑体简体" w:hAnsi="Myriad Pro"/>
                  </w:rPr>
                </w:rPrChange>
              </w:rPr>
              <w:t>0912</w:t>
            </w:r>
          </w:p>
        </w:tc>
        <w:tc>
          <w:tcPr>
            <w:tcW w:w="7398" w:type="dxa"/>
            <w:tcPrChange w:id="4044" w:author="Bright Liu" w:date="2025-11-25T11:16:00Z" w16du:dateUtc="2025-11-25T03:16:00Z">
              <w:tcPr>
                <w:tcW w:w="7398" w:type="dxa"/>
              </w:tcPr>
            </w:tcPrChange>
          </w:tcPr>
          <w:p w14:paraId="4A80B9BE" w14:textId="7FBBB8D1" w:rsidR="00E03E1B" w:rsidRPr="00154B0A" w:rsidRDefault="00E03E1B" w:rsidP="0050323B">
            <w:pPr>
              <w:pStyle w:val="-"/>
              <w:spacing w:line="240" w:lineRule="auto"/>
              <w:ind w:leftChars="0" w:left="0" w:firstLine="0"/>
              <w:rPr>
                <w:rFonts w:ascii="Myriad Pro" w:eastAsia="方正黑体简体" w:hAnsi="Myriad Pro"/>
                <w:sz w:val="22"/>
                <w:szCs w:val="22"/>
                <w:rPrChange w:id="4045" w:author="Chelsea Lee" w:date="2023-10-08T10:09:00Z">
                  <w:rPr>
                    <w:rFonts w:ascii="Myriad Pro" w:eastAsia="方正黑体简体" w:hAnsi="Myriad Pro"/>
                  </w:rPr>
                </w:rPrChange>
              </w:rPr>
            </w:pPr>
            <w:r w:rsidRPr="00154B0A">
              <w:rPr>
                <w:rFonts w:ascii="Myriad Pro" w:eastAsia="方正黑体简体" w:hAnsi="Myriad Pro"/>
                <w:sz w:val="22"/>
                <w:szCs w:val="22"/>
                <w:rPrChange w:id="4046" w:author="Chelsea Lee" w:date="2023-10-08T10:09:00Z">
                  <w:rPr>
                    <w:rFonts w:ascii="Myriad Pro" w:eastAsia="方正黑体简体" w:hAnsi="Myriad Pro"/>
                  </w:rPr>
                </w:rPrChange>
              </w:rPr>
              <w:t>Add “</w:t>
            </w:r>
            <w:r w:rsidRPr="00154B0A">
              <w:rPr>
                <w:sz w:val="22"/>
                <w:szCs w:val="22"/>
                <w:rPrChange w:id="4047" w:author="Chelsea Lee" w:date="2023-10-08T10:09:00Z">
                  <w:rPr/>
                </w:rPrChange>
              </w:rPr>
              <w:fldChar w:fldCharType="begin"/>
            </w:r>
            <w:r w:rsidRPr="00154B0A">
              <w:rPr>
                <w:sz w:val="22"/>
                <w:szCs w:val="22"/>
                <w:rPrChange w:id="4048" w:author="Chelsea Lee" w:date="2023-10-08T10:09:00Z">
                  <w:rPr/>
                </w:rPrChange>
              </w:rPr>
              <w:instrText>HYPERLINK \l "_Operating_the_Serial"</w:instrText>
            </w:r>
            <w:r w:rsidRPr="00276A83">
              <w:rPr>
                <w:sz w:val="22"/>
                <w:szCs w:val="22"/>
              </w:rPr>
            </w:r>
            <w:r w:rsidRPr="00154B0A">
              <w:rPr>
                <w:sz w:val="22"/>
                <w:szCs w:val="22"/>
                <w:rPrChange w:id="4049" w:author="Chelsea Lee" w:date="2023-10-08T10:09:00Z">
                  <w:rPr>
                    <w:rStyle w:val="af2"/>
                    <w:rFonts w:ascii="Myriad Pro" w:eastAsia="方正黑体简体" w:hAnsi="Myriad Pro"/>
                  </w:rPr>
                </w:rPrChange>
              </w:rPr>
              <w:fldChar w:fldCharType="separate"/>
            </w:r>
            <w:r w:rsidRPr="00154B0A">
              <w:rPr>
                <w:rStyle w:val="af2"/>
                <w:rFonts w:ascii="Myriad Pro" w:eastAsia="方正黑体简体" w:hAnsi="Myriad Pro"/>
                <w:sz w:val="22"/>
                <w:szCs w:val="22"/>
                <w:rPrChange w:id="4050" w:author="Chelsea Lee" w:date="2023-10-08T10:09:00Z">
                  <w:rPr>
                    <w:rStyle w:val="af2"/>
                    <w:rFonts w:ascii="Myriad Pro" w:eastAsia="方正黑体简体" w:hAnsi="Myriad Pro"/>
                  </w:rPr>
                </w:rPrChange>
              </w:rPr>
              <w:t>Operating the Serial Port</w:t>
            </w:r>
            <w:r w:rsidRPr="00154B0A">
              <w:rPr>
                <w:rStyle w:val="af2"/>
                <w:rFonts w:ascii="Myriad Pro" w:eastAsia="方正黑体简体" w:hAnsi="Myriad Pro"/>
                <w:sz w:val="22"/>
                <w:szCs w:val="22"/>
                <w:rPrChange w:id="4051" w:author="Chelsea Lee" w:date="2023-10-08T10:09:00Z">
                  <w:rPr>
                    <w:rStyle w:val="af2"/>
                    <w:rFonts w:ascii="Myriad Pro" w:eastAsia="方正黑体简体" w:hAnsi="Myriad Pro"/>
                  </w:rPr>
                </w:rPrChange>
              </w:rPr>
              <w:fldChar w:fldCharType="end"/>
            </w:r>
            <w:r w:rsidRPr="00154B0A">
              <w:rPr>
                <w:rFonts w:ascii="Myriad Pro" w:eastAsia="方正黑体简体" w:hAnsi="Myriad Pro"/>
                <w:sz w:val="22"/>
                <w:szCs w:val="22"/>
                <w:rPrChange w:id="4052" w:author="Chelsea Lee" w:date="2023-10-08T10:09:00Z">
                  <w:rPr>
                    <w:rFonts w:ascii="Myriad Pro" w:eastAsia="方正黑体简体" w:hAnsi="Myriad Pro"/>
                  </w:rPr>
                </w:rPrChange>
              </w:rPr>
              <w:t>” section</w:t>
            </w:r>
          </w:p>
        </w:tc>
      </w:tr>
      <w:tr w:rsidR="00066DED" w:rsidRPr="00301C12" w14:paraId="3FC14788" w14:textId="77777777" w:rsidTr="00066DED">
        <w:trPr>
          <w:ins w:id="4053" w:author="Bright Liu" w:date="2025-11-25T11:16:00Z"/>
        </w:trPr>
        <w:tc>
          <w:tcPr>
            <w:tcW w:w="997" w:type="dxa"/>
            <w:tcPrChange w:id="4054" w:author="Bright Liu" w:date="2025-11-25T11:16:00Z" w16du:dateUtc="2025-11-25T03:16:00Z">
              <w:tcPr>
                <w:tcW w:w="990" w:type="dxa"/>
              </w:tcPr>
            </w:tcPrChange>
          </w:tcPr>
          <w:p w14:paraId="13978998" w14:textId="77777777" w:rsidR="00066DED" w:rsidRPr="00066DED" w:rsidRDefault="00066DED" w:rsidP="0050323B">
            <w:pPr>
              <w:pStyle w:val="-"/>
              <w:spacing w:line="240" w:lineRule="auto"/>
              <w:ind w:leftChars="0" w:left="0" w:firstLine="0"/>
              <w:rPr>
                <w:ins w:id="4055" w:author="Bright Liu" w:date="2025-11-25T11:16:00Z" w16du:dateUtc="2025-11-25T03:16:00Z"/>
                <w:rFonts w:ascii="Myriad Pro" w:eastAsia="方正黑体简体" w:hAnsi="Myriad Pro"/>
                <w:sz w:val="22"/>
                <w:szCs w:val="22"/>
              </w:rPr>
            </w:pPr>
          </w:p>
        </w:tc>
        <w:tc>
          <w:tcPr>
            <w:tcW w:w="1137" w:type="dxa"/>
            <w:tcPrChange w:id="4056" w:author="Bright Liu" w:date="2025-11-25T11:16:00Z" w16du:dateUtc="2025-11-25T03:16:00Z">
              <w:tcPr>
                <w:tcW w:w="1137" w:type="dxa"/>
              </w:tcPr>
            </w:tcPrChange>
          </w:tcPr>
          <w:p w14:paraId="378652F4" w14:textId="77777777" w:rsidR="00066DED" w:rsidRPr="00066DED" w:rsidRDefault="00066DED" w:rsidP="0050323B">
            <w:pPr>
              <w:pStyle w:val="-"/>
              <w:spacing w:line="240" w:lineRule="auto"/>
              <w:ind w:leftChars="0" w:left="0" w:firstLine="0"/>
              <w:rPr>
                <w:ins w:id="4057" w:author="Bright Liu" w:date="2025-11-25T11:16:00Z" w16du:dateUtc="2025-11-25T03:16:00Z"/>
                <w:rFonts w:ascii="Myriad Pro" w:eastAsia="方正黑体简体" w:hAnsi="Myriad Pro"/>
                <w:sz w:val="22"/>
                <w:szCs w:val="22"/>
              </w:rPr>
            </w:pPr>
          </w:p>
        </w:tc>
        <w:tc>
          <w:tcPr>
            <w:tcW w:w="7398" w:type="dxa"/>
            <w:tcPrChange w:id="4058" w:author="Bright Liu" w:date="2025-11-25T11:16:00Z" w16du:dateUtc="2025-11-25T03:16:00Z">
              <w:tcPr>
                <w:tcW w:w="7398" w:type="dxa"/>
              </w:tcPr>
            </w:tcPrChange>
          </w:tcPr>
          <w:p w14:paraId="3729201A" w14:textId="77777777" w:rsidR="00066DED" w:rsidRPr="00066DED" w:rsidRDefault="00066DED" w:rsidP="0050323B">
            <w:pPr>
              <w:pStyle w:val="-"/>
              <w:spacing w:line="240" w:lineRule="auto"/>
              <w:ind w:leftChars="0" w:left="0" w:firstLine="0"/>
              <w:rPr>
                <w:ins w:id="4059" w:author="Bright Liu" w:date="2025-11-25T11:16:00Z" w16du:dateUtc="2025-11-25T03:16:00Z"/>
                <w:rFonts w:ascii="Myriad Pro" w:eastAsia="方正黑体简体" w:hAnsi="Myriad Pro"/>
                <w:sz w:val="22"/>
                <w:szCs w:val="22"/>
              </w:rPr>
            </w:pPr>
          </w:p>
        </w:tc>
      </w:tr>
    </w:tbl>
    <w:p w14:paraId="48B3973F" w14:textId="0744A35F" w:rsidR="00943114" w:rsidRPr="00943114" w:rsidDel="00C61F40" w:rsidRDefault="00943114" w:rsidP="00943114">
      <w:pPr>
        <w:rPr>
          <w:del w:id="4060" w:author="Chelsea Lee" w:date="2023-09-20T11:57:00Z"/>
          <w:rFonts w:ascii="Myriad Pro" w:eastAsia="方正黑体简体" w:hAnsi="Myriad Pro"/>
          <w:b/>
          <w:bCs/>
          <w:szCs w:val="21"/>
        </w:rPr>
      </w:pPr>
    </w:p>
    <w:p w14:paraId="666165DB" w14:textId="48C188D1" w:rsidR="00943114" w:rsidRPr="007963C6" w:rsidDel="00066DED" w:rsidRDefault="00943114" w:rsidP="00943114">
      <w:pPr>
        <w:rPr>
          <w:del w:id="4061" w:author="Bright Liu" w:date="2025-11-25T11:17:00Z" w16du:dateUtc="2025-11-25T03:17:00Z"/>
          <w:rFonts w:ascii="Myriad Pro" w:eastAsia="方正黑体简体" w:hAnsi="Myriad Pro"/>
          <w:szCs w:val="21"/>
        </w:rPr>
        <w:sectPr w:rsidR="00943114" w:rsidRPr="007963C6" w:rsidDel="00066DED" w:rsidSect="00CF3E24">
          <w:pgSz w:w="11907" w:h="16840"/>
          <w:pgMar w:top="1021" w:right="1191" w:bottom="1021" w:left="1191" w:header="720" w:footer="454" w:gutter="0"/>
          <w:cols w:space="425"/>
          <w:docGrid w:type="lines" w:linePitch="312"/>
        </w:sectPr>
      </w:pPr>
    </w:p>
    <w:p w14:paraId="6E11628C" w14:textId="32DAB540" w:rsidR="00383277" w:rsidRPr="007963C6" w:rsidRDefault="00066DED">
      <w:pPr>
        <w:rPr>
          <w:rFonts w:ascii="Myriad Pro" w:eastAsia="方正黑体简体" w:hAnsi="Myriad Pro"/>
          <w:b/>
          <w:bCs/>
          <w:szCs w:val="21"/>
        </w:rPr>
        <w:pPrChange w:id="4062" w:author="Bright Liu" w:date="2025-11-25T11:16:00Z" w16du:dateUtc="2025-11-25T03:16:00Z">
          <w:pPr>
            <w:ind w:left="360"/>
          </w:pPr>
        </w:pPrChange>
      </w:pPr>
      <w:del w:id="4063" w:author="Bright Liu" w:date="2025-11-25T11:16:00Z" w16du:dateUtc="2025-11-25T03:16:00Z">
        <w:r w:rsidRPr="007963C6" w:rsidDel="00066DED">
          <w:rPr>
            <w:rFonts w:ascii="Myriad Pro" w:eastAsia="方正黑体简体" w:hAnsi="Myriad Pro"/>
            <w:b/>
            <w:bCs/>
            <w:noProof/>
            <w:szCs w:val="21"/>
          </w:rPr>
          <w:drawing>
            <wp:anchor distT="0" distB="0" distL="114300" distR="114300" simplePos="0" relativeHeight="251654656" behindDoc="1" locked="0" layoutInCell="1" allowOverlap="1" wp14:anchorId="537582CC" wp14:editId="4722F484">
              <wp:simplePos x="0" y="0"/>
              <wp:positionH relativeFrom="margin">
                <wp:posOffset>-463804</wp:posOffset>
              </wp:positionH>
              <wp:positionV relativeFrom="margin">
                <wp:posOffset>-370358</wp:posOffset>
              </wp:positionV>
              <wp:extent cx="7747635" cy="10946765"/>
              <wp:effectExtent l="0" t="0" r="5715" b="0"/>
              <wp:wrapNone/>
              <wp:docPr id="651435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747635" cy="10946765"/>
                      </a:xfrm>
                      <a:prstGeom prst="rect">
                        <a:avLst/>
                      </a:prstGeom>
                      <a:noFill/>
                      <a:ln>
                        <a:noFill/>
                      </a:ln>
                    </pic:spPr>
                  </pic:pic>
                </a:graphicData>
              </a:graphic>
              <wp14:sizeRelH relativeFrom="page">
                <wp14:pctWidth>0</wp14:pctWidth>
              </wp14:sizeRelH>
              <wp14:sizeRelV relativeFrom="page">
                <wp14:pctHeight>0</wp14:pctHeight>
              </wp14:sizeRelV>
            </wp:anchor>
          </w:drawing>
        </w:r>
        <w:r w:rsidR="00C27D29" w:rsidRPr="00A1785F" w:rsidDel="00066DED">
          <w:rPr>
            <w:noProof/>
          </w:rPr>
          <w:drawing>
            <wp:anchor distT="0" distB="0" distL="114300" distR="114300" simplePos="0" relativeHeight="251655680" behindDoc="0" locked="0" layoutInCell="1" allowOverlap="1" wp14:anchorId="37B853AD" wp14:editId="230B4439">
              <wp:simplePos x="0" y="0"/>
              <wp:positionH relativeFrom="column">
                <wp:posOffset>3606165</wp:posOffset>
              </wp:positionH>
              <wp:positionV relativeFrom="paragraph">
                <wp:posOffset>7990205</wp:posOffset>
              </wp:positionV>
              <wp:extent cx="2442845" cy="523875"/>
              <wp:effectExtent l="0" t="0" r="0" b="0"/>
              <wp:wrapSquare wrapText="bothSides"/>
              <wp:docPr id="1187427259" name="图片 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523875"/>
                      </a:xfrm>
                      <a:prstGeom prst="rect">
                        <a:avLst/>
                      </a:prstGeom>
                      <a:noFill/>
                      <a:ln>
                        <a:noFill/>
                      </a:ln>
                    </pic:spPr>
                  </pic:pic>
                </a:graphicData>
              </a:graphic>
              <wp14:sizeRelH relativeFrom="margin">
                <wp14:pctWidth>0</wp14:pctWidth>
              </wp14:sizeRelH>
              <wp14:sizeRelV relativeFrom="margin">
                <wp14:pctHeight>0</wp14:pctHeight>
              </wp14:sizeRelV>
            </wp:anchor>
          </w:drawing>
        </w:r>
      </w:del>
    </w:p>
    <w:sectPr w:rsidR="00383277" w:rsidRPr="007963C6" w:rsidSect="00CF3E24">
      <w:headerReference w:type="default" r:id="rId17"/>
      <w:footerReference w:type="default" r:id="rId18"/>
      <w:pgSz w:w="11907" w:h="16840"/>
      <w:pgMar w:top="1021" w:right="1191" w:bottom="1021" w:left="1191" w:header="720"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96B3" w14:textId="77777777" w:rsidR="00614ACE" w:rsidRDefault="00614ACE">
      <w:r>
        <w:separator/>
      </w:r>
    </w:p>
  </w:endnote>
  <w:endnote w:type="continuationSeparator" w:id="0">
    <w:p w14:paraId="3FE22EC4" w14:textId="77777777" w:rsidR="00614ACE" w:rsidRDefault="0061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方正黑体简体">
    <w:altName w:val="微软雅黑"/>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Layout w:type="fixed"/>
      <w:tblLook w:val="0000" w:firstRow="0" w:lastRow="0" w:firstColumn="0" w:lastColumn="0" w:noHBand="0" w:noVBand="0"/>
    </w:tblPr>
    <w:tblGrid>
      <w:gridCol w:w="3332"/>
      <w:gridCol w:w="3224"/>
      <w:gridCol w:w="2800"/>
    </w:tblGrid>
    <w:tr w:rsidR="00781756" w:rsidRPr="00FA02E3" w14:paraId="273E9E5F" w14:textId="77777777" w:rsidTr="001827D0">
      <w:trPr>
        <w:trHeight w:val="20"/>
      </w:trPr>
      <w:tc>
        <w:tcPr>
          <w:tcW w:w="3332" w:type="dxa"/>
        </w:tcPr>
        <w:p w14:paraId="7B35AFE1" w14:textId="345BE459" w:rsidR="00781756" w:rsidRPr="00FA02E3" w:rsidRDefault="00781756" w:rsidP="00781756">
          <w:pPr>
            <w:pStyle w:val="ab"/>
            <w:ind w:rightChars="-35" w:right="-73"/>
            <w:rPr>
              <w:rFonts w:ascii="Myriad Pro" w:hAnsi="Myriad Pro"/>
              <w:color w:val="000000"/>
            </w:rPr>
          </w:pPr>
          <w:del w:id="747" w:author="Bright Liu" w:date="2025-11-25T11:13:00Z" w16du:dateUtc="2025-11-25T03:13:00Z">
            <w:r w:rsidRPr="00FA02E3" w:rsidDel="00670D06">
              <w:rPr>
                <w:rFonts w:ascii="Myriad Pro" w:hAnsi="Myriad Pro"/>
                <w:color w:val="000000"/>
              </w:rPr>
              <w:delText>www.avaccess.com</w:delText>
            </w:r>
          </w:del>
        </w:p>
      </w:tc>
      <w:tc>
        <w:tcPr>
          <w:tcW w:w="3224" w:type="dxa"/>
        </w:tcPr>
        <w:p w14:paraId="55A9447F" w14:textId="77777777" w:rsidR="00781756" w:rsidRPr="00FA02E3" w:rsidRDefault="00781756" w:rsidP="00781756">
          <w:pPr>
            <w:pStyle w:val="ab"/>
            <w:ind w:rightChars="-35" w:right="-73"/>
            <w:jc w:val="center"/>
            <w:rPr>
              <w:rFonts w:ascii="Myriad Pro" w:hAnsi="Myriad Pro"/>
              <w:color w:val="000000"/>
            </w:rPr>
          </w:pPr>
          <w:r w:rsidRPr="00FA02E3">
            <w:rPr>
              <w:rFonts w:ascii="Myriad Pro" w:hAnsi="Myriad Pro"/>
              <w:color w:val="000000"/>
            </w:rPr>
            <w:fldChar w:fldCharType="begin"/>
          </w:r>
          <w:r w:rsidRPr="00FA02E3">
            <w:rPr>
              <w:rFonts w:ascii="Myriad Pro" w:hAnsi="Myriad Pro"/>
              <w:color w:val="000000"/>
            </w:rPr>
            <w:instrText>PAGE   \* MERGEFORMAT</w:instrText>
          </w:r>
          <w:r w:rsidRPr="00FA02E3">
            <w:rPr>
              <w:rFonts w:ascii="Myriad Pro" w:hAnsi="Myriad Pro"/>
              <w:color w:val="000000"/>
            </w:rPr>
            <w:fldChar w:fldCharType="separate"/>
          </w:r>
          <w:r w:rsidRPr="00FA02E3">
            <w:rPr>
              <w:rFonts w:ascii="Myriad Pro" w:hAnsi="Myriad Pro"/>
              <w:noProof/>
              <w:color w:val="000000"/>
              <w:lang w:val="zh-CN"/>
            </w:rPr>
            <w:t>1</w:t>
          </w:r>
          <w:r w:rsidRPr="00FA02E3">
            <w:rPr>
              <w:rFonts w:ascii="Myriad Pro" w:hAnsi="Myriad Pro"/>
              <w:color w:val="000000"/>
            </w:rPr>
            <w:fldChar w:fldCharType="end"/>
          </w:r>
        </w:p>
      </w:tc>
      <w:tc>
        <w:tcPr>
          <w:tcW w:w="2800" w:type="dxa"/>
        </w:tcPr>
        <w:p w14:paraId="59B59C6B" w14:textId="0A6A98FC" w:rsidR="00781756" w:rsidRPr="00FA02E3" w:rsidRDefault="00781756" w:rsidP="00781756">
          <w:pPr>
            <w:pStyle w:val="ab"/>
            <w:ind w:rightChars="-35" w:right="-73"/>
            <w:jc w:val="right"/>
            <w:rPr>
              <w:rFonts w:ascii="Myriad Pro" w:hAnsi="Myriad Pro"/>
              <w:color w:val="000000"/>
            </w:rPr>
          </w:pPr>
          <w:del w:id="748" w:author="Bright Liu" w:date="2025-11-25T11:13:00Z" w16du:dateUtc="2025-11-25T03:13:00Z">
            <w:r w:rsidRPr="00FA02E3" w:rsidDel="00670D06">
              <w:rPr>
                <w:rFonts w:ascii="Myriad Pro" w:eastAsia="微软雅黑" w:hAnsi="Myriad Pro" w:cs="Arial"/>
                <w:color w:val="000000"/>
                <w:kern w:val="0"/>
              </w:rPr>
              <w:delText>info@avaccess.com</w:delText>
            </w:r>
          </w:del>
        </w:p>
      </w:tc>
    </w:tr>
  </w:tbl>
  <w:p w14:paraId="27ACB1EF" w14:textId="77777777" w:rsidR="00781756" w:rsidRDefault="00781756">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B1DE" w14:textId="77777777" w:rsidR="00E86597" w:rsidRDefault="00E8659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EFECF" w14:textId="77777777" w:rsidR="00614ACE" w:rsidRDefault="00614ACE">
      <w:r>
        <w:separator/>
      </w:r>
    </w:p>
  </w:footnote>
  <w:footnote w:type="continuationSeparator" w:id="0">
    <w:p w14:paraId="74814A01" w14:textId="77777777" w:rsidR="00614ACE" w:rsidRDefault="0061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B1B2" w14:textId="043B0DB1" w:rsidR="00E026CD" w:rsidRPr="00377F30" w:rsidRDefault="00E026CD" w:rsidP="00DD6F49">
    <w:pPr>
      <w:pStyle w:val="ac"/>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B9C6" w14:textId="77777777" w:rsidR="00E86597" w:rsidRPr="00377F30" w:rsidRDefault="00E86597" w:rsidP="00377F30">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17F02AC"/>
    <w:multiLevelType w:val="hybridMultilevel"/>
    <w:tmpl w:val="481AA32E"/>
    <w:lvl w:ilvl="0" w:tplc="0E701FB4">
      <w:start w:val="1"/>
      <w:numFmt w:val="bullet"/>
      <w:lvlText w:val=""/>
      <w:lvlJc w:val="left"/>
      <w:pPr>
        <w:ind w:left="1619" w:hanging="440"/>
      </w:pPr>
      <w:rPr>
        <w:rFonts w:ascii="Wingdings" w:hAnsi="Wingdings" w:hint="default"/>
      </w:rPr>
    </w:lvl>
    <w:lvl w:ilvl="1" w:tplc="04090003" w:tentative="1">
      <w:start w:val="1"/>
      <w:numFmt w:val="bullet"/>
      <w:lvlText w:val=""/>
      <w:lvlJc w:val="left"/>
      <w:pPr>
        <w:ind w:left="2059" w:hanging="440"/>
      </w:pPr>
      <w:rPr>
        <w:rFonts w:ascii="Wingdings" w:hAnsi="Wingdings" w:hint="default"/>
      </w:rPr>
    </w:lvl>
    <w:lvl w:ilvl="2" w:tplc="04090005" w:tentative="1">
      <w:start w:val="1"/>
      <w:numFmt w:val="bullet"/>
      <w:lvlText w:val=""/>
      <w:lvlJc w:val="left"/>
      <w:pPr>
        <w:ind w:left="2499" w:hanging="440"/>
      </w:pPr>
      <w:rPr>
        <w:rFonts w:ascii="Wingdings" w:hAnsi="Wingdings" w:hint="default"/>
      </w:rPr>
    </w:lvl>
    <w:lvl w:ilvl="3" w:tplc="04090001" w:tentative="1">
      <w:start w:val="1"/>
      <w:numFmt w:val="bullet"/>
      <w:lvlText w:val=""/>
      <w:lvlJc w:val="left"/>
      <w:pPr>
        <w:ind w:left="2939" w:hanging="440"/>
      </w:pPr>
      <w:rPr>
        <w:rFonts w:ascii="Wingdings" w:hAnsi="Wingdings" w:hint="default"/>
      </w:rPr>
    </w:lvl>
    <w:lvl w:ilvl="4" w:tplc="04090003" w:tentative="1">
      <w:start w:val="1"/>
      <w:numFmt w:val="bullet"/>
      <w:lvlText w:val=""/>
      <w:lvlJc w:val="left"/>
      <w:pPr>
        <w:ind w:left="3379" w:hanging="440"/>
      </w:pPr>
      <w:rPr>
        <w:rFonts w:ascii="Wingdings" w:hAnsi="Wingdings" w:hint="default"/>
      </w:rPr>
    </w:lvl>
    <w:lvl w:ilvl="5" w:tplc="04090005" w:tentative="1">
      <w:start w:val="1"/>
      <w:numFmt w:val="bullet"/>
      <w:lvlText w:val=""/>
      <w:lvlJc w:val="left"/>
      <w:pPr>
        <w:ind w:left="3819" w:hanging="440"/>
      </w:pPr>
      <w:rPr>
        <w:rFonts w:ascii="Wingdings" w:hAnsi="Wingdings" w:hint="default"/>
      </w:rPr>
    </w:lvl>
    <w:lvl w:ilvl="6" w:tplc="04090001" w:tentative="1">
      <w:start w:val="1"/>
      <w:numFmt w:val="bullet"/>
      <w:lvlText w:val=""/>
      <w:lvlJc w:val="left"/>
      <w:pPr>
        <w:ind w:left="4259" w:hanging="440"/>
      </w:pPr>
      <w:rPr>
        <w:rFonts w:ascii="Wingdings" w:hAnsi="Wingdings" w:hint="default"/>
      </w:rPr>
    </w:lvl>
    <w:lvl w:ilvl="7" w:tplc="04090003" w:tentative="1">
      <w:start w:val="1"/>
      <w:numFmt w:val="bullet"/>
      <w:lvlText w:val=""/>
      <w:lvlJc w:val="left"/>
      <w:pPr>
        <w:ind w:left="4699" w:hanging="440"/>
      </w:pPr>
      <w:rPr>
        <w:rFonts w:ascii="Wingdings" w:hAnsi="Wingdings" w:hint="default"/>
      </w:rPr>
    </w:lvl>
    <w:lvl w:ilvl="8" w:tplc="04090005" w:tentative="1">
      <w:start w:val="1"/>
      <w:numFmt w:val="bullet"/>
      <w:lvlText w:val=""/>
      <w:lvlJc w:val="left"/>
      <w:pPr>
        <w:ind w:left="5139" w:hanging="440"/>
      </w:pPr>
      <w:rPr>
        <w:rFonts w:ascii="Wingdings" w:hAnsi="Wingdings" w:hint="default"/>
      </w:rPr>
    </w:lvl>
  </w:abstractNum>
  <w:abstractNum w:abstractNumId="2" w15:restartNumberingAfterBreak="0">
    <w:nsid w:val="06D24AB6"/>
    <w:multiLevelType w:val="hybridMultilevel"/>
    <w:tmpl w:val="BA583E20"/>
    <w:lvl w:ilvl="0" w:tplc="04090019">
      <w:start w:val="1"/>
      <w:numFmt w:val="lowerLetter"/>
      <w:lvlText w:val="%1)"/>
      <w:lvlJc w:val="left"/>
      <w:pPr>
        <w:ind w:left="1700" w:hanging="440"/>
      </w:pPr>
      <w:rPr>
        <w:rFonts w:hint="default"/>
      </w:rPr>
    </w:lvl>
    <w:lvl w:ilvl="1" w:tplc="FFFFFFFF" w:tentative="1">
      <w:start w:val="1"/>
      <w:numFmt w:val="bullet"/>
      <w:lvlText w:val=""/>
      <w:lvlJc w:val="left"/>
      <w:pPr>
        <w:ind w:left="2140" w:hanging="440"/>
      </w:pPr>
      <w:rPr>
        <w:rFonts w:ascii="Wingdings" w:hAnsi="Wingdings" w:hint="default"/>
      </w:rPr>
    </w:lvl>
    <w:lvl w:ilvl="2" w:tplc="FFFFFFFF" w:tentative="1">
      <w:start w:val="1"/>
      <w:numFmt w:val="bullet"/>
      <w:lvlText w:val=""/>
      <w:lvlJc w:val="left"/>
      <w:pPr>
        <w:ind w:left="2580" w:hanging="440"/>
      </w:pPr>
      <w:rPr>
        <w:rFonts w:ascii="Wingdings" w:hAnsi="Wingdings" w:hint="default"/>
      </w:rPr>
    </w:lvl>
    <w:lvl w:ilvl="3" w:tplc="FFFFFFFF" w:tentative="1">
      <w:start w:val="1"/>
      <w:numFmt w:val="bullet"/>
      <w:lvlText w:val=""/>
      <w:lvlJc w:val="left"/>
      <w:pPr>
        <w:ind w:left="3020" w:hanging="440"/>
      </w:pPr>
      <w:rPr>
        <w:rFonts w:ascii="Wingdings" w:hAnsi="Wingdings" w:hint="default"/>
      </w:rPr>
    </w:lvl>
    <w:lvl w:ilvl="4" w:tplc="FFFFFFFF" w:tentative="1">
      <w:start w:val="1"/>
      <w:numFmt w:val="bullet"/>
      <w:lvlText w:val=""/>
      <w:lvlJc w:val="left"/>
      <w:pPr>
        <w:ind w:left="3460" w:hanging="440"/>
      </w:pPr>
      <w:rPr>
        <w:rFonts w:ascii="Wingdings" w:hAnsi="Wingdings" w:hint="default"/>
      </w:rPr>
    </w:lvl>
    <w:lvl w:ilvl="5" w:tplc="FFFFFFFF" w:tentative="1">
      <w:start w:val="1"/>
      <w:numFmt w:val="bullet"/>
      <w:lvlText w:val=""/>
      <w:lvlJc w:val="left"/>
      <w:pPr>
        <w:ind w:left="3900" w:hanging="440"/>
      </w:pPr>
      <w:rPr>
        <w:rFonts w:ascii="Wingdings" w:hAnsi="Wingdings" w:hint="default"/>
      </w:rPr>
    </w:lvl>
    <w:lvl w:ilvl="6" w:tplc="FFFFFFFF" w:tentative="1">
      <w:start w:val="1"/>
      <w:numFmt w:val="bullet"/>
      <w:lvlText w:val=""/>
      <w:lvlJc w:val="left"/>
      <w:pPr>
        <w:ind w:left="4340" w:hanging="440"/>
      </w:pPr>
      <w:rPr>
        <w:rFonts w:ascii="Wingdings" w:hAnsi="Wingdings" w:hint="default"/>
      </w:rPr>
    </w:lvl>
    <w:lvl w:ilvl="7" w:tplc="FFFFFFFF" w:tentative="1">
      <w:start w:val="1"/>
      <w:numFmt w:val="bullet"/>
      <w:lvlText w:val=""/>
      <w:lvlJc w:val="left"/>
      <w:pPr>
        <w:ind w:left="4780" w:hanging="440"/>
      </w:pPr>
      <w:rPr>
        <w:rFonts w:ascii="Wingdings" w:hAnsi="Wingdings" w:hint="default"/>
      </w:rPr>
    </w:lvl>
    <w:lvl w:ilvl="8" w:tplc="FFFFFFFF" w:tentative="1">
      <w:start w:val="1"/>
      <w:numFmt w:val="bullet"/>
      <w:lvlText w:val=""/>
      <w:lvlJc w:val="left"/>
      <w:pPr>
        <w:ind w:left="5220" w:hanging="440"/>
      </w:pPr>
      <w:rPr>
        <w:rFonts w:ascii="Wingdings" w:hAnsi="Wingdings" w:hint="default"/>
      </w:rPr>
    </w:lvl>
  </w:abstractNum>
  <w:abstractNum w:abstractNumId="3" w15:restartNumberingAfterBreak="0">
    <w:nsid w:val="097342B2"/>
    <w:multiLevelType w:val="hybridMultilevel"/>
    <w:tmpl w:val="CBDADFFC"/>
    <w:lvl w:ilvl="0" w:tplc="04090019">
      <w:start w:val="1"/>
      <w:numFmt w:val="lowerLetter"/>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4" w15:restartNumberingAfterBreak="0">
    <w:nsid w:val="0C096E78"/>
    <w:multiLevelType w:val="hybridMultilevel"/>
    <w:tmpl w:val="8D08D40C"/>
    <w:lvl w:ilvl="0" w:tplc="78A85AB6">
      <w:start w:val="1"/>
      <w:numFmt w:val="bullet"/>
      <w:lvlText w:val=""/>
      <w:lvlJc w:val="left"/>
      <w:pPr>
        <w:ind w:left="880" w:hanging="440"/>
      </w:pPr>
      <w:rPr>
        <w:rFonts w:ascii="Wingdings" w:hAnsi="Wingdings"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C931400"/>
    <w:multiLevelType w:val="hybridMultilevel"/>
    <w:tmpl w:val="0B82BE8A"/>
    <w:lvl w:ilvl="0" w:tplc="5A3C4BA6">
      <w:start w:val="1"/>
      <w:numFmt w:val="bullet"/>
      <w:lvlText w:val=""/>
      <w:lvlJc w:val="left"/>
      <w:pPr>
        <w:ind w:left="1490" w:hanging="440"/>
      </w:pPr>
      <w:rPr>
        <w:rFonts w:ascii="Wingdings" w:hAnsi="Wingdings" w:hint="default"/>
      </w:rPr>
    </w:lvl>
    <w:lvl w:ilvl="1" w:tplc="04090003" w:tentative="1">
      <w:start w:val="1"/>
      <w:numFmt w:val="bullet"/>
      <w:lvlText w:val=""/>
      <w:lvlJc w:val="left"/>
      <w:pPr>
        <w:ind w:left="1930" w:hanging="440"/>
      </w:pPr>
      <w:rPr>
        <w:rFonts w:ascii="Wingdings" w:hAnsi="Wingdings" w:hint="default"/>
      </w:rPr>
    </w:lvl>
    <w:lvl w:ilvl="2" w:tplc="04090005"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3" w:tentative="1">
      <w:start w:val="1"/>
      <w:numFmt w:val="bullet"/>
      <w:lvlText w:val=""/>
      <w:lvlJc w:val="left"/>
      <w:pPr>
        <w:ind w:left="3250" w:hanging="440"/>
      </w:pPr>
      <w:rPr>
        <w:rFonts w:ascii="Wingdings" w:hAnsi="Wingdings" w:hint="default"/>
      </w:rPr>
    </w:lvl>
    <w:lvl w:ilvl="5" w:tplc="04090005"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3" w:tentative="1">
      <w:start w:val="1"/>
      <w:numFmt w:val="bullet"/>
      <w:lvlText w:val=""/>
      <w:lvlJc w:val="left"/>
      <w:pPr>
        <w:ind w:left="4570" w:hanging="440"/>
      </w:pPr>
      <w:rPr>
        <w:rFonts w:ascii="Wingdings" w:hAnsi="Wingdings" w:hint="default"/>
      </w:rPr>
    </w:lvl>
    <w:lvl w:ilvl="8" w:tplc="04090005" w:tentative="1">
      <w:start w:val="1"/>
      <w:numFmt w:val="bullet"/>
      <w:lvlText w:val=""/>
      <w:lvlJc w:val="left"/>
      <w:pPr>
        <w:ind w:left="5010" w:hanging="440"/>
      </w:pPr>
      <w:rPr>
        <w:rFonts w:ascii="Wingdings" w:hAnsi="Wingdings" w:hint="default"/>
      </w:rPr>
    </w:lvl>
  </w:abstractNum>
  <w:abstractNum w:abstractNumId="6" w15:restartNumberingAfterBreak="0">
    <w:nsid w:val="11D12BDD"/>
    <w:multiLevelType w:val="hybridMultilevel"/>
    <w:tmpl w:val="0810AF34"/>
    <w:lvl w:ilvl="0" w:tplc="F650EB3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9B2842"/>
    <w:multiLevelType w:val="multilevel"/>
    <w:tmpl w:val="ECBC7FE6"/>
    <w:lvl w:ilvl="0">
      <w:start w:val="1"/>
      <w:numFmt w:val="decimal"/>
      <w:pStyle w:val="1"/>
      <w:lvlText w:val="%1."/>
      <w:lvlJc w:val="left"/>
      <w:pPr>
        <w:ind w:left="440" w:hanging="440"/>
      </w:pPr>
      <w:rPr>
        <w:rFonts w:ascii="Myriad Pro" w:hAnsi="Myriad Pro" w:hint="default"/>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624"/>
        </w:tabs>
        <w:ind w:left="624" w:firstLine="0"/>
      </w:pPr>
      <w:rPr>
        <w:rFonts w:hint="eastAsia"/>
      </w:rPr>
    </w:lvl>
    <w:lvl w:ilvl="3">
      <w:start w:val="1"/>
      <w:numFmt w:val="decimal"/>
      <w:pStyle w:val="4"/>
      <w:lvlText w:val="%1.%2.%3.%4"/>
      <w:lvlJc w:val="left"/>
      <w:pPr>
        <w:tabs>
          <w:tab w:val="num" w:pos="2356"/>
        </w:tabs>
        <w:ind w:left="1984" w:hanging="708"/>
      </w:pPr>
      <w:rPr>
        <w:rFonts w:hint="eastAsia"/>
      </w:rPr>
    </w:lvl>
    <w:lvl w:ilvl="4">
      <w:start w:val="1"/>
      <w:numFmt w:val="decimal"/>
      <w:pStyle w:val="5"/>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 w15:restartNumberingAfterBreak="0">
    <w:nsid w:val="16143F62"/>
    <w:multiLevelType w:val="hybridMultilevel"/>
    <w:tmpl w:val="B2C81944"/>
    <w:lvl w:ilvl="0" w:tplc="5A3C4BA6">
      <w:start w:val="1"/>
      <w:numFmt w:val="bullet"/>
      <w:lvlText w:val=""/>
      <w:lvlJc w:val="left"/>
      <w:pPr>
        <w:ind w:left="1490" w:hanging="440"/>
      </w:pPr>
      <w:rPr>
        <w:rFonts w:ascii="Wingdings" w:hAnsi="Wingdings" w:hint="default"/>
      </w:rPr>
    </w:lvl>
    <w:lvl w:ilvl="1" w:tplc="04090003" w:tentative="1">
      <w:start w:val="1"/>
      <w:numFmt w:val="bullet"/>
      <w:lvlText w:val=""/>
      <w:lvlJc w:val="left"/>
      <w:pPr>
        <w:ind w:left="1930" w:hanging="440"/>
      </w:pPr>
      <w:rPr>
        <w:rFonts w:ascii="Wingdings" w:hAnsi="Wingdings" w:hint="default"/>
      </w:rPr>
    </w:lvl>
    <w:lvl w:ilvl="2" w:tplc="04090005"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3" w:tentative="1">
      <w:start w:val="1"/>
      <w:numFmt w:val="bullet"/>
      <w:lvlText w:val=""/>
      <w:lvlJc w:val="left"/>
      <w:pPr>
        <w:ind w:left="3250" w:hanging="440"/>
      </w:pPr>
      <w:rPr>
        <w:rFonts w:ascii="Wingdings" w:hAnsi="Wingdings" w:hint="default"/>
      </w:rPr>
    </w:lvl>
    <w:lvl w:ilvl="5" w:tplc="04090005"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3" w:tentative="1">
      <w:start w:val="1"/>
      <w:numFmt w:val="bullet"/>
      <w:lvlText w:val=""/>
      <w:lvlJc w:val="left"/>
      <w:pPr>
        <w:ind w:left="4570" w:hanging="440"/>
      </w:pPr>
      <w:rPr>
        <w:rFonts w:ascii="Wingdings" w:hAnsi="Wingdings" w:hint="default"/>
      </w:rPr>
    </w:lvl>
    <w:lvl w:ilvl="8" w:tplc="04090005" w:tentative="1">
      <w:start w:val="1"/>
      <w:numFmt w:val="bullet"/>
      <w:lvlText w:val=""/>
      <w:lvlJc w:val="left"/>
      <w:pPr>
        <w:ind w:left="5010" w:hanging="440"/>
      </w:pPr>
      <w:rPr>
        <w:rFonts w:ascii="Wingdings" w:hAnsi="Wingdings" w:hint="default"/>
      </w:rPr>
    </w:lvl>
  </w:abstractNum>
  <w:abstractNum w:abstractNumId="9" w15:restartNumberingAfterBreak="0">
    <w:nsid w:val="1929661C"/>
    <w:multiLevelType w:val="hybridMultilevel"/>
    <w:tmpl w:val="173A5836"/>
    <w:lvl w:ilvl="0" w:tplc="0E701FB4">
      <w:start w:val="1"/>
      <w:numFmt w:val="bullet"/>
      <w:lvlText w:val=""/>
      <w:lvlJc w:val="left"/>
      <w:pPr>
        <w:ind w:left="1619" w:hanging="440"/>
      </w:pPr>
      <w:rPr>
        <w:rFonts w:ascii="Wingdings" w:hAnsi="Wingdings" w:hint="default"/>
      </w:rPr>
    </w:lvl>
    <w:lvl w:ilvl="1" w:tplc="04090003" w:tentative="1">
      <w:start w:val="1"/>
      <w:numFmt w:val="bullet"/>
      <w:lvlText w:val=""/>
      <w:lvlJc w:val="left"/>
      <w:pPr>
        <w:ind w:left="2059" w:hanging="440"/>
      </w:pPr>
      <w:rPr>
        <w:rFonts w:ascii="Wingdings" w:hAnsi="Wingdings" w:hint="default"/>
      </w:rPr>
    </w:lvl>
    <w:lvl w:ilvl="2" w:tplc="04090005" w:tentative="1">
      <w:start w:val="1"/>
      <w:numFmt w:val="bullet"/>
      <w:lvlText w:val=""/>
      <w:lvlJc w:val="left"/>
      <w:pPr>
        <w:ind w:left="2499" w:hanging="440"/>
      </w:pPr>
      <w:rPr>
        <w:rFonts w:ascii="Wingdings" w:hAnsi="Wingdings" w:hint="default"/>
      </w:rPr>
    </w:lvl>
    <w:lvl w:ilvl="3" w:tplc="04090001" w:tentative="1">
      <w:start w:val="1"/>
      <w:numFmt w:val="bullet"/>
      <w:lvlText w:val=""/>
      <w:lvlJc w:val="left"/>
      <w:pPr>
        <w:ind w:left="2939" w:hanging="440"/>
      </w:pPr>
      <w:rPr>
        <w:rFonts w:ascii="Wingdings" w:hAnsi="Wingdings" w:hint="default"/>
      </w:rPr>
    </w:lvl>
    <w:lvl w:ilvl="4" w:tplc="04090003" w:tentative="1">
      <w:start w:val="1"/>
      <w:numFmt w:val="bullet"/>
      <w:lvlText w:val=""/>
      <w:lvlJc w:val="left"/>
      <w:pPr>
        <w:ind w:left="3379" w:hanging="440"/>
      </w:pPr>
      <w:rPr>
        <w:rFonts w:ascii="Wingdings" w:hAnsi="Wingdings" w:hint="default"/>
      </w:rPr>
    </w:lvl>
    <w:lvl w:ilvl="5" w:tplc="04090005" w:tentative="1">
      <w:start w:val="1"/>
      <w:numFmt w:val="bullet"/>
      <w:lvlText w:val=""/>
      <w:lvlJc w:val="left"/>
      <w:pPr>
        <w:ind w:left="3819" w:hanging="440"/>
      </w:pPr>
      <w:rPr>
        <w:rFonts w:ascii="Wingdings" w:hAnsi="Wingdings" w:hint="default"/>
      </w:rPr>
    </w:lvl>
    <w:lvl w:ilvl="6" w:tplc="04090001" w:tentative="1">
      <w:start w:val="1"/>
      <w:numFmt w:val="bullet"/>
      <w:lvlText w:val=""/>
      <w:lvlJc w:val="left"/>
      <w:pPr>
        <w:ind w:left="4259" w:hanging="440"/>
      </w:pPr>
      <w:rPr>
        <w:rFonts w:ascii="Wingdings" w:hAnsi="Wingdings" w:hint="default"/>
      </w:rPr>
    </w:lvl>
    <w:lvl w:ilvl="7" w:tplc="04090003" w:tentative="1">
      <w:start w:val="1"/>
      <w:numFmt w:val="bullet"/>
      <w:lvlText w:val=""/>
      <w:lvlJc w:val="left"/>
      <w:pPr>
        <w:ind w:left="4699" w:hanging="440"/>
      </w:pPr>
      <w:rPr>
        <w:rFonts w:ascii="Wingdings" w:hAnsi="Wingdings" w:hint="default"/>
      </w:rPr>
    </w:lvl>
    <w:lvl w:ilvl="8" w:tplc="04090005" w:tentative="1">
      <w:start w:val="1"/>
      <w:numFmt w:val="bullet"/>
      <w:lvlText w:val=""/>
      <w:lvlJc w:val="left"/>
      <w:pPr>
        <w:ind w:left="5139" w:hanging="440"/>
      </w:pPr>
      <w:rPr>
        <w:rFonts w:ascii="Wingdings" w:hAnsi="Wingdings" w:hint="default"/>
      </w:rPr>
    </w:lvl>
  </w:abstractNum>
  <w:abstractNum w:abstractNumId="10" w15:restartNumberingAfterBreak="0">
    <w:nsid w:val="1B430ED8"/>
    <w:multiLevelType w:val="hybridMultilevel"/>
    <w:tmpl w:val="3B26B04A"/>
    <w:lvl w:ilvl="0" w:tplc="04090019">
      <w:start w:val="1"/>
      <w:numFmt w:val="lowerLetter"/>
      <w:lvlText w:val="%1)"/>
      <w:lvlJc w:val="left"/>
      <w:pPr>
        <w:ind w:left="1617" w:hanging="440"/>
      </w:pPr>
    </w:lvl>
    <w:lvl w:ilvl="1" w:tplc="04090019" w:tentative="1">
      <w:start w:val="1"/>
      <w:numFmt w:val="lowerLetter"/>
      <w:lvlText w:val="%2)"/>
      <w:lvlJc w:val="left"/>
      <w:pPr>
        <w:ind w:left="2057" w:hanging="440"/>
      </w:pPr>
    </w:lvl>
    <w:lvl w:ilvl="2" w:tplc="0409001B" w:tentative="1">
      <w:start w:val="1"/>
      <w:numFmt w:val="lowerRoman"/>
      <w:lvlText w:val="%3."/>
      <w:lvlJc w:val="right"/>
      <w:pPr>
        <w:ind w:left="2497" w:hanging="440"/>
      </w:pPr>
    </w:lvl>
    <w:lvl w:ilvl="3" w:tplc="0409000F" w:tentative="1">
      <w:start w:val="1"/>
      <w:numFmt w:val="decimal"/>
      <w:lvlText w:val="%4."/>
      <w:lvlJc w:val="left"/>
      <w:pPr>
        <w:ind w:left="2937" w:hanging="440"/>
      </w:pPr>
    </w:lvl>
    <w:lvl w:ilvl="4" w:tplc="04090019" w:tentative="1">
      <w:start w:val="1"/>
      <w:numFmt w:val="lowerLetter"/>
      <w:lvlText w:val="%5)"/>
      <w:lvlJc w:val="left"/>
      <w:pPr>
        <w:ind w:left="3377" w:hanging="440"/>
      </w:pPr>
    </w:lvl>
    <w:lvl w:ilvl="5" w:tplc="0409001B" w:tentative="1">
      <w:start w:val="1"/>
      <w:numFmt w:val="lowerRoman"/>
      <w:lvlText w:val="%6."/>
      <w:lvlJc w:val="right"/>
      <w:pPr>
        <w:ind w:left="3817" w:hanging="440"/>
      </w:pPr>
    </w:lvl>
    <w:lvl w:ilvl="6" w:tplc="0409000F" w:tentative="1">
      <w:start w:val="1"/>
      <w:numFmt w:val="decimal"/>
      <w:lvlText w:val="%7."/>
      <w:lvlJc w:val="left"/>
      <w:pPr>
        <w:ind w:left="4257" w:hanging="440"/>
      </w:pPr>
    </w:lvl>
    <w:lvl w:ilvl="7" w:tplc="04090019" w:tentative="1">
      <w:start w:val="1"/>
      <w:numFmt w:val="lowerLetter"/>
      <w:lvlText w:val="%8)"/>
      <w:lvlJc w:val="left"/>
      <w:pPr>
        <w:ind w:left="4697" w:hanging="440"/>
      </w:pPr>
    </w:lvl>
    <w:lvl w:ilvl="8" w:tplc="0409001B" w:tentative="1">
      <w:start w:val="1"/>
      <w:numFmt w:val="lowerRoman"/>
      <w:lvlText w:val="%9."/>
      <w:lvlJc w:val="right"/>
      <w:pPr>
        <w:ind w:left="5137" w:hanging="440"/>
      </w:pPr>
    </w:lvl>
  </w:abstractNum>
  <w:abstractNum w:abstractNumId="11" w15:restartNumberingAfterBreak="0">
    <w:nsid w:val="1F412D7E"/>
    <w:multiLevelType w:val="hybridMultilevel"/>
    <w:tmpl w:val="8D5EE1D0"/>
    <w:lvl w:ilvl="0" w:tplc="78A85AB6">
      <w:start w:val="1"/>
      <w:numFmt w:val="bullet"/>
      <w:lvlText w:val=""/>
      <w:lvlJc w:val="left"/>
      <w:pPr>
        <w:ind w:left="1301" w:hanging="440"/>
      </w:pPr>
      <w:rPr>
        <w:rFonts w:ascii="Wingdings" w:hAnsi="Wingdings" w:hint="default"/>
        <w:color w:val="auto"/>
      </w:rPr>
    </w:lvl>
    <w:lvl w:ilvl="1" w:tplc="04090003" w:tentative="1">
      <w:start w:val="1"/>
      <w:numFmt w:val="bullet"/>
      <w:lvlText w:val=""/>
      <w:lvlJc w:val="left"/>
      <w:pPr>
        <w:ind w:left="1741" w:hanging="440"/>
      </w:pPr>
      <w:rPr>
        <w:rFonts w:ascii="Wingdings" w:hAnsi="Wingdings" w:hint="default"/>
      </w:rPr>
    </w:lvl>
    <w:lvl w:ilvl="2" w:tplc="04090005" w:tentative="1">
      <w:start w:val="1"/>
      <w:numFmt w:val="bullet"/>
      <w:lvlText w:val=""/>
      <w:lvlJc w:val="left"/>
      <w:pPr>
        <w:ind w:left="2181" w:hanging="440"/>
      </w:pPr>
      <w:rPr>
        <w:rFonts w:ascii="Wingdings" w:hAnsi="Wingdings" w:hint="default"/>
      </w:rPr>
    </w:lvl>
    <w:lvl w:ilvl="3" w:tplc="04090001" w:tentative="1">
      <w:start w:val="1"/>
      <w:numFmt w:val="bullet"/>
      <w:lvlText w:val=""/>
      <w:lvlJc w:val="left"/>
      <w:pPr>
        <w:ind w:left="2621" w:hanging="440"/>
      </w:pPr>
      <w:rPr>
        <w:rFonts w:ascii="Wingdings" w:hAnsi="Wingdings" w:hint="default"/>
      </w:rPr>
    </w:lvl>
    <w:lvl w:ilvl="4" w:tplc="04090003" w:tentative="1">
      <w:start w:val="1"/>
      <w:numFmt w:val="bullet"/>
      <w:lvlText w:val=""/>
      <w:lvlJc w:val="left"/>
      <w:pPr>
        <w:ind w:left="3061" w:hanging="440"/>
      </w:pPr>
      <w:rPr>
        <w:rFonts w:ascii="Wingdings" w:hAnsi="Wingdings" w:hint="default"/>
      </w:rPr>
    </w:lvl>
    <w:lvl w:ilvl="5" w:tplc="04090005" w:tentative="1">
      <w:start w:val="1"/>
      <w:numFmt w:val="bullet"/>
      <w:lvlText w:val=""/>
      <w:lvlJc w:val="left"/>
      <w:pPr>
        <w:ind w:left="3501" w:hanging="440"/>
      </w:pPr>
      <w:rPr>
        <w:rFonts w:ascii="Wingdings" w:hAnsi="Wingdings" w:hint="default"/>
      </w:rPr>
    </w:lvl>
    <w:lvl w:ilvl="6" w:tplc="04090001" w:tentative="1">
      <w:start w:val="1"/>
      <w:numFmt w:val="bullet"/>
      <w:lvlText w:val=""/>
      <w:lvlJc w:val="left"/>
      <w:pPr>
        <w:ind w:left="3941" w:hanging="440"/>
      </w:pPr>
      <w:rPr>
        <w:rFonts w:ascii="Wingdings" w:hAnsi="Wingdings" w:hint="default"/>
      </w:rPr>
    </w:lvl>
    <w:lvl w:ilvl="7" w:tplc="04090003" w:tentative="1">
      <w:start w:val="1"/>
      <w:numFmt w:val="bullet"/>
      <w:lvlText w:val=""/>
      <w:lvlJc w:val="left"/>
      <w:pPr>
        <w:ind w:left="4381" w:hanging="440"/>
      </w:pPr>
      <w:rPr>
        <w:rFonts w:ascii="Wingdings" w:hAnsi="Wingdings" w:hint="default"/>
      </w:rPr>
    </w:lvl>
    <w:lvl w:ilvl="8" w:tplc="04090005" w:tentative="1">
      <w:start w:val="1"/>
      <w:numFmt w:val="bullet"/>
      <w:lvlText w:val=""/>
      <w:lvlJc w:val="left"/>
      <w:pPr>
        <w:ind w:left="4821" w:hanging="440"/>
      </w:pPr>
      <w:rPr>
        <w:rFonts w:ascii="Wingdings" w:hAnsi="Wingdings" w:hint="default"/>
      </w:rPr>
    </w:lvl>
  </w:abstractNum>
  <w:abstractNum w:abstractNumId="12" w15:restartNumberingAfterBreak="0">
    <w:nsid w:val="20481DE0"/>
    <w:multiLevelType w:val="hybridMultilevel"/>
    <w:tmpl w:val="B55E5260"/>
    <w:lvl w:ilvl="0" w:tplc="0E701FB4">
      <w:start w:val="1"/>
      <w:numFmt w:val="bullet"/>
      <w:lvlText w:val=""/>
      <w:lvlJc w:val="left"/>
      <w:pPr>
        <w:ind w:left="1619" w:hanging="440"/>
      </w:pPr>
      <w:rPr>
        <w:rFonts w:ascii="Wingdings" w:hAnsi="Wingdings" w:hint="default"/>
      </w:rPr>
    </w:lvl>
    <w:lvl w:ilvl="1" w:tplc="04090003" w:tentative="1">
      <w:start w:val="1"/>
      <w:numFmt w:val="bullet"/>
      <w:lvlText w:val=""/>
      <w:lvlJc w:val="left"/>
      <w:pPr>
        <w:ind w:left="2059" w:hanging="440"/>
      </w:pPr>
      <w:rPr>
        <w:rFonts w:ascii="Wingdings" w:hAnsi="Wingdings" w:hint="default"/>
      </w:rPr>
    </w:lvl>
    <w:lvl w:ilvl="2" w:tplc="04090005" w:tentative="1">
      <w:start w:val="1"/>
      <w:numFmt w:val="bullet"/>
      <w:lvlText w:val=""/>
      <w:lvlJc w:val="left"/>
      <w:pPr>
        <w:ind w:left="2499" w:hanging="440"/>
      </w:pPr>
      <w:rPr>
        <w:rFonts w:ascii="Wingdings" w:hAnsi="Wingdings" w:hint="default"/>
      </w:rPr>
    </w:lvl>
    <w:lvl w:ilvl="3" w:tplc="04090001" w:tentative="1">
      <w:start w:val="1"/>
      <w:numFmt w:val="bullet"/>
      <w:lvlText w:val=""/>
      <w:lvlJc w:val="left"/>
      <w:pPr>
        <w:ind w:left="2939" w:hanging="440"/>
      </w:pPr>
      <w:rPr>
        <w:rFonts w:ascii="Wingdings" w:hAnsi="Wingdings" w:hint="default"/>
      </w:rPr>
    </w:lvl>
    <w:lvl w:ilvl="4" w:tplc="04090003" w:tentative="1">
      <w:start w:val="1"/>
      <w:numFmt w:val="bullet"/>
      <w:lvlText w:val=""/>
      <w:lvlJc w:val="left"/>
      <w:pPr>
        <w:ind w:left="3379" w:hanging="440"/>
      </w:pPr>
      <w:rPr>
        <w:rFonts w:ascii="Wingdings" w:hAnsi="Wingdings" w:hint="default"/>
      </w:rPr>
    </w:lvl>
    <w:lvl w:ilvl="5" w:tplc="04090005" w:tentative="1">
      <w:start w:val="1"/>
      <w:numFmt w:val="bullet"/>
      <w:lvlText w:val=""/>
      <w:lvlJc w:val="left"/>
      <w:pPr>
        <w:ind w:left="3819" w:hanging="440"/>
      </w:pPr>
      <w:rPr>
        <w:rFonts w:ascii="Wingdings" w:hAnsi="Wingdings" w:hint="default"/>
      </w:rPr>
    </w:lvl>
    <w:lvl w:ilvl="6" w:tplc="04090001" w:tentative="1">
      <w:start w:val="1"/>
      <w:numFmt w:val="bullet"/>
      <w:lvlText w:val=""/>
      <w:lvlJc w:val="left"/>
      <w:pPr>
        <w:ind w:left="4259" w:hanging="440"/>
      </w:pPr>
      <w:rPr>
        <w:rFonts w:ascii="Wingdings" w:hAnsi="Wingdings" w:hint="default"/>
      </w:rPr>
    </w:lvl>
    <w:lvl w:ilvl="7" w:tplc="04090003" w:tentative="1">
      <w:start w:val="1"/>
      <w:numFmt w:val="bullet"/>
      <w:lvlText w:val=""/>
      <w:lvlJc w:val="left"/>
      <w:pPr>
        <w:ind w:left="4699" w:hanging="440"/>
      </w:pPr>
      <w:rPr>
        <w:rFonts w:ascii="Wingdings" w:hAnsi="Wingdings" w:hint="default"/>
      </w:rPr>
    </w:lvl>
    <w:lvl w:ilvl="8" w:tplc="04090005" w:tentative="1">
      <w:start w:val="1"/>
      <w:numFmt w:val="bullet"/>
      <w:lvlText w:val=""/>
      <w:lvlJc w:val="left"/>
      <w:pPr>
        <w:ind w:left="5139" w:hanging="440"/>
      </w:pPr>
      <w:rPr>
        <w:rFonts w:ascii="Wingdings" w:hAnsi="Wingdings" w:hint="default"/>
      </w:rPr>
    </w:lvl>
  </w:abstractNum>
  <w:abstractNum w:abstractNumId="13" w15:restartNumberingAfterBreak="0">
    <w:nsid w:val="28370B6C"/>
    <w:multiLevelType w:val="hybridMultilevel"/>
    <w:tmpl w:val="F48E8082"/>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9113D3F"/>
    <w:multiLevelType w:val="hybridMultilevel"/>
    <w:tmpl w:val="C720BFC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2F6F7FC0"/>
    <w:multiLevelType w:val="hybridMultilevel"/>
    <w:tmpl w:val="039024D4"/>
    <w:lvl w:ilvl="0" w:tplc="9CD8897C">
      <w:start w:val="1"/>
      <w:numFmt w:val="decimal"/>
      <w:lvlText w:val="(%1)"/>
      <w:lvlJc w:val="left"/>
      <w:pPr>
        <w:ind w:left="1617" w:hanging="440"/>
      </w:pPr>
      <w:rPr>
        <w:rFonts w:hint="eastAsia"/>
      </w:rPr>
    </w:lvl>
    <w:lvl w:ilvl="1" w:tplc="FFFFFFFF" w:tentative="1">
      <w:start w:val="1"/>
      <w:numFmt w:val="lowerLetter"/>
      <w:lvlText w:val="%2)"/>
      <w:lvlJc w:val="left"/>
      <w:pPr>
        <w:ind w:left="2057" w:hanging="440"/>
      </w:pPr>
    </w:lvl>
    <w:lvl w:ilvl="2" w:tplc="FFFFFFFF" w:tentative="1">
      <w:start w:val="1"/>
      <w:numFmt w:val="lowerRoman"/>
      <w:lvlText w:val="%3."/>
      <w:lvlJc w:val="right"/>
      <w:pPr>
        <w:ind w:left="2497" w:hanging="440"/>
      </w:pPr>
    </w:lvl>
    <w:lvl w:ilvl="3" w:tplc="FFFFFFFF" w:tentative="1">
      <w:start w:val="1"/>
      <w:numFmt w:val="decimal"/>
      <w:lvlText w:val="%4."/>
      <w:lvlJc w:val="left"/>
      <w:pPr>
        <w:ind w:left="2937" w:hanging="440"/>
      </w:pPr>
    </w:lvl>
    <w:lvl w:ilvl="4" w:tplc="FFFFFFFF" w:tentative="1">
      <w:start w:val="1"/>
      <w:numFmt w:val="lowerLetter"/>
      <w:lvlText w:val="%5)"/>
      <w:lvlJc w:val="left"/>
      <w:pPr>
        <w:ind w:left="3377" w:hanging="440"/>
      </w:pPr>
    </w:lvl>
    <w:lvl w:ilvl="5" w:tplc="FFFFFFFF" w:tentative="1">
      <w:start w:val="1"/>
      <w:numFmt w:val="lowerRoman"/>
      <w:lvlText w:val="%6."/>
      <w:lvlJc w:val="right"/>
      <w:pPr>
        <w:ind w:left="3817" w:hanging="440"/>
      </w:pPr>
    </w:lvl>
    <w:lvl w:ilvl="6" w:tplc="FFFFFFFF" w:tentative="1">
      <w:start w:val="1"/>
      <w:numFmt w:val="decimal"/>
      <w:lvlText w:val="%7."/>
      <w:lvlJc w:val="left"/>
      <w:pPr>
        <w:ind w:left="4257" w:hanging="440"/>
      </w:pPr>
    </w:lvl>
    <w:lvl w:ilvl="7" w:tplc="FFFFFFFF" w:tentative="1">
      <w:start w:val="1"/>
      <w:numFmt w:val="lowerLetter"/>
      <w:lvlText w:val="%8)"/>
      <w:lvlJc w:val="left"/>
      <w:pPr>
        <w:ind w:left="4697" w:hanging="440"/>
      </w:pPr>
    </w:lvl>
    <w:lvl w:ilvl="8" w:tplc="FFFFFFFF" w:tentative="1">
      <w:start w:val="1"/>
      <w:numFmt w:val="lowerRoman"/>
      <w:lvlText w:val="%9."/>
      <w:lvlJc w:val="right"/>
      <w:pPr>
        <w:ind w:left="5137" w:hanging="440"/>
      </w:pPr>
    </w:lvl>
  </w:abstractNum>
  <w:abstractNum w:abstractNumId="16" w15:restartNumberingAfterBreak="0">
    <w:nsid w:val="2FF8780A"/>
    <w:multiLevelType w:val="hybridMultilevel"/>
    <w:tmpl w:val="DD90928A"/>
    <w:lvl w:ilvl="0" w:tplc="715C4F84">
      <w:numFmt w:val="bullet"/>
      <w:lvlText w:val="•"/>
      <w:lvlJc w:val="left"/>
      <w:pPr>
        <w:ind w:left="1177" w:hanging="440"/>
      </w:pPr>
      <w:rPr>
        <w:rFonts w:hint="default"/>
      </w:rPr>
    </w:lvl>
    <w:lvl w:ilvl="1" w:tplc="04090003" w:tentative="1">
      <w:start w:val="1"/>
      <w:numFmt w:val="bullet"/>
      <w:lvlText w:val=""/>
      <w:lvlJc w:val="left"/>
      <w:pPr>
        <w:ind w:left="1617" w:hanging="440"/>
      </w:pPr>
      <w:rPr>
        <w:rFonts w:ascii="Wingdings" w:hAnsi="Wingdings" w:hint="default"/>
      </w:rPr>
    </w:lvl>
    <w:lvl w:ilvl="2" w:tplc="04090005" w:tentative="1">
      <w:start w:val="1"/>
      <w:numFmt w:val="bullet"/>
      <w:lvlText w:val=""/>
      <w:lvlJc w:val="left"/>
      <w:pPr>
        <w:ind w:left="2057" w:hanging="440"/>
      </w:pPr>
      <w:rPr>
        <w:rFonts w:ascii="Wingdings" w:hAnsi="Wingdings" w:hint="default"/>
      </w:rPr>
    </w:lvl>
    <w:lvl w:ilvl="3" w:tplc="04090001" w:tentative="1">
      <w:start w:val="1"/>
      <w:numFmt w:val="bullet"/>
      <w:lvlText w:val=""/>
      <w:lvlJc w:val="left"/>
      <w:pPr>
        <w:ind w:left="2497" w:hanging="440"/>
      </w:pPr>
      <w:rPr>
        <w:rFonts w:ascii="Wingdings" w:hAnsi="Wingdings" w:hint="default"/>
      </w:rPr>
    </w:lvl>
    <w:lvl w:ilvl="4" w:tplc="04090003" w:tentative="1">
      <w:start w:val="1"/>
      <w:numFmt w:val="bullet"/>
      <w:lvlText w:val=""/>
      <w:lvlJc w:val="left"/>
      <w:pPr>
        <w:ind w:left="2937" w:hanging="440"/>
      </w:pPr>
      <w:rPr>
        <w:rFonts w:ascii="Wingdings" w:hAnsi="Wingdings" w:hint="default"/>
      </w:rPr>
    </w:lvl>
    <w:lvl w:ilvl="5" w:tplc="04090005" w:tentative="1">
      <w:start w:val="1"/>
      <w:numFmt w:val="bullet"/>
      <w:lvlText w:val=""/>
      <w:lvlJc w:val="left"/>
      <w:pPr>
        <w:ind w:left="3377" w:hanging="440"/>
      </w:pPr>
      <w:rPr>
        <w:rFonts w:ascii="Wingdings" w:hAnsi="Wingdings" w:hint="default"/>
      </w:rPr>
    </w:lvl>
    <w:lvl w:ilvl="6" w:tplc="04090001" w:tentative="1">
      <w:start w:val="1"/>
      <w:numFmt w:val="bullet"/>
      <w:lvlText w:val=""/>
      <w:lvlJc w:val="left"/>
      <w:pPr>
        <w:ind w:left="3817" w:hanging="440"/>
      </w:pPr>
      <w:rPr>
        <w:rFonts w:ascii="Wingdings" w:hAnsi="Wingdings" w:hint="default"/>
      </w:rPr>
    </w:lvl>
    <w:lvl w:ilvl="7" w:tplc="04090003" w:tentative="1">
      <w:start w:val="1"/>
      <w:numFmt w:val="bullet"/>
      <w:lvlText w:val=""/>
      <w:lvlJc w:val="left"/>
      <w:pPr>
        <w:ind w:left="4257" w:hanging="440"/>
      </w:pPr>
      <w:rPr>
        <w:rFonts w:ascii="Wingdings" w:hAnsi="Wingdings" w:hint="default"/>
      </w:rPr>
    </w:lvl>
    <w:lvl w:ilvl="8" w:tplc="04090005" w:tentative="1">
      <w:start w:val="1"/>
      <w:numFmt w:val="bullet"/>
      <w:lvlText w:val=""/>
      <w:lvlJc w:val="left"/>
      <w:pPr>
        <w:ind w:left="4697" w:hanging="440"/>
      </w:pPr>
      <w:rPr>
        <w:rFonts w:ascii="Wingdings" w:hAnsi="Wingdings" w:hint="default"/>
      </w:rPr>
    </w:lvl>
  </w:abstractNum>
  <w:abstractNum w:abstractNumId="17" w15:restartNumberingAfterBreak="0">
    <w:nsid w:val="367F6A4A"/>
    <w:multiLevelType w:val="hybridMultilevel"/>
    <w:tmpl w:val="C24C600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3924609B"/>
    <w:multiLevelType w:val="multilevel"/>
    <w:tmpl w:val="C79660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C2F0AAA"/>
    <w:multiLevelType w:val="hybridMultilevel"/>
    <w:tmpl w:val="C1B86C54"/>
    <w:lvl w:ilvl="0" w:tplc="5A3C4BA6">
      <w:start w:val="1"/>
      <w:numFmt w:val="bullet"/>
      <w:lvlText w:val=""/>
      <w:lvlJc w:val="left"/>
      <w:pPr>
        <w:ind w:left="1619" w:hanging="440"/>
      </w:pPr>
      <w:rPr>
        <w:rFonts w:ascii="Wingdings" w:hAnsi="Wingdings" w:hint="default"/>
      </w:rPr>
    </w:lvl>
    <w:lvl w:ilvl="1" w:tplc="04090003" w:tentative="1">
      <w:start w:val="1"/>
      <w:numFmt w:val="bullet"/>
      <w:lvlText w:val=""/>
      <w:lvlJc w:val="left"/>
      <w:pPr>
        <w:ind w:left="2059" w:hanging="440"/>
      </w:pPr>
      <w:rPr>
        <w:rFonts w:ascii="Wingdings" w:hAnsi="Wingdings" w:hint="default"/>
      </w:rPr>
    </w:lvl>
    <w:lvl w:ilvl="2" w:tplc="04090005" w:tentative="1">
      <w:start w:val="1"/>
      <w:numFmt w:val="bullet"/>
      <w:lvlText w:val=""/>
      <w:lvlJc w:val="left"/>
      <w:pPr>
        <w:ind w:left="2499" w:hanging="440"/>
      </w:pPr>
      <w:rPr>
        <w:rFonts w:ascii="Wingdings" w:hAnsi="Wingdings" w:hint="default"/>
      </w:rPr>
    </w:lvl>
    <w:lvl w:ilvl="3" w:tplc="04090001" w:tentative="1">
      <w:start w:val="1"/>
      <w:numFmt w:val="bullet"/>
      <w:lvlText w:val=""/>
      <w:lvlJc w:val="left"/>
      <w:pPr>
        <w:ind w:left="2939" w:hanging="440"/>
      </w:pPr>
      <w:rPr>
        <w:rFonts w:ascii="Wingdings" w:hAnsi="Wingdings" w:hint="default"/>
      </w:rPr>
    </w:lvl>
    <w:lvl w:ilvl="4" w:tplc="04090003" w:tentative="1">
      <w:start w:val="1"/>
      <w:numFmt w:val="bullet"/>
      <w:lvlText w:val=""/>
      <w:lvlJc w:val="left"/>
      <w:pPr>
        <w:ind w:left="3379" w:hanging="440"/>
      </w:pPr>
      <w:rPr>
        <w:rFonts w:ascii="Wingdings" w:hAnsi="Wingdings" w:hint="default"/>
      </w:rPr>
    </w:lvl>
    <w:lvl w:ilvl="5" w:tplc="04090005" w:tentative="1">
      <w:start w:val="1"/>
      <w:numFmt w:val="bullet"/>
      <w:lvlText w:val=""/>
      <w:lvlJc w:val="left"/>
      <w:pPr>
        <w:ind w:left="3819" w:hanging="440"/>
      </w:pPr>
      <w:rPr>
        <w:rFonts w:ascii="Wingdings" w:hAnsi="Wingdings" w:hint="default"/>
      </w:rPr>
    </w:lvl>
    <w:lvl w:ilvl="6" w:tplc="04090001" w:tentative="1">
      <w:start w:val="1"/>
      <w:numFmt w:val="bullet"/>
      <w:lvlText w:val=""/>
      <w:lvlJc w:val="left"/>
      <w:pPr>
        <w:ind w:left="4259" w:hanging="440"/>
      </w:pPr>
      <w:rPr>
        <w:rFonts w:ascii="Wingdings" w:hAnsi="Wingdings" w:hint="default"/>
      </w:rPr>
    </w:lvl>
    <w:lvl w:ilvl="7" w:tplc="04090003" w:tentative="1">
      <w:start w:val="1"/>
      <w:numFmt w:val="bullet"/>
      <w:lvlText w:val=""/>
      <w:lvlJc w:val="left"/>
      <w:pPr>
        <w:ind w:left="4699" w:hanging="440"/>
      </w:pPr>
      <w:rPr>
        <w:rFonts w:ascii="Wingdings" w:hAnsi="Wingdings" w:hint="default"/>
      </w:rPr>
    </w:lvl>
    <w:lvl w:ilvl="8" w:tplc="04090005" w:tentative="1">
      <w:start w:val="1"/>
      <w:numFmt w:val="bullet"/>
      <w:lvlText w:val=""/>
      <w:lvlJc w:val="left"/>
      <w:pPr>
        <w:ind w:left="5139" w:hanging="440"/>
      </w:pPr>
      <w:rPr>
        <w:rFonts w:ascii="Wingdings" w:hAnsi="Wingdings" w:hint="default"/>
      </w:rPr>
    </w:lvl>
  </w:abstractNum>
  <w:abstractNum w:abstractNumId="20" w15:restartNumberingAfterBreak="0">
    <w:nsid w:val="3CD324DE"/>
    <w:multiLevelType w:val="hybridMultilevel"/>
    <w:tmpl w:val="4E8EF952"/>
    <w:lvl w:ilvl="0" w:tplc="5A3C4BA6">
      <w:start w:val="1"/>
      <w:numFmt w:val="bullet"/>
      <w:lvlText w:val=""/>
      <w:lvlJc w:val="left"/>
      <w:pPr>
        <w:ind w:left="880" w:hanging="440"/>
      </w:pPr>
      <w:rPr>
        <w:rFonts w:ascii="Wingdings" w:hAnsi="Wingding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CFE2EBF"/>
    <w:multiLevelType w:val="hybridMultilevel"/>
    <w:tmpl w:val="27F8DE96"/>
    <w:lvl w:ilvl="0" w:tplc="F650EB3C">
      <w:start w:val="1"/>
      <w:numFmt w:val="bullet"/>
      <w:lvlText w:val=""/>
      <w:lvlJc w:val="left"/>
      <w:pPr>
        <w:ind w:left="440" w:hanging="440"/>
      </w:pPr>
      <w:rPr>
        <w:rFonts w:ascii="Wingdings" w:hAnsi="Wingding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F155B29"/>
    <w:multiLevelType w:val="hybridMultilevel"/>
    <w:tmpl w:val="5A3ABD52"/>
    <w:lvl w:ilvl="0" w:tplc="FFFFFFFF">
      <w:start w:val="1"/>
      <w:numFmt w:val="decimal"/>
      <w:lvlText w:val="%1."/>
      <w:lvlJc w:val="left"/>
      <w:pPr>
        <w:ind w:left="1490" w:hanging="440"/>
      </w:pPr>
    </w:lvl>
    <w:lvl w:ilvl="1" w:tplc="FFFFFFFF" w:tentative="1">
      <w:start w:val="1"/>
      <w:numFmt w:val="lowerLetter"/>
      <w:lvlText w:val="%2)"/>
      <w:lvlJc w:val="left"/>
      <w:pPr>
        <w:ind w:left="1930" w:hanging="440"/>
      </w:pPr>
    </w:lvl>
    <w:lvl w:ilvl="2" w:tplc="FFFFFFFF" w:tentative="1">
      <w:start w:val="1"/>
      <w:numFmt w:val="lowerRoman"/>
      <w:lvlText w:val="%3."/>
      <w:lvlJc w:val="right"/>
      <w:pPr>
        <w:ind w:left="2370" w:hanging="440"/>
      </w:pPr>
    </w:lvl>
    <w:lvl w:ilvl="3" w:tplc="FFFFFFFF" w:tentative="1">
      <w:start w:val="1"/>
      <w:numFmt w:val="decimal"/>
      <w:lvlText w:val="%4."/>
      <w:lvlJc w:val="left"/>
      <w:pPr>
        <w:ind w:left="2810" w:hanging="440"/>
      </w:pPr>
    </w:lvl>
    <w:lvl w:ilvl="4" w:tplc="FFFFFFFF" w:tentative="1">
      <w:start w:val="1"/>
      <w:numFmt w:val="lowerLetter"/>
      <w:lvlText w:val="%5)"/>
      <w:lvlJc w:val="left"/>
      <w:pPr>
        <w:ind w:left="3250" w:hanging="440"/>
      </w:pPr>
    </w:lvl>
    <w:lvl w:ilvl="5" w:tplc="FFFFFFFF" w:tentative="1">
      <w:start w:val="1"/>
      <w:numFmt w:val="lowerRoman"/>
      <w:lvlText w:val="%6."/>
      <w:lvlJc w:val="right"/>
      <w:pPr>
        <w:ind w:left="3690" w:hanging="440"/>
      </w:pPr>
    </w:lvl>
    <w:lvl w:ilvl="6" w:tplc="FFFFFFFF" w:tentative="1">
      <w:start w:val="1"/>
      <w:numFmt w:val="decimal"/>
      <w:lvlText w:val="%7."/>
      <w:lvlJc w:val="left"/>
      <w:pPr>
        <w:ind w:left="4130" w:hanging="440"/>
      </w:pPr>
    </w:lvl>
    <w:lvl w:ilvl="7" w:tplc="FFFFFFFF" w:tentative="1">
      <w:start w:val="1"/>
      <w:numFmt w:val="lowerLetter"/>
      <w:lvlText w:val="%8)"/>
      <w:lvlJc w:val="left"/>
      <w:pPr>
        <w:ind w:left="4570" w:hanging="440"/>
      </w:pPr>
    </w:lvl>
    <w:lvl w:ilvl="8" w:tplc="FFFFFFFF" w:tentative="1">
      <w:start w:val="1"/>
      <w:numFmt w:val="lowerRoman"/>
      <w:lvlText w:val="%9."/>
      <w:lvlJc w:val="right"/>
      <w:pPr>
        <w:ind w:left="5010" w:hanging="440"/>
      </w:pPr>
    </w:lvl>
  </w:abstractNum>
  <w:abstractNum w:abstractNumId="23" w15:restartNumberingAfterBreak="0">
    <w:nsid w:val="3FA43810"/>
    <w:multiLevelType w:val="hybridMultilevel"/>
    <w:tmpl w:val="EE98D718"/>
    <w:lvl w:ilvl="0" w:tplc="0E701FB4">
      <w:start w:val="1"/>
      <w:numFmt w:val="bullet"/>
      <w:lvlText w:val=""/>
      <w:lvlJc w:val="left"/>
      <w:pPr>
        <w:ind w:left="1914" w:hanging="440"/>
      </w:pPr>
      <w:rPr>
        <w:rFonts w:ascii="Wingdings" w:hAnsi="Wingdings" w:hint="default"/>
      </w:rPr>
    </w:lvl>
    <w:lvl w:ilvl="1" w:tplc="04090003" w:tentative="1">
      <w:start w:val="1"/>
      <w:numFmt w:val="bullet"/>
      <w:lvlText w:val=""/>
      <w:lvlJc w:val="left"/>
      <w:pPr>
        <w:ind w:left="2354" w:hanging="440"/>
      </w:pPr>
      <w:rPr>
        <w:rFonts w:ascii="Wingdings" w:hAnsi="Wingdings" w:hint="default"/>
      </w:rPr>
    </w:lvl>
    <w:lvl w:ilvl="2" w:tplc="04090005" w:tentative="1">
      <w:start w:val="1"/>
      <w:numFmt w:val="bullet"/>
      <w:lvlText w:val=""/>
      <w:lvlJc w:val="left"/>
      <w:pPr>
        <w:ind w:left="2794" w:hanging="440"/>
      </w:pPr>
      <w:rPr>
        <w:rFonts w:ascii="Wingdings" w:hAnsi="Wingdings" w:hint="default"/>
      </w:rPr>
    </w:lvl>
    <w:lvl w:ilvl="3" w:tplc="04090001" w:tentative="1">
      <w:start w:val="1"/>
      <w:numFmt w:val="bullet"/>
      <w:lvlText w:val=""/>
      <w:lvlJc w:val="left"/>
      <w:pPr>
        <w:ind w:left="3234" w:hanging="440"/>
      </w:pPr>
      <w:rPr>
        <w:rFonts w:ascii="Wingdings" w:hAnsi="Wingdings" w:hint="default"/>
      </w:rPr>
    </w:lvl>
    <w:lvl w:ilvl="4" w:tplc="04090003" w:tentative="1">
      <w:start w:val="1"/>
      <w:numFmt w:val="bullet"/>
      <w:lvlText w:val=""/>
      <w:lvlJc w:val="left"/>
      <w:pPr>
        <w:ind w:left="3674" w:hanging="440"/>
      </w:pPr>
      <w:rPr>
        <w:rFonts w:ascii="Wingdings" w:hAnsi="Wingdings" w:hint="default"/>
      </w:rPr>
    </w:lvl>
    <w:lvl w:ilvl="5" w:tplc="04090005" w:tentative="1">
      <w:start w:val="1"/>
      <w:numFmt w:val="bullet"/>
      <w:lvlText w:val=""/>
      <w:lvlJc w:val="left"/>
      <w:pPr>
        <w:ind w:left="4114" w:hanging="440"/>
      </w:pPr>
      <w:rPr>
        <w:rFonts w:ascii="Wingdings" w:hAnsi="Wingdings" w:hint="default"/>
      </w:rPr>
    </w:lvl>
    <w:lvl w:ilvl="6" w:tplc="04090001" w:tentative="1">
      <w:start w:val="1"/>
      <w:numFmt w:val="bullet"/>
      <w:lvlText w:val=""/>
      <w:lvlJc w:val="left"/>
      <w:pPr>
        <w:ind w:left="4554" w:hanging="440"/>
      </w:pPr>
      <w:rPr>
        <w:rFonts w:ascii="Wingdings" w:hAnsi="Wingdings" w:hint="default"/>
      </w:rPr>
    </w:lvl>
    <w:lvl w:ilvl="7" w:tplc="04090003" w:tentative="1">
      <w:start w:val="1"/>
      <w:numFmt w:val="bullet"/>
      <w:lvlText w:val=""/>
      <w:lvlJc w:val="left"/>
      <w:pPr>
        <w:ind w:left="4994" w:hanging="440"/>
      </w:pPr>
      <w:rPr>
        <w:rFonts w:ascii="Wingdings" w:hAnsi="Wingdings" w:hint="default"/>
      </w:rPr>
    </w:lvl>
    <w:lvl w:ilvl="8" w:tplc="04090005" w:tentative="1">
      <w:start w:val="1"/>
      <w:numFmt w:val="bullet"/>
      <w:lvlText w:val=""/>
      <w:lvlJc w:val="left"/>
      <w:pPr>
        <w:ind w:left="5434" w:hanging="440"/>
      </w:pPr>
      <w:rPr>
        <w:rFonts w:ascii="Wingdings" w:hAnsi="Wingdings" w:hint="default"/>
      </w:rPr>
    </w:lvl>
  </w:abstractNum>
  <w:abstractNum w:abstractNumId="24" w15:restartNumberingAfterBreak="0">
    <w:nsid w:val="401D5509"/>
    <w:multiLevelType w:val="hybridMultilevel"/>
    <w:tmpl w:val="3B4C5FE6"/>
    <w:lvl w:ilvl="0" w:tplc="5A3C4BA6">
      <w:start w:val="1"/>
      <w:numFmt w:val="bullet"/>
      <w:lvlText w:val=""/>
      <w:lvlJc w:val="left"/>
      <w:pPr>
        <w:ind w:left="861" w:hanging="440"/>
      </w:pPr>
      <w:rPr>
        <w:rFonts w:ascii="Wingdings" w:hAnsi="Wingdings" w:hint="default"/>
      </w:rPr>
    </w:lvl>
    <w:lvl w:ilvl="1" w:tplc="04090003" w:tentative="1">
      <w:start w:val="1"/>
      <w:numFmt w:val="bullet"/>
      <w:lvlText w:val=""/>
      <w:lvlJc w:val="left"/>
      <w:pPr>
        <w:ind w:left="1301" w:hanging="440"/>
      </w:pPr>
      <w:rPr>
        <w:rFonts w:ascii="Wingdings" w:hAnsi="Wingdings" w:hint="default"/>
      </w:rPr>
    </w:lvl>
    <w:lvl w:ilvl="2" w:tplc="04090005" w:tentative="1">
      <w:start w:val="1"/>
      <w:numFmt w:val="bullet"/>
      <w:lvlText w:val=""/>
      <w:lvlJc w:val="left"/>
      <w:pPr>
        <w:ind w:left="1741" w:hanging="440"/>
      </w:pPr>
      <w:rPr>
        <w:rFonts w:ascii="Wingdings" w:hAnsi="Wingdings" w:hint="default"/>
      </w:rPr>
    </w:lvl>
    <w:lvl w:ilvl="3" w:tplc="04090001" w:tentative="1">
      <w:start w:val="1"/>
      <w:numFmt w:val="bullet"/>
      <w:lvlText w:val=""/>
      <w:lvlJc w:val="left"/>
      <w:pPr>
        <w:ind w:left="2181" w:hanging="440"/>
      </w:pPr>
      <w:rPr>
        <w:rFonts w:ascii="Wingdings" w:hAnsi="Wingdings" w:hint="default"/>
      </w:rPr>
    </w:lvl>
    <w:lvl w:ilvl="4" w:tplc="04090003" w:tentative="1">
      <w:start w:val="1"/>
      <w:numFmt w:val="bullet"/>
      <w:lvlText w:val=""/>
      <w:lvlJc w:val="left"/>
      <w:pPr>
        <w:ind w:left="2621" w:hanging="440"/>
      </w:pPr>
      <w:rPr>
        <w:rFonts w:ascii="Wingdings" w:hAnsi="Wingdings" w:hint="default"/>
      </w:rPr>
    </w:lvl>
    <w:lvl w:ilvl="5" w:tplc="04090005" w:tentative="1">
      <w:start w:val="1"/>
      <w:numFmt w:val="bullet"/>
      <w:lvlText w:val=""/>
      <w:lvlJc w:val="left"/>
      <w:pPr>
        <w:ind w:left="3061" w:hanging="440"/>
      </w:pPr>
      <w:rPr>
        <w:rFonts w:ascii="Wingdings" w:hAnsi="Wingdings" w:hint="default"/>
      </w:rPr>
    </w:lvl>
    <w:lvl w:ilvl="6" w:tplc="04090001" w:tentative="1">
      <w:start w:val="1"/>
      <w:numFmt w:val="bullet"/>
      <w:lvlText w:val=""/>
      <w:lvlJc w:val="left"/>
      <w:pPr>
        <w:ind w:left="3501" w:hanging="440"/>
      </w:pPr>
      <w:rPr>
        <w:rFonts w:ascii="Wingdings" w:hAnsi="Wingdings" w:hint="default"/>
      </w:rPr>
    </w:lvl>
    <w:lvl w:ilvl="7" w:tplc="04090003" w:tentative="1">
      <w:start w:val="1"/>
      <w:numFmt w:val="bullet"/>
      <w:lvlText w:val=""/>
      <w:lvlJc w:val="left"/>
      <w:pPr>
        <w:ind w:left="3941" w:hanging="440"/>
      </w:pPr>
      <w:rPr>
        <w:rFonts w:ascii="Wingdings" w:hAnsi="Wingdings" w:hint="default"/>
      </w:rPr>
    </w:lvl>
    <w:lvl w:ilvl="8" w:tplc="04090005" w:tentative="1">
      <w:start w:val="1"/>
      <w:numFmt w:val="bullet"/>
      <w:lvlText w:val=""/>
      <w:lvlJc w:val="left"/>
      <w:pPr>
        <w:ind w:left="4381" w:hanging="440"/>
      </w:pPr>
      <w:rPr>
        <w:rFonts w:ascii="Wingdings" w:hAnsi="Wingdings" w:hint="default"/>
      </w:rPr>
    </w:lvl>
  </w:abstractNum>
  <w:abstractNum w:abstractNumId="25" w15:restartNumberingAfterBreak="0">
    <w:nsid w:val="41AA6343"/>
    <w:multiLevelType w:val="hybridMultilevel"/>
    <w:tmpl w:val="4B8A6658"/>
    <w:lvl w:ilvl="0" w:tplc="EABA83CA">
      <w:start w:val="1"/>
      <w:numFmt w:val="bullet"/>
      <w:lvlText w:val=""/>
      <w:lvlJc w:val="left"/>
      <w:pPr>
        <w:ind w:left="340" w:hanging="340"/>
      </w:pPr>
      <w:rPr>
        <w:rFonts w:ascii="Wingdings" w:hAnsi="Wingdings" w:hint="default"/>
      </w:rPr>
    </w:lvl>
    <w:lvl w:ilvl="1" w:tplc="04090019" w:tentative="1">
      <w:start w:val="1"/>
      <w:numFmt w:val="lowerLetter"/>
      <w:lvlText w:val="%2)"/>
      <w:lvlJc w:val="left"/>
      <w:pPr>
        <w:ind w:left="1617" w:hanging="440"/>
      </w:pPr>
    </w:lvl>
    <w:lvl w:ilvl="2" w:tplc="0409001B" w:tentative="1">
      <w:start w:val="1"/>
      <w:numFmt w:val="lowerRoman"/>
      <w:lvlText w:val="%3."/>
      <w:lvlJc w:val="right"/>
      <w:pPr>
        <w:ind w:left="2057" w:hanging="440"/>
      </w:pPr>
    </w:lvl>
    <w:lvl w:ilvl="3" w:tplc="0409000F" w:tentative="1">
      <w:start w:val="1"/>
      <w:numFmt w:val="decimal"/>
      <w:lvlText w:val="%4."/>
      <w:lvlJc w:val="left"/>
      <w:pPr>
        <w:ind w:left="2497" w:hanging="440"/>
      </w:pPr>
    </w:lvl>
    <w:lvl w:ilvl="4" w:tplc="04090019" w:tentative="1">
      <w:start w:val="1"/>
      <w:numFmt w:val="lowerLetter"/>
      <w:lvlText w:val="%5)"/>
      <w:lvlJc w:val="left"/>
      <w:pPr>
        <w:ind w:left="2937" w:hanging="440"/>
      </w:pPr>
    </w:lvl>
    <w:lvl w:ilvl="5" w:tplc="0409001B" w:tentative="1">
      <w:start w:val="1"/>
      <w:numFmt w:val="lowerRoman"/>
      <w:lvlText w:val="%6."/>
      <w:lvlJc w:val="right"/>
      <w:pPr>
        <w:ind w:left="3377" w:hanging="440"/>
      </w:pPr>
    </w:lvl>
    <w:lvl w:ilvl="6" w:tplc="0409000F" w:tentative="1">
      <w:start w:val="1"/>
      <w:numFmt w:val="decimal"/>
      <w:lvlText w:val="%7."/>
      <w:lvlJc w:val="left"/>
      <w:pPr>
        <w:ind w:left="3817" w:hanging="440"/>
      </w:pPr>
    </w:lvl>
    <w:lvl w:ilvl="7" w:tplc="04090019" w:tentative="1">
      <w:start w:val="1"/>
      <w:numFmt w:val="lowerLetter"/>
      <w:lvlText w:val="%8)"/>
      <w:lvlJc w:val="left"/>
      <w:pPr>
        <w:ind w:left="4257" w:hanging="440"/>
      </w:pPr>
    </w:lvl>
    <w:lvl w:ilvl="8" w:tplc="0409001B" w:tentative="1">
      <w:start w:val="1"/>
      <w:numFmt w:val="lowerRoman"/>
      <w:lvlText w:val="%9."/>
      <w:lvlJc w:val="right"/>
      <w:pPr>
        <w:ind w:left="4697" w:hanging="440"/>
      </w:pPr>
    </w:lvl>
  </w:abstractNum>
  <w:abstractNum w:abstractNumId="26" w15:restartNumberingAfterBreak="0">
    <w:nsid w:val="424F15A5"/>
    <w:multiLevelType w:val="hybridMultilevel"/>
    <w:tmpl w:val="0E96E604"/>
    <w:lvl w:ilvl="0" w:tplc="5A3C4BA6">
      <w:start w:val="1"/>
      <w:numFmt w:val="bullet"/>
      <w:lvlText w:val=""/>
      <w:lvlJc w:val="left"/>
      <w:pPr>
        <w:ind w:left="1914" w:hanging="440"/>
      </w:pPr>
      <w:rPr>
        <w:rFonts w:ascii="Wingdings" w:hAnsi="Wingdings" w:hint="default"/>
      </w:rPr>
    </w:lvl>
    <w:lvl w:ilvl="1" w:tplc="04090003" w:tentative="1">
      <w:start w:val="1"/>
      <w:numFmt w:val="bullet"/>
      <w:lvlText w:val=""/>
      <w:lvlJc w:val="left"/>
      <w:pPr>
        <w:ind w:left="2354" w:hanging="440"/>
      </w:pPr>
      <w:rPr>
        <w:rFonts w:ascii="Wingdings" w:hAnsi="Wingdings" w:hint="default"/>
      </w:rPr>
    </w:lvl>
    <w:lvl w:ilvl="2" w:tplc="04090005" w:tentative="1">
      <w:start w:val="1"/>
      <w:numFmt w:val="bullet"/>
      <w:lvlText w:val=""/>
      <w:lvlJc w:val="left"/>
      <w:pPr>
        <w:ind w:left="2794" w:hanging="440"/>
      </w:pPr>
      <w:rPr>
        <w:rFonts w:ascii="Wingdings" w:hAnsi="Wingdings" w:hint="default"/>
      </w:rPr>
    </w:lvl>
    <w:lvl w:ilvl="3" w:tplc="04090001" w:tentative="1">
      <w:start w:val="1"/>
      <w:numFmt w:val="bullet"/>
      <w:lvlText w:val=""/>
      <w:lvlJc w:val="left"/>
      <w:pPr>
        <w:ind w:left="3234" w:hanging="440"/>
      </w:pPr>
      <w:rPr>
        <w:rFonts w:ascii="Wingdings" w:hAnsi="Wingdings" w:hint="default"/>
      </w:rPr>
    </w:lvl>
    <w:lvl w:ilvl="4" w:tplc="04090003" w:tentative="1">
      <w:start w:val="1"/>
      <w:numFmt w:val="bullet"/>
      <w:lvlText w:val=""/>
      <w:lvlJc w:val="left"/>
      <w:pPr>
        <w:ind w:left="3674" w:hanging="440"/>
      </w:pPr>
      <w:rPr>
        <w:rFonts w:ascii="Wingdings" w:hAnsi="Wingdings" w:hint="default"/>
      </w:rPr>
    </w:lvl>
    <w:lvl w:ilvl="5" w:tplc="04090005" w:tentative="1">
      <w:start w:val="1"/>
      <w:numFmt w:val="bullet"/>
      <w:lvlText w:val=""/>
      <w:lvlJc w:val="left"/>
      <w:pPr>
        <w:ind w:left="4114" w:hanging="440"/>
      </w:pPr>
      <w:rPr>
        <w:rFonts w:ascii="Wingdings" w:hAnsi="Wingdings" w:hint="default"/>
      </w:rPr>
    </w:lvl>
    <w:lvl w:ilvl="6" w:tplc="04090001" w:tentative="1">
      <w:start w:val="1"/>
      <w:numFmt w:val="bullet"/>
      <w:lvlText w:val=""/>
      <w:lvlJc w:val="left"/>
      <w:pPr>
        <w:ind w:left="4554" w:hanging="440"/>
      </w:pPr>
      <w:rPr>
        <w:rFonts w:ascii="Wingdings" w:hAnsi="Wingdings" w:hint="default"/>
      </w:rPr>
    </w:lvl>
    <w:lvl w:ilvl="7" w:tplc="04090003" w:tentative="1">
      <w:start w:val="1"/>
      <w:numFmt w:val="bullet"/>
      <w:lvlText w:val=""/>
      <w:lvlJc w:val="left"/>
      <w:pPr>
        <w:ind w:left="4994" w:hanging="440"/>
      </w:pPr>
      <w:rPr>
        <w:rFonts w:ascii="Wingdings" w:hAnsi="Wingdings" w:hint="default"/>
      </w:rPr>
    </w:lvl>
    <w:lvl w:ilvl="8" w:tplc="04090005" w:tentative="1">
      <w:start w:val="1"/>
      <w:numFmt w:val="bullet"/>
      <w:lvlText w:val=""/>
      <w:lvlJc w:val="left"/>
      <w:pPr>
        <w:ind w:left="5434" w:hanging="440"/>
      </w:pPr>
      <w:rPr>
        <w:rFonts w:ascii="Wingdings" w:hAnsi="Wingdings" w:hint="default"/>
      </w:rPr>
    </w:lvl>
  </w:abstractNum>
  <w:abstractNum w:abstractNumId="27" w15:restartNumberingAfterBreak="0">
    <w:nsid w:val="4409534F"/>
    <w:multiLevelType w:val="hybridMultilevel"/>
    <w:tmpl w:val="938A77A6"/>
    <w:lvl w:ilvl="0" w:tplc="78A85AB6">
      <w:start w:val="1"/>
      <w:numFmt w:val="bullet"/>
      <w:lvlText w:val=""/>
      <w:lvlJc w:val="left"/>
      <w:pPr>
        <w:ind w:left="1280" w:hanging="440"/>
      </w:pPr>
      <w:rPr>
        <w:rFonts w:ascii="Wingdings" w:hAnsi="Wingdings" w:hint="default"/>
        <w:color w:val="auto"/>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8" w15:restartNumberingAfterBreak="0">
    <w:nsid w:val="4BDB5332"/>
    <w:multiLevelType w:val="hybridMultilevel"/>
    <w:tmpl w:val="23EEE26C"/>
    <w:lvl w:ilvl="0" w:tplc="106C77BE">
      <w:start w:val="1"/>
      <w:numFmt w:val="decimal"/>
      <w:lvlText w:val="%1."/>
      <w:lvlJc w:val="left"/>
      <w:pPr>
        <w:ind w:left="1278" w:hanging="440"/>
      </w:pPr>
      <w:rPr>
        <w:sz w:val="22"/>
        <w:szCs w:val="22"/>
      </w:rPr>
    </w:lvl>
    <w:lvl w:ilvl="1" w:tplc="FFFFFFFF" w:tentative="1">
      <w:start w:val="1"/>
      <w:numFmt w:val="lowerLetter"/>
      <w:lvlText w:val="%2)"/>
      <w:lvlJc w:val="left"/>
      <w:pPr>
        <w:ind w:left="1718" w:hanging="440"/>
      </w:pPr>
    </w:lvl>
    <w:lvl w:ilvl="2" w:tplc="FFFFFFFF" w:tentative="1">
      <w:start w:val="1"/>
      <w:numFmt w:val="lowerRoman"/>
      <w:lvlText w:val="%3."/>
      <w:lvlJc w:val="right"/>
      <w:pPr>
        <w:ind w:left="2158" w:hanging="440"/>
      </w:pPr>
    </w:lvl>
    <w:lvl w:ilvl="3" w:tplc="FFFFFFFF" w:tentative="1">
      <w:start w:val="1"/>
      <w:numFmt w:val="decimal"/>
      <w:lvlText w:val="%4."/>
      <w:lvlJc w:val="left"/>
      <w:pPr>
        <w:ind w:left="2598" w:hanging="440"/>
      </w:pPr>
    </w:lvl>
    <w:lvl w:ilvl="4" w:tplc="FFFFFFFF" w:tentative="1">
      <w:start w:val="1"/>
      <w:numFmt w:val="lowerLetter"/>
      <w:lvlText w:val="%5)"/>
      <w:lvlJc w:val="left"/>
      <w:pPr>
        <w:ind w:left="3038" w:hanging="440"/>
      </w:pPr>
    </w:lvl>
    <w:lvl w:ilvl="5" w:tplc="FFFFFFFF" w:tentative="1">
      <w:start w:val="1"/>
      <w:numFmt w:val="lowerRoman"/>
      <w:lvlText w:val="%6."/>
      <w:lvlJc w:val="right"/>
      <w:pPr>
        <w:ind w:left="3478" w:hanging="440"/>
      </w:pPr>
    </w:lvl>
    <w:lvl w:ilvl="6" w:tplc="FFFFFFFF" w:tentative="1">
      <w:start w:val="1"/>
      <w:numFmt w:val="decimal"/>
      <w:lvlText w:val="%7."/>
      <w:lvlJc w:val="left"/>
      <w:pPr>
        <w:ind w:left="3918" w:hanging="440"/>
      </w:pPr>
    </w:lvl>
    <w:lvl w:ilvl="7" w:tplc="FFFFFFFF" w:tentative="1">
      <w:start w:val="1"/>
      <w:numFmt w:val="lowerLetter"/>
      <w:lvlText w:val="%8)"/>
      <w:lvlJc w:val="left"/>
      <w:pPr>
        <w:ind w:left="4358" w:hanging="440"/>
      </w:pPr>
    </w:lvl>
    <w:lvl w:ilvl="8" w:tplc="FFFFFFFF" w:tentative="1">
      <w:start w:val="1"/>
      <w:numFmt w:val="lowerRoman"/>
      <w:lvlText w:val="%9."/>
      <w:lvlJc w:val="right"/>
      <w:pPr>
        <w:ind w:left="4798" w:hanging="440"/>
      </w:pPr>
    </w:lvl>
  </w:abstractNum>
  <w:abstractNum w:abstractNumId="29" w15:restartNumberingAfterBreak="0">
    <w:nsid w:val="56025546"/>
    <w:multiLevelType w:val="hybridMultilevel"/>
    <w:tmpl w:val="1C52B9B4"/>
    <w:lvl w:ilvl="0" w:tplc="0409000F">
      <w:start w:val="1"/>
      <w:numFmt w:val="decimal"/>
      <w:lvlText w:val="%1."/>
      <w:lvlJc w:val="left"/>
      <w:pPr>
        <w:ind w:left="1278" w:hanging="440"/>
      </w:pPr>
    </w:lvl>
    <w:lvl w:ilvl="1" w:tplc="04090019" w:tentative="1">
      <w:start w:val="1"/>
      <w:numFmt w:val="lowerLetter"/>
      <w:lvlText w:val="%2)"/>
      <w:lvlJc w:val="left"/>
      <w:pPr>
        <w:ind w:left="1718" w:hanging="440"/>
      </w:pPr>
    </w:lvl>
    <w:lvl w:ilvl="2" w:tplc="0409001B" w:tentative="1">
      <w:start w:val="1"/>
      <w:numFmt w:val="lowerRoman"/>
      <w:lvlText w:val="%3."/>
      <w:lvlJc w:val="right"/>
      <w:pPr>
        <w:ind w:left="2158" w:hanging="440"/>
      </w:pPr>
    </w:lvl>
    <w:lvl w:ilvl="3" w:tplc="0409000F" w:tentative="1">
      <w:start w:val="1"/>
      <w:numFmt w:val="decimal"/>
      <w:lvlText w:val="%4."/>
      <w:lvlJc w:val="left"/>
      <w:pPr>
        <w:ind w:left="2598" w:hanging="440"/>
      </w:pPr>
    </w:lvl>
    <w:lvl w:ilvl="4" w:tplc="04090019" w:tentative="1">
      <w:start w:val="1"/>
      <w:numFmt w:val="lowerLetter"/>
      <w:lvlText w:val="%5)"/>
      <w:lvlJc w:val="left"/>
      <w:pPr>
        <w:ind w:left="3038" w:hanging="440"/>
      </w:pPr>
    </w:lvl>
    <w:lvl w:ilvl="5" w:tplc="0409001B" w:tentative="1">
      <w:start w:val="1"/>
      <w:numFmt w:val="lowerRoman"/>
      <w:lvlText w:val="%6."/>
      <w:lvlJc w:val="right"/>
      <w:pPr>
        <w:ind w:left="3478" w:hanging="440"/>
      </w:pPr>
    </w:lvl>
    <w:lvl w:ilvl="6" w:tplc="0409000F" w:tentative="1">
      <w:start w:val="1"/>
      <w:numFmt w:val="decimal"/>
      <w:lvlText w:val="%7."/>
      <w:lvlJc w:val="left"/>
      <w:pPr>
        <w:ind w:left="3918" w:hanging="440"/>
      </w:pPr>
    </w:lvl>
    <w:lvl w:ilvl="7" w:tplc="04090019" w:tentative="1">
      <w:start w:val="1"/>
      <w:numFmt w:val="lowerLetter"/>
      <w:lvlText w:val="%8)"/>
      <w:lvlJc w:val="left"/>
      <w:pPr>
        <w:ind w:left="4358" w:hanging="440"/>
      </w:pPr>
    </w:lvl>
    <w:lvl w:ilvl="8" w:tplc="0409001B" w:tentative="1">
      <w:start w:val="1"/>
      <w:numFmt w:val="lowerRoman"/>
      <w:lvlText w:val="%9."/>
      <w:lvlJc w:val="right"/>
      <w:pPr>
        <w:ind w:left="4798" w:hanging="440"/>
      </w:pPr>
    </w:lvl>
  </w:abstractNum>
  <w:abstractNum w:abstractNumId="30" w15:restartNumberingAfterBreak="0">
    <w:nsid w:val="58462F4F"/>
    <w:multiLevelType w:val="hybridMultilevel"/>
    <w:tmpl w:val="14C4F904"/>
    <w:lvl w:ilvl="0" w:tplc="9CD8897C">
      <w:start w:val="1"/>
      <w:numFmt w:val="decimal"/>
      <w:lvlText w:val="(%1)"/>
      <w:lvlJc w:val="left"/>
      <w:pPr>
        <w:ind w:left="1490" w:hanging="440"/>
      </w:pPr>
      <w:rPr>
        <w:rFonts w:hint="eastAsia"/>
      </w:rPr>
    </w:lvl>
    <w:lvl w:ilvl="1" w:tplc="FFFFFFFF">
      <w:start w:val="1"/>
      <w:numFmt w:val="lowerLetter"/>
      <w:lvlText w:val="%2)"/>
      <w:lvlJc w:val="left"/>
      <w:pPr>
        <w:ind w:left="1930" w:hanging="440"/>
      </w:pPr>
    </w:lvl>
    <w:lvl w:ilvl="2" w:tplc="FFFFFFFF" w:tentative="1">
      <w:start w:val="1"/>
      <w:numFmt w:val="lowerRoman"/>
      <w:lvlText w:val="%3."/>
      <w:lvlJc w:val="right"/>
      <w:pPr>
        <w:ind w:left="2370" w:hanging="440"/>
      </w:pPr>
    </w:lvl>
    <w:lvl w:ilvl="3" w:tplc="FFFFFFFF" w:tentative="1">
      <w:start w:val="1"/>
      <w:numFmt w:val="decimal"/>
      <w:lvlText w:val="%4."/>
      <w:lvlJc w:val="left"/>
      <w:pPr>
        <w:ind w:left="2810" w:hanging="440"/>
      </w:pPr>
    </w:lvl>
    <w:lvl w:ilvl="4" w:tplc="FFFFFFFF" w:tentative="1">
      <w:start w:val="1"/>
      <w:numFmt w:val="lowerLetter"/>
      <w:lvlText w:val="%5)"/>
      <w:lvlJc w:val="left"/>
      <w:pPr>
        <w:ind w:left="3250" w:hanging="440"/>
      </w:pPr>
    </w:lvl>
    <w:lvl w:ilvl="5" w:tplc="FFFFFFFF" w:tentative="1">
      <w:start w:val="1"/>
      <w:numFmt w:val="lowerRoman"/>
      <w:lvlText w:val="%6."/>
      <w:lvlJc w:val="right"/>
      <w:pPr>
        <w:ind w:left="3690" w:hanging="440"/>
      </w:pPr>
    </w:lvl>
    <w:lvl w:ilvl="6" w:tplc="FFFFFFFF" w:tentative="1">
      <w:start w:val="1"/>
      <w:numFmt w:val="decimal"/>
      <w:lvlText w:val="%7."/>
      <w:lvlJc w:val="left"/>
      <w:pPr>
        <w:ind w:left="4130" w:hanging="440"/>
      </w:pPr>
    </w:lvl>
    <w:lvl w:ilvl="7" w:tplc="FFFFFFFF" w:tentative="1">
      <w:start w:val="1"/>
      <w:numFmt w:val="lowerLetter"/>
      <w:lvlText w:val="%8)"/>
      <w:lvlJc w:val="left"/>
      <w:pPr>
        <w:ind w:left="4570" w:hanging="440"/>
      </w:pPr>
    </w:lvl>
    <w:lvl w:ilvl="8" w:tplc="FFFFFFFF" w:tentative="1">
      <w:start w:val="1"/>
      <w:numFmt w:val="lowerRoman"/>
      <w:lvlText w:val="%9."/>
      <w:lvlJc w:val="right"/>
      <w:pPr>
        <w:ind w:left="5010" w:hanging="440"/>
      </w:pPr>
    </w:lvl>
  </w:abstractNum>
  <w:abstractNum w:abstractNumId="31" w15:restartNumberingAfterBreak="0">
    <w:nsid w:val="5EFD60C7"/>
    <w:multiLevelType w:val="hybridMultilevel"/>
    <w:tmpl w:val="0200227A"/>
    <w:lvl w:ilvl="0" w:tplc="04090019">
      <w:start w:val="1"/>
      <w:numFmt w:val="lowerLetter"/>
      <w:lvlText w:val="%1)"/>
      <w:lvlJc w:val="left"/>
      <w:pPr>
        <w:ind w:left="1617" w:hanging="440"/>
      </w:pPr>
      <w:rPr>
        <w:rFonts w:hint="eastAsia"/>
      </w:rPr>
    </w:lvl>
    <w:lvl w:ilvl="1" w:tplc="04090019" w:tentative="1">
      <w:start w:val="1"/>
      <w:numFmt w:val="lowerLetter"/>
      <w:lvlText w:val="%2)"/>
      <w:lvlJc w:val="left"/>
      <w:pPr>
        <w:ind w:left="2057" w:hanging="440"/>
      </w:pPr>
    </w:lvl>
    <w:lvl w:ilvl="2" w:tplc="0409001B" w:tentative="1">
      <w:start w:val="1"/>
      <w:numFmt w:val="lowerRoman"/>
      <w:lvlText w:val="%3."/>
      <w:lvlJc w:val="right"/>
      <w:pPr>
        <w:ind w:left="2497" w:hanging="440"/>
      </w:pPr>
    </w:lvl>
    <w:lvl w:ilvl="3" w:tplc="0409000F" w:tentative="1">
      <w:start w:val="1"/>
      <w:numFmt w:val="decimal"/>
      <w:lvlText w:val="%4."/>
      <w:lvlJc w:val="left"/>
      <w:pPr>
        <w:ind w:left="2937" w:hanging="440"/>
      </w:pPr>
    </w:lvl>
    <w:lvl w:ilvl="4" w:tplc="04090019" w:tentative="1">
      <w:start w:val="1"/>
      <w:numFmt w:val="lowerLetter"/>
      <w:lvlText w:val="%5)"/>
      <w:lvlJc w:val="left"/>
      <w:pPr>
        <w:ind w:left="3377" w:hanging="440"/>
      </w:pPr>
    </w:lvl>
    <w:lvl w:ilvl="5" w:tplc="0409001B" w:tentative="1">
      <w:start w:val="1"/>
      <w:numFmt w:val="lowerRoman"/>
      <w:lvlText w:val="%6."/>
      <w:lvlJc w:val="right"/>
      <w:pPr>
        <w:ind w:left="3817" w:hanging="440"/>
      </w:pPr>
    </w:lvl>
    <w:lvl w:ilvl="6" w:tplc="0409000F" w:tentative="1">
      <w:start w:val="1"/>
      <w:numFmt w:val="decimal"/>
      <w:lvlText w:val="%7."/>
      <w:lvlJc w:val="left"/>
      <w:pPr>
        <w:ind w:left="4257" w:hanging="440"/>
      </w:pPr>
    </w:lvl>
    <w:lvl w:ilvl="7" w:tplc="04090019" w:tentative="1">
      <w:start w:val="1"/>
      <w:numFmt w:val="lowerLetter"/>
      <w:lvlText w:val="%8)"/>
      <w:lvlJc w:val="left"/>
      <w:pPr>
        <w:ind w:left="4697" w:hanging="440"/>
      </w:pPr>
    </w:lvl>
    <w:lvl w:ilvl="8" w:tplc="0409001B" w:tentative="1">
      <w:start w:val="1"/>
      <w:numFmt w:val="lowerRoman"/>
      <w:lvlText w:val="%9."/>
      <w:lvlJc w:val="right"/>
      <w:pPr>
        <w:ind w:left="5137" w:hanging="440"/>
      </w:pPr>
    </w:lvl>
  </w:abstractNum>
  <w:abstractNum w:abstractNumId="32" w15:restartNumberingAfterBreak="0">
    <w:nsid w:val="63CA1741"/>
    <w:multiLevelType w:val="hybridMultilevel"/>
    <w:tmpl w:val="F1D2A356"/>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57635DE"/>
    <w:multiLevelType w:val="hybridMultilevel"/>
    <w:tmpl w:val="6F56A2BE"/>
    <w:lvl w:ilvl="0" w:tplc="0E701FB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6AE5101F"/>
    <w:multiLevelType w:val="hybridMultilevel"/>
    <w:tmpl w:val="23EEE26C"/>
    <w:lvl w:ilvl="0" w:tplc="FFFFFFFF">
      <w:start w:val="1"/>
      <w:numFmt w:val="decimal"/>
      <w:lvlText w:val="%1."/>
      <w:lvlJc w:val="left"/>
      <w:pPr>
        <w:ind w:left="1278" w:hanging="440"/>
      </w:pPr>
      <w:rPr>
        <w:sz w:val="22"/>
        <w:szCs w:val="22"/>
      </w:rPr>
    </w:lvl>
    <w:lvl w:ilvl="1" w:tplc="FFFFFFFF" w:tentative="1">
      <w:start w:val="1"/>
      <w:numFmt w:val="lowerLetter"/>
      <w:lvlText w:val="%2)"/>
      <w:lvlJc w:val="left"/>
      <w:pPr>
        <w:ind w:left="1718" w:hanging="440"/>
      </w:pPr>
    </w:lvl>
    <w:lvl w:ilvl="2" w:tplc="FFFFFFFF" w:tentative="1">
      <w:start w:val="1"/>
      <w:numFmt w:val="lowerRoman"/>
      <w:lvlText w:val="%3."/>
      <w:lvlJc w:val="right"/>
      <w:pPr>
        <w:ind w:left="2158" w:hanging="440"/>
      </w:pPr>
    </w:lvl>
    <w:lvl w:ilvl="3" w:tplc="FFFFFFFF" w:tentative="1">
      <w:start w:val="1"/>
      <w:numFmt w:val="decimal"/>
      <w:lvlText w:val="%4."/>
      <w:lvlJc w:val="left"/>
      <w:pPr>
        <w:ind w:left="2598" w:hanging="440"/>
      </w:pPr>
    </w:lvl>
    <w:lvl w:ilvl="4" w:tplc="FFFFFFFF" w:tentative="1">
      <w:start w:val="1"/>
      <w:numFmt w:val="lowerLetter"/>
      <w:lvlText w:val="%5)"/>
      <w:lvlJc w:val="left"/>
      <w:pPr>
        <w:ind w:left="3038" w:hanging="440"/>
      </w:pPr>
    </w:lvl>
    <w:lvl w:ilvl="5" w:tplc="FFFFFFFF" w:tentative="1">
      <w:start w:val="1"/>
      <w:numFmt w:val="lowerRoman"/>
      <w:lvlText w:val="%6."/>
      <w:lvlJc w:val="right"/>
      <w:pPr>
        <w:ind w:left="3478" w:hanging="440"/>
      </w:pPr>
    </w:lvl>
    <w:lvl w:ilvl="6" w:tplc="FFFFFFFF" w:tentative="1">
      <w:start w:val="1"/>
      <w:numFmt w:val="decimal"/>
      <w:lvlText w:val="%7."/>
      <w:lvlJc w:val="left"/>
      <w:pPr>
        <w:ind w:left="3918" w:hanging="440"/>
      </w:pPr>
    </w:lvl>
    <w:lvl w:ilvl="7" w:tplc="FFFFFFFF" w:tentative="1">
      <w:start w:val="1"/>
      <w:numFmt w:val="lowerLetter"/>
      <w:lvlText w:val="%8)"/>
      <w:lvlJc w:val="left"/>
      <w:pPr>
        <w:ind w:left="4358" w:hanging="440"/>
      </w:pPr>
    </w:lvl>
    <w:lvl w:ilvl="8" w:tplc="FFFFFFFF" w:tentative="1">
      <w:start w:val="1"/>
      <w:numFmt w:val="lowerRoman"/>
      <w:lvlText w:val="%9."/>
      <w:lvlJc w:val="right"/>
      <w:pPr>
        <w:ind w:left="4798" w:hanging="440"/>
      </w:pPr>
    </w:lvl>
  </w:abstractNum>
  <w:abstractNum w:abstractNumId="35" w15:restartNumberingAfterBreak="0">
    <w:nsid w:val="7035615B"/>
    <w:multiLevelType w:val="hybridMultilevel"/>
    <w:tmpl w:val="68421A40"/>
    <w:lvl w:ilvl="0" w:tplc="490CE5EA">
      <w:start w:val="1"/>
      <w:numFmt w:val="bullet"/>
      <w:lvlText w:val=""/>
      <w:lvlJc w:val="left"/>
      <w:pPr>
        <w:ind w:left="1914" w:hanging="440"/>
      </w:pPr>
      <w:rPr>
        <w:rFonts w:ascii="Wingdings" w:hAnsi="Wingdings" w:hint="default"/>
      </w:rPr>
    </w:lvl>
    <w:lvl w:ilvl="1" w:tplc="04090003" w:tentative="1">
      <w:start w:val="1"/>
      <w:numFmt w:val="bullet"/>
      <w:lvlText w:val=""/>
      <w:lvlJc w:val="left"/>
      <w:pPr>
        <w:ind w:left="2354" w:hanging="440"/>
      </w:pPr>
      <w:rPr>
        <w:rFonts w:ascii="Wingdings" w:hAnsi="Wingdings" w:hint="default"/>
      </w:rPr>
    </w:lvl>
    <w:lvl w:ilvl="2" w:tplc="04090005" w:tentative="1">
      <w:start w:val="1"/>
      <w:numFmt w:val="bullet"/>
      <w:lvlText w:val=""/>
      <w:lvlJc w:val="left"/>
      <w:pPr>
        <w:ind w:left="2794" w:hanging="440"/>
      </w:pPr>
      <w:rPr>
        <w:rFonts w:ascii="Wingdings" w:hAnsi="Wingdings" w:hint="default"/>
      </w:rPr>
    </w:lvl>
    <w:lvl w:ilvl="3" w:tplc="04090001" w:tentative="1">
      <w:start w:val="1"/>
      <w:numFmt w:val="bullet"/>
      <w:lvlText w:val=""/>
      <w:lvlJc w:val="left"/>
      <w:pPr>
        <w:ind w:left="3234" w:hanging="440"/>
      </w:pPr>
      <w:rPr>
        <w:rFonts w:ascii="Wingdings" w:hAnsi="Wingdings" w:hint="default"/>
      </w:rPr>
    </w:lvl>
    <w:lvl w:ilvl="4" w:tplc="04090003" w:tentative="1">
      <w:start w:val="1"/>
      <w:numFmt w:val="bullet"/>
      <w:lvlText w:val=""/>
      <w:lvlJc w:val="left"/>
      <w:pPr>
        <w:ind w:left="3674" w:hanging="440"/>
      </w:pPr>
      <w:rPr>
        <w:rFonts w:ascii="Wingdings" w:hAnsi="Wingdings" w:hint="default"/>
      </w:rPr>
    </w:lvl>
    <w:lvl w:ilvl="5" w:tplc="04090005" w:tentative="1">
      <w:start w:val="1"/>
      <w:numFmt w:val="bullet"/>
      <w:lvlText w:val=""/>
      <w:lvlJc w:val="left"/>
      <w:pPr>
        <w:ind w:left="4114" w:hanging="440"/>
      </w:pPr>
      <w:rPr>
        <w:rFonts w:ascii="Wingdings" w:hAnsi="Wingdings" w:hint="default"/>
      </w:rPr>
    </w:lvl>
    <w:lvl w:ilvl="6" w:tplc="04090001" w:tentative="1">
      <w:start w:val="1"/>
      <w:numFmt w:val="bullet"/>
      <w:lvlText w:val=""/>
      <w:lvlJc w:val="left"/>
      <w:pPr>
        <w:ind w:left="4554" w:hanging="440"/>
      </w:pPr>
      <w:rPr>
        <w:rFonts w:ascii="Wingdings" w:hAnsi="Wingdings" w:hint="default"/>
      </w:rPr>
    </w:lvl>
    <w:lvl w:ilvl="7" w:tplc="04090003" w:tentative="1">
      <w:start w:val="1"/>
      <w:numFmt w:val="bullet"/>
      <w:lvlText w:val=""/>
      <w:lvlJc w:val="left"/>
      <w:pPr>
        <w:ind w:left="4994" w:hanging="440"/>
      </w:pPr>
      <w:rPr>
        <w:rFonts w:ascii="Wingdings" w:hAnsi="Wingdings" w:hint="default"/>
      </w:rPr>
    </w:lvl>
    <w:lvl w:ilvl="8" w:tplc="04090005" w:tentative="1">
      <w:start w:val="1"/>
      <w:numFmt w:val="bullet"/>
      <w:lvlText w:val=""/>
      <w:lvlJc w:val="left"/>
      <w:pPr>
        <w:ind w:left="5434" w:hanging="440"/>
      </w:pPr>
      <w:rPr>
        <w:rFonts w:ascii="Wingdings" w:hAnsi="Wingdings" w:hint="default"/>
      </w:rPr>
    </w:lvl>
  </w:abstractNum>
  <w:abstractNum w:abstractNumId="36" w15:restartNumberingAfterBreak="0">
    <w:nsid w:val="71AD52CF"/>
    <w:multiLevelType w:val="hybridMultilevel"/>
    <w:tmpl w:val="D2EC6872"/>
    <w:lvl w:ilvl="0" w:tplc="B6926E06">
      <w:start w:val="1"/>
      <w:numFmt w:val="bullet"/>
      <w:lvlText w:val=""/>
      <w:lvlJc w:val="left"/>
      <w:pPr>
        <w:ind w:left="1474" w:hanging="453"/>
      </w:pPr>
      <w:rPr>
        <w:rFonts w:ascii="Wingdings" w:hAnsi="Wingdings" w:hint="default"/>
      </w:rPr>
    </w:lvl>
    <w:lvl w:ilvl="1" w:tplc="04090003" w:tentative="1">
      <w:start w:val="1"/>
      <w:numFmt w:val="bullet"/>
      <w:lvlText w:val=""/>
      <w:lvlJc w:val="left"/>
      <w:pPr>
        <w:ind w:left="2350" w:hanging="440"/>
      </w:pPr>
      <w:rPr>
        <w:rFonts w:ascii="Wingdings" w:hAnsi="Wingdings" w:hint="default"/>
      </w:rPr>
    </w:lvl>
    <w:lvl w:ilvl="2" w:tplc="04090005" w:tentative="1">
      <w:start w:val="1"/>
      <w:numFmt w:val="bullet"/>
      <w:lvlText w:val=""/>
      <w:lvlJc w:val="left"/>
      <w:pPr>
        <w:ind w:left="2790" w:hanging="440"/>
      </w:pPr>
      <w:rPr>
        <w:rFonts w:ascii="Wingdings" w:hAnsi="Wingdings" w:hint="default"/>
      </w:rPr>
    </w:lvl>
    <w:lvl w:ilvl="3" w:tplc="04090001" w:tentative="1">
      <w:start w:val="1"/>
      <w:numFmt w:val="bullet"/>
      <w:lvlText w:val=""/>
      <w:lvlJc w:val="left"/>
      <w:pPr>
        <w:ind w:left="3230" w:hanging="440"/>
      </w:pPr>
      <w:rPr>
        <w:rFonts w:ascii="Wingdings" w:hAnsi="Wingdings" w:hint="default"/>
      </w:rPr>
    </w:lvl>
    <w:lvl w:ilvl="4" w:tplc="04090003" w:tentative="1">
      <w:start w:val="1"/>
      <w:numFmt w:val="bullet"/>
      <w:lvlText w:val=""/>
      <w:lvlJc w:val="left"/>
      <w:pPr>
        <w:ind w:left="3670" w:hanging="440"/>
      </w:pPr>
      <w:rPr>
        <w:rFonts w:ascii="Wingdings" w:hAnsi="Wingdings" w:hint="default"/>
      </w:rPr>
    </w:lvl>
    <w:lvl w:ilvl="5" w:tplc="04090005" w:tentative="1">
      <w:start w:val="1"/>
      <w:numFmt w:val="bullet"/>
      <w:lvlText w:val=""/>
      <w:lvlJc w:val="left"/>
      <w:pPr>
        <w:ind w:left="4110" w:hanging="440"/>
      </w:pPr>
      <w:rPr>
        <w:rFonts w:ascii="Wingdings" w:hAnsi="Wingdings" w:hint="default"/>
      </w:rPr>
    </w:lvl>
    <w:lvl w:ilvl="6" w:tplc="04090001" w:tentative="1">
      <w:start w:val="1"/>
      <w:numFmt w:val="bullet"/>
      <w:lvlText w:val=""/>
      <w:lvlJc w:val="left"/>
      <w:pPr>
        <w:ind w:left="4550" w:hanging="440"/>
      </w:pPr>
      <w:rPr>
        <w:rFonts w:ascii="Wingdings" w:hAnsi="Wingdings" w:hint="default"/>
      </w:rPr>
    </w:lvl>
    <w:lvl w:ilvl="7" w:tplc="04090003" w:tentative="1">
      <w:start w:val="1"/>
      <w:numFmt w:val="bullet"/>
      <w:lvlText w:val=""/>
      <w:lvlJc w:val="left"/>
      <w:pPr>
        <w:ind w:left="4990" w:hanging="440"/>
      </w:pPr>
      <w:rPr>
        <w:rFonts w:ascii="Wingdings" w:hAnsi="Wingdings" w:hint="default"/>
      </w:rPr>
    </w:lvl>
    <w:lvl w:ilvl="8" w:tplc="04090005" w:tentative="1">
      <w:start w:val="1"/>
      <w:numFmt w:val="bullet"/>
      <w:lvlText w:val=""/>
      <w:lvlJc w:val="left"/>
      <w:pPr>
        <w:ind w:left="5430" w:hanging="440"/>
      </w:pPr>
      <w:rPr>
        <w:rFonts w:ascii="Wingdings" w:hAnsi="Wingdings" w:hint="default"/>
      </w:rPr>
    </w:lvl>
  </w:abstractNum>
  <w:abstractNum w:abstractNumId="37" w15:restartNumberingAfterBreak="0">
    <w:nsid w:val="721D14C2"/>
    <w:multiLevelType w:val="hybridMultilevel"/>
    <w:tmpl w:val="1FDA6B90"/>
    <w:lvl w:ilvl="0" w:tplc="490CE5EA">
      <w:start w:val="1"/>
      <w:numFmt w:val="bullet"/>
      <w:lvlText w:val=""/>
      <w:lvlJc w:val="left"/>
      <w:pPr>
        <w:ind w:left="1910" w:hanging="440"/>
      </w:pPr>
      <w:rPr>
        <w:rFonts w:ascii="Wingdings" w:hAnsi="Wingdings" w:hint="default"/>
      </w:rPr>
    </w:lvl>
    <w:lvl w:ilvl="1" w:tplc="04090003" w:tentative="1">
      <w:start w:val="1"/>
      <w:numFmt w:val="bullet"/>
      <w:lvlText w:val=""/>
      <w:lvlJc w:val="left"/>
      <w:pPr>
        <w:ind w:left="2350" w:hanging="440"/>
      </w:pPr>
      <w:rPr>
        <w:rFonts w:ascii="Wingdings" w:hAnsi="Wingdings" w:hint="default"/>
      </w:rPr>
    </w:lvl>
    <w:lvl w:ilvl="2" w:tplc="04090005" w:tentative="1">
      <w:start w:val="1"/>
      <w:numFmt w:val="bullet"/>
      <w:lvlText w:val=""/>
      <w:lvlJc w:val="left"/>
      <w:pPr>
        <w:ind w:left="2790" w:hanging="440"/>
      </w:pPr>
      <w:rPr>
        <w:rFonts w:ascii="Wingdings" w:hAnsi="Wingdings" w:hint="default"/>
      </w:rPr>
    </w:lvl>
    <w:lvl w:ilvl="3" w:tplc="04090001" w:tentative="1">
      <w:start w:val="1"/>
      <w:numFmt w:val="bullet"/>
      <w:lvlText w:val=""/>
      <w:lvlJc w:val="left"/>
      <w:pPr>
        <w:ind w:left="3230" w:hanging="440"/>
      </w:pPr>
      <w:rPr>
        <w:rFonts w:ascii="Wingdings" w:hAnsi="Wingdings" w:hint="default"/>
      </w:rPr>
    </w:lvl>
    <w:lvl w:ilvl="4" w:tplc="04090003" w:tentative="1">
      <w:start w:val="1"/>
      <w:numFmt w:val="bullet"/>
      <w:lvlText w:val=""/>
      <w:lvlJc w:val="left"/>
      <w:pPr>
        <w:ind w:left="3670" w:hanging="440"/>
      </w:pPr>
      <w:rPr>
        <w:rFonts w:ascii="Wingdings" w:hAnsi="Wingdings" w:hint="default"/>
      </w:rPr>
    </w:lvl>
    <w:lvl w:ilvl="5" w:tplc="04090005" w:tentative="1">
      <w:start w:val="1"/>
      <w:numFmt w:val="bullet"/>
      <w:lvlText w:val=""/>
      <w:lvlJc w:val="left"/>
      <w:pPr>
        <w:ind w:left="4110" w:hanging="440"/>
      </w:pPr>
      <w:rPr>
        <w:rFonts w:ascii="Wingdings" w:hAnsi="Wingdings" w:hint="default"/>
      </w:rPr>
    </w:lvl>
    <w:lvl w:ilvl="6" w:tplc="04090001" w:tentative="1">
      <w:start w:val="1"/>
      <w:numFmt w:val="bullet"/>
      <w:lvlText w:val=""/>
      <w:lvlJc w:val="left"/>
      <w:pPr>
        <w:ind w:left="4550" w:hanging="440"/>
      </w:pPr>
      <w:rPr>
        <w:rFonts w:ascii="Wingdings" w:hAnsi="Wingdings" w:hint="default"/>
      </w:rPr>
    </w:lvl>
    <w:lvl w:ilvl="7" w:tplc="04090003" w:tentative="1">
      <w:start w:val="1"/>
      <w:numFmt w:val="bullet"/>
      <w:lvlText w:val=""/>
      <w:lvlJc w:val="left"/>
      <w:pPr>
        <w:ind w:left="4990" w:hanging="440"/>
      </w:pPr>
      <w:rPr>
        <w:rFonts w:ascii="Wingdings" w:hAnsi="Wingdings" w:hint="default"/>
      </w:rPr>
    </w:lvl>
    <w:lvl w:ilvl="8" w:tplc="04090005" w:tentative="1">
      <w:start w:val="1"/>
      <w:numFmt w:val="bullet"/>
      <w:lvlText w:val=""/>
      <w:lvlJc w:val="left"/>
      <w:pPr>
        <w:ind w:left="5430" w:hanging="440"/>
      </w:pPr>
      <w:rPr>
        <w:rFonts w:ascii="Wingdings" w:hAnsi="Wingdings" w:hint="default"/>
      </w:rPr>
    </w:lvl>
  </w:abstractNum>
  <w:abstractNum w:abstractNumId="38" w15:restartNumberingAfterBreak="0">
    <w:nsid w:val="72CA0977"/>
    <w:multiLevelType w:val="hybridMultilevel"/>
    <w:tmpl w:val="55BEDA1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7B7D46E1"/>
    <w:multiLevelType w:val="hybridMultilevel"/>
    <w:tmpl w:val="B34E3A38"/>
    <w:lvl w:ilvl="0" w:tplc="715C4F84">
      <w:numFmt w:val="bullet"/>
      <w:lvlText w:val="•"/>
      <w:lvlJc w:val="left"/>
      <w:pPr>
        <w:ind w:left="650" w:hanging="440"/>
      </w:pPr>
      <w:rPr>
        <w:rFont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num w:numId="1" w16cid:durableId="1890339509">
    <w:abstractNumId w:val="7"/>
  </w:num>
  <w:num w:numId="2" w16cid:durableId="519589639">
    <w:abstractNumId w:val="0"/>
  </w:num>
  <w:num w:numId="3" w16cid:durableId="1381052124">
    <w:abstractNumId w:val="25"/>
  </w:num>
  <w:num w:numId="4" w16cid:durableId="1689599629">
    <w:abstractNumId w:val="15"/>
  </w:num>
  <w:num w:numId="5" w16cid:durableId="156502390">
    <w:abstractNumId w:val="31"/>
  </w:num>
  <w:num w:numId="6" w16cid:durableId="304816006">
    <w:abstractNumId w:val="30"/>
  </w:num>
  <w:num w:numId="7" w16cid:durableId="468477332">
    <w:abstractNumId w:val="2"/>
  </w:num>
  <w:num w:numId="8" w16cid:durableId="831674975">
    <w:abstractNumId w:val="16"/>
  </w:num>
  <w:num w:numId="9" w16cid:durableId="280575122">
    <w:abstractNumId w:val="39"/>
  </w:num>
  <w:num w:numId="10" w16cid:durableId="2128575029">
    <w:abstractNumId w:val="13"/>
  </w:num>
  <w:num w:numId="11" w16cid:durableId="605313346">
    <w:abstractNumId w:val="6"/>
  </w:num>
  <w:num w:numId="12" w16cid:durableId="1926524387">
    <w:abstractNumId w:val="32"/>
  </w:num>
  <w:num w:numId="13" w16cid:durableId="1221090646">
    <w:abstractNumId w:val="33"/>
  </w:num>
  <w:num w:numId="14" w16cid:durableId="495196499">
    <w:abstractNumId w:val="21"/>
  </w:num>
  <w:num w:numId="15" w16cid:durableId="1564633132">
    <w:abstractNumId w:val="20"/>
  </w:num>
  <w:num w:numId="16" w16cid:durableId="1220819033">
    <w:abstractNumId w:val="38"/>
  </w:num>
  <w:num w:numId="17" w16cid:durableId="535460126">
    <w:abstractNumId w:val="19"/>
  </w:num>
  <w:num w:numId="18" w16cid:durableId="1093356575">
    <w:abstractNumId w:val="9"/>
  </w:num>
  <w:num w:numId="19" w16cid:durableId="460733481">
    <w:abstractNumId w:val="12"/>
  </w:num>
  <w:num w:numId="20" w16cid:durableId="435952998">
    <w:abstractNumId w:val="8"/>
  </w:num>
  <w:num w:numId="21" w16cid:durableId="1962805177">
    <w:abstractNumId w:val="36"/>
  </w:num>
  <w:num w:numId="22" w16cid:durableId="1658805887">
    <w:abstractNumId w:val="37"/>
  </w:num>
  <w:num w:numId="23" w16cid:durableId="1615792763">
    <w:abstractNumId w:val="26"/>
  </w:num>
  <w:num w:numId="24" w16cid:durableId="1768647193">
    <w:abstractNumId w:val="11"/>
  </w:num>
  <w:num w:numId="25" w16cid:durableId="988636294">
    <w:abstractNumId w:val="23"/>
  </w:num>
  <w:num w:numId="26" w16cid:durableId="567113298">
    <w:abstractNumId w:val="35"/>
  </w:num>
  <w:num w:numId="27" w16cid:durableId="365910495">
    <w:abstractNumId w:val="5"/>
  </w:num>
  <w:num w:numId="28" w16cid:durableId="1256935477">
    <w:abstractNumId w:val="24"/>
  </w:num>
  <w:num w:numId="29" w16cid:durableId="1693339860">
    <w:abstractNumId w:val="10"/>
  </w:num>
  <w:num w:numId="30" w16cid:durableId="240339759">
    <w:abstractNumId w:val="1"/>
  </w:num>
  <w:num w:numId="31" w16cid:durableId="161698388">
    <w:abstractNumId w:val="17"/>
  </w:num>
  <w:num w:numId="32" w16cid:durableId="1032875743">
    <w:abstractNumId w:val="14"/>
  </w:num>
  <w:num w:numId="33" w16cid:durableId="144976438">
    <w:abstractNumId w:val="3"/>
  </w:num>
  <w:num w:numId="34" w16cid:durableId="65764939">
    <w:abstractNumId w:val="29"/>
  </w:num>
  <w:num w:numId="35" w16cid:durableId="1296374694">
    <w:abstractNumId w:val="22"/>
  </w:num>
  <w:num w:numId="36" w16cid:durableId="2127044399">
    <w:abstractNumId w:val="28"/>
  </w:num>
  <w:num w:numId="37" w16cid:durableId="88628282">
    <w:abstractNumId w:val="7"/>
  </w:num>
  <w:num w:numId="38" w16cid:durableId="1447503717">
    <w:abstractNumId w:val="7"/>
  </w:num>
  <w:num w:numId="39" w16cid:durableId="672416601">
    <w:abstractNumId w:val="34"/>
  </w:num>
  <w:num w:numId="40" w16cid:durableId="1407415044">
    <w:abstractNumId w:val="18"/>
  </w:num>
  <w:num w:numId="41" w16cid:durableId="1048264562">
    <w:abstractNumId w:val="27"/>
  </w:num>
  <w:num w:numId="42" w16cid:durableId="2078429596">
    <w:abstractNumId w:val="4"/>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lsea Lee">
    <w15:presenceInfo w15:providerId="Windows Live" w15:userId="849663de4180a55e"/>
  </w15:person>
  <w15:person w15:author="Bright Liu">
    <w15:presenceInfo w15:providerId="Windows Live" w15:userId="2b2f754e390af5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33B97"/>
    <w:rsid w:val="00002493"/>
    <w:rsid w:val="00002F49"/>
    <w:rsid w:val="00003216"/>
    <w:rsid w:val="00004699"/>
    <w:rsid w:val="00006488"/>
    <w:rsid w:val="000068AC"/>
    <w:rsid w:val="00006BE3"/>
    <w:rsid w:val="000108B6"/>
    <w:rsid w:val="00010B8F"/>
    <w:rsid w:val="00010E54"/>
    <w:rsid w:val="0001146D"/>
    <w:rsid w:val="00011728"/>
    <w:rsid w:val="00011CB8"/>
    <w:rsid w:val="0001213C"/>
    <w:rsid w:val="00012EE4"/>
    <w:rsid w:val="00013311"/>
    <w:rsid w:val="000164DF"/>
    <w:rsid w:val="000169AB"/>
    <w:rsid w:val="00016B1A"/>
    <w:rsid w:val="00016D37"/>
    <w:rsid w:val="00020068"/>
    <w:rsid w:val="0002226A"/>
    <w:rsid w:val="00022629"/>
    <w:rsid w:val="00022C22"/>
    <w:rsid w:val="00025640"/>
    <w:rsid w:val="000300FF"/>
    <w:rsid w:val="00030BB3"/>
    <w:rsid w:val="00032B33"/>
    <w:rsid w:val="000335BC"/>
    <w:rsid w:val="00034629"/>
    <w:rsid w:val="000350E2"/>
    <w:rsid w:val="000354A5"/>
    <w:rsid w:val="00035999"/>
    <w:rsid w:val="00035AA1"/>
    <w:rsid w:val="00036635"/>
    <w:rsid w:val="00036FA4"/>
    <w:rsid w:val="000379D2"/>
    <w:rsid w:val="00037DB9"/>
    <w:rsid w:val="00040CFE"/>
    <w:rsid w:val="00041113"/>
    <w:rsid w:val="0004153B"/>
    <w:rsid w:val="00042A1B"/>
    <w:rsid w:val="0004312D"/>
    <w:rsid w:val="00043B62"/>
    <w:rsid w:val="0004527A"/>
    <w:rsid w:val="00045752"/>
    <w:rsid w:val="0005264D"/>
    <w:rsid w:val="00053538"/>
    <w:rsid w:val="00053F7F"/>
    <w:rsid w:val="00056687"/>
    <w:rsid w:val="000609B1"/>
    <w:rsid w:val="00061521"/>
    <w:rsid w:val="000617FD"/>
    <w:rsid w:val="00064451"/>
    <w:rsid w:val="00066AD9"/>
    <w:rsid w:val="00066DED"/>
    <w:rsid w:val="0006746F"/>
    <w:rsid w:val="00067957"/>
    <w:rsid w:val="000700FE"/>
    <w:rsid w:val="00071A82"/>
    <w:rsid w:val="00072221"/>
    <w:rsid w:val="0007323C"/>
    <w:rsid w:val="00074EED"/>
    <w:rsid w:val="0007674A"/>
    <w:rsid w:val="00076757"/>
    <w:rsid w:val="00080199"/>
    <w:rsid w:val="000806E5"/>
    <w:rsid w:val="00080F9D"/>
    <w:rsid w:val="00083191"/>
    <w:rsid w:val="000845AD"/>
    <w:rsid w:val="00084789"/>
    <w:rsid w:val="00085172"/>
    <w:rsid w:val="00085D08"/>
    <w:rsid w:val="00086898"/>
    <w:rsid w:val="000874AE"/>
    <w:rsid w:val="0008788A"/>
    <w:rsid w:val="00090A5C"/>
    <w:rsid w:val="00091469"/>
    <w:rsid w:val="00091ED7"/>
    <w:rsid w:val="00094716"/>
    <w:rsid w:val="00096CFA"/>
    <w:rsid w:val="000A1D9E"/>
    <w:rsid w:val="000A25A9"/>
    <w:rsid w:val="000A31D1"/>
    <w:rsid w:val="000A46C4"/>
    <w:rsid w:val="000A5004"/>
    <w:rsid w:val="000A56E7"/>
    <w:rsid w:val="000B0D76"/>
    <w:rsid w:val="000B14B9"/>
    <w:rsid w:val="000B3569"/>
    <w:rsid w:val="000B3A16"/>
    <w:rsid w:val="000C1040"/>
    <w:rsid w:val="000C1512"/>
    <w:rsid w:val="000C2093"/>
    <w:rsid w:val="000C2AC7"/>
    <w:rsid w:val="000C35F7"/>
    <w:rsid w:val="000C49B1"/>
    <w:rsid w:val="000C4FE8"/>
    <w:rsid w:val="000C6407"/>
    <w:rsid w:val="000C745A"/>
    <w:rsid w:val="000C7668"/>
    <w:rsid w:val="000D20B1"/>
    <w:rsid w:val="000D2701"/>
    <w:rsid w:val="000D3474"/>
    <w:rsid w:val="000D37D6"/>
    <w:rsid w:val="000D3A92"/>
    <w:rsid w:val="000D46DA"/>
    <w:rsid w:val="000D5ABD"/>
    <w:rsid w:val="000D6CB3"/>
    <w:rsid w:val="000D72AB"/>
    <w:rsid w:val="000E02CA"/>
    <w:rsid w:val="000E0747"/>
    <w:rsid w:val="000E08D9"/>
    <w:rsid w:val="000E0929"/>
    <w:rsid w:val="000E0E4E"/>
    <w:rsid w:val="000E24E8"/>
    <w:rsid w:val="000E2EA2"/>
    <w:rsid w:val="000E2F54"/>
    <w:rsid w:val="000E31DA"/>
    <w:rsid w:val="000E4D04"/>
    <w:rsid w:val="000E54F2"/>
    <w:rsid w:val="000E6638"/>
    <w:rsid w:val="000E66CC"/>
    <w:rsid w:val="000E740C"/>
    <w:rsid w:val="000F06E8"/>
    <w:rsid w:val="000F1386"/>
    <w:rsid w:val="000F1624"/>
    <w:rsid w:val="000F17E3"/>
    <w:rsid w:val="000F25F4"/>
    <w:rsid w:val="000F2EA6"/>
    <w:rsid w:val="000F3AF0"/>
    <w:rsid w:val="000F53E6"/>
    <w:rsid w:val="001000CD"/>
    <w:rsid w:val="001001B9"/>
    <w:rsid w:val="00100368"/>
    <w:rsid w:val="0010055C"/>
    <w:rsid w:val="00100B35"/>
    <w:rsid w:val="001024A1"/>
    <w:rsid w:val="00102505"/>
    <w:rsid w:val="001034B5"/>
    <w:rsid w:val="001039FC"/>
    <w:rsid w:val="00103FB4"/>
    <w:rsid w:val="00105465"/>
    <w:rsid w:val="00105A9E"/>
    <w:rsid w:val="00105CCE"/>
    <w:rsid w:val="001100BF"/>
    <w:rsid w:val="00110338"/>
    <w:rsid w:val="001109AE"/>
    <w:rsid w:val="00110B91"/>
    <w:rsid w:val="00112B65"/>
    <w:rsid w:val="001130A8"/>
    <w:rsid w:val="001138EC"/>
    <w:rsid w:val="00113BE3"/>
    <w:rsid w:val="00115D81"/>
    <w:rsid w:val="00116188"/>
    <w:rsid w:val="001164BA"/>
    <w:rsid w:val="00120E63"/>
    <w:rsid w:val="00121D41"/>
    <w:rsid w:val="00121E05"/>
    <w:rsid w:val="00124BF4"/>
    <w:rsid w:val="00125811"/>
    <w:rsid w:val="0012638F"/>
    <w:rsid w:val="00127563"/>
    <w:rsid w:val="00130DFB"/>
    <w:rsid w:val="001325AE"/>
    <w:rsid w:val="00132A3C"/>
    <w:rsid w:val="0013316F"/>
    <w:rsid w:val="00133A8F"/>
    <w:rsid w:val="0014069A"/>
    <w:rsid w:val="0014171B"/>
    <w:rsid w:val="00141AD3"/>
    <w:rsid w:val="00142431"/>
    <w:rsid w:val="00142FAE"/>
    <w:rsid w:val="001431CE"/>
    <w:rsid w:val="00143562"/>
    <w:rsid w:val="001439BA"/>
    <w:rsid w:val="00143DD7"/>
    <w:rsid w:val="00144523"/>
    <w:rsid w:val="00144735"/>
    <w:rsid w:val="00144A2E"/>
    <w:rsid w:val="00144A9C"/>
    <w:rsid w:val="00144F93"/>
    <w:rsid w:val="0014768D"/>
    <w:rsid w:val="00147E37"/>
    <w:rsid w:val="00150EF9"/>
    <w:rsid w:val="00150F5C"/>
    <w:rsid w:val="00151399"/>
    <w:rsid w:val="00153071"/>
    <w:rsid w:val="00154B0A"/>
    <w:rsid w:val="00154E66"/>
    <w:rsid w:val="00154F57"/>
    <w:rsid w:val="001558E7"/>
    <w:rsid w:val="00156427"/>
    <w:rsid w:val="00157E38"/>
    <w:rsid w:val="00160A78"/>
    <w:rsid w:val="0016179A"/>
    <w:rsid w:val="00161802"/>
    <w:rsid w:val="001621DD"/>
    <w:rsid w:val="00164B12"/>
    <w:rsid w:val="00166763"/>
    <w:rsid w:val="001676E8"/>
    <w:rsid w:val="00167EBE"/>
    <w:rsid w:val="00171623"/>
    <w:rsid w:val="001721AF"/>
    <w:rsid w:val="00172D49"/>
    <w:rsid w:val="00173440"/>
    <w:rsid w:val="001740B6"/>
    <w:rsid w:val="00176782"/>
    <w:rsid w:val="00176F30"/>
    <w:rsid w:val="001776EB"/>
    <w:rsid w:val="00177884"/>
    <w:rsid w:val="00177A55"/>
    <w:rsid w:val="00177B9E"/>
    <w:rsid w:val="0018210B"/>
    <w:rsid w:val="001827D0"/>
    <w:rsid w:val="00183EC9"/>
    <w:rsid w:val="001844CF"/>
    <w:rsid w:val="001908D7"/>
    <w:rsid w:val="00193487"/>
    <w:rsid w:val="00193ED1"/>
    <w:rsid w:val="0019408F"/>
    <w:rsid w:val="00194A45"/>
    <w:rsid w:val="00194DEB"/>
    <w:rsid w:val="001954DB"/>
    <w:rsid w:val="00195929"/>
    <w:rsid w:val="00197458"/>
    <w:rsid w:val="00197DD4"/>
    <w:rsid w:val="001A0EE8"/>
    <w:rsid w:val="001A2361"/>
    <w:rsid w:val="001A2C67"/>
    <w:rsid w:val="001A3E03"/>
    <w:rsid w:val="001A4560"/>
    <w:rsid w:val="001A473E"/>
    <w:rsid w:val="001A477E"/>
    <w:rsid w:val="001A5D5B"/>
    <w:rsid w:val="001A6282"/>
    <w:rsid w:val="001A7865"/>
    <w:rsid w:val="001A79A6"/>
    <w:rsid w:val="001A7CBD"/>
    <w:rsid w:val="001A7DFC"/>
    <w:rsid w:val="001A7F5F"/>
    <w:rsid w:val="001B0B1F"/>
    <w:rsid w:val="001B0B7F"/>
    <w:rsid w:val="001B1354"/>
    <w:rsid w:val="001B1559"/>
    <w:rsid w:val="001B220B"/>
    <w:rsid w:val="001B2F47"/>
    <w:rsid w:val="001B3DF9"/>
    <w:rsid w:val="001B44D9"/>
    <w:rsid w:val="001B5CB0"/>
    <w:rsid w:val="001C0124"/>
    <w:rsid w:val="001C191C"/>
    <w:rsid w:val="001C1E80"/>
    <w:rsid w:val="001C2E57"/>
    <w:rsid w:val="001C3599"/>
    <w:rsid w:val="001C41D9"/>
    <w:rsid w:val="001C4D28"/>
    <w:rsid w:val="001C5D07"/>
    <w:rsid w:val="001C66DE"/>
    <w:rsid w:val="001C6AB0"/>
    <w:rsid w:val="001D0581"/>
    <w:rsid w:val="001D49A0"/>
    <w:rsid w:val="001D4F16"/>
    <w:rsid w:val="001D5644"/>
    <w:rsid w:val="001D60BE"/>
    <w:rsid w:val="001D6C50"/>
    <w:rsid w:val="001E1564"/>
    <w:rsid w:val="001E1A29"/>
    <w:rsid w:val="001E1D8C"/>
    <w:rsid w:val="001E5B36"/>
    <w:rsid w:val="001E5D95"/>
    <w:rsid w:val="001E641A"/>
    <w:rsid w:val="001E65D3"/>
    <w:rsid w:val="001E7535"/>
    <w:rsid w:val="001E77D8"/>
    <w:rsid w:val="001E7A43"/>
    <w:rsid w:val="001E7B99"/>
    <w:rsid w:val="001F01F3"/>
    <w:rsid w:val="001F06DA"/>
    <w:rsid w:val="001F0A62"/>
    <w:rsid w:val="001F0D15"/>
    <w:rsid w:val="001F38BE"/>
    <w:rsid w:val="001F3C0A"/>
    <w:rsid w:val="001F56FE"/>
    <w:rsid w:val="001F6C99"/>
    <w:rsid w:val="001F6D97"/>
    <w:rsid w:val="001F73C3"/>
    <w:rsid w:val="00201C31"/>
    <w:rsid w:val="00202152"/>
    <w:rsid w:val="00202A35"/>
    <w:rsid w:val="00203796"/>
    <w:rsid w:val="00203F19"/>
    <w:rsid w:val="002048C6"/>
    <w:rsid w:val="00205349"/>
    <w:rsid w:val="00207195"/>
    <w:rsid w:val="00207674"/>
    <w:rsid w:val="002104C8"/>
    <w:rsid w:val="00210DBF"/>
    <w:rsid w:val="00211D02"/>
    <w:rsid w:val="00212BE4"/>
    <w:rsid w:val="00213C28"/>
    <w:rsid w:val="0021465A"/>
    <w:rsid w:val="00214DCB"/>
    <w:rsid w:val="00215EA8"/>
    <w:rsid w:val="00216061"/>
    <w:rsid w:val="002179C7"/>
    <w:rsid w:val="00221FC2"/>
    <w:rsid w:val="0022347E"/>
    <w:rsid w:val="002239C4"/>
    <w:rsid w:val="00225293"/>
    <w:rsid w:val="00225324"/>
    <w:rsid w:val="00226549"/>
    <w:rsid w:val="00227334"/>
    <w:rsid w:val="00227C64"/>
    <w:rsid w:val="00227FC6"/>
    <w:rsid w:val="002311B0"/>
    <w:rsid w:val="0023268F"/>
    <w:rsid w:val="00232D64"/>
    <w:rsid w:val="00233A00"/>
    <w:rsid w:val="00235B9E"/>
    <w:rsid w:val="002364D3"/>
    <w:rsid w:val="00236C8F"/>
    <w:rsid w:val="00237CB1"/>
    <w:rsid w:val="002401B0"/>
    <w:rsid w:val="002401B6"/>
    <w:rsid w:val="002403C0"/>
    <w:rsid w:val="00241595"/>
    <w:rsid w:val="00241CAF"/>
    <w:rsid w:val="002428C5"/>
    <w:rsid w:val="00242CD3"/>
    <w:rsid w:val="00242DEF"/>
    <w:rsid w:val="00243963"/>
    <w:rsid w:val="00244508"/>
    <w:rsid w:val="00244A87"/>
    <w:rsid w:val="00246A43"/>
    <w:rsid w:val="00246CAA"/>
    <w:rsid w:val="00246F5E"/>
    <w:rsid w:val="002474EA"/>
    <w:rsid w:val="00247558"/>
    <w:rsid w:val="002478FF"/>
    <w:rsid w:val="00250CC3"/>
    <w:rsid w:val="00251FDB"/>
    <w:rsid w:val="002532ED"/>
    <w:rsid w:val="00253C4B"/>
    <w:rsid w:val="0025424E"/>
    <w:rsid w:val="002542D2"/>
    <w:rsid w:val="002543C2"/>
    <w:rsid w:val="00255160"/>
    <w:rsid w:val="002553E3"/>
    <w:rsid w:val="0025559C"/>
    <w:rsid w:val="00256540"/>
    <w:rsid w:val="0025676C"/>
    <w:rsid w:val="00256FCC"/>
    <w:rsid w:val="00263D6F"/>
    <w:rsid w:val="0026622E"/>
    <w:rsid w:val="00266FD2"/>
    <w:rsid w:val="00267DF9"/>
    <w:rsid w:val="002704CF"/>
    <w:rsid w:val="00271922"/>
    <w:rsid w:val="00272705"/>
    <w:rsid w:val="00272A52"/>
    <w:rsid w:val="00272C8C"/>
    <w:rsid w:val="00272EF8"/>
    <w:rsid w:val="002738C6"/>
    <w:rsid w:val="00274B9A"/>
    <w:rsid w:val="002752C3"/>
    <w:rsid w:val="002754FC"/>
    <w:rsid w:val="00275784"/>
    <w:rsid w:val="00275B44"/>
    <w:rsid w:val="00276235"/>
    <w:rsid w:val="00276905"/>
    <w:rsid w:val="00276A83"/>
    <w:rsid w:val="00276C51"/>
    <w:rsid w:val="00276D69"/>
    <w:rsid w:val="002773CF"/>
    <w:rsid w:val="00277622"/>
    <w:rsid w:val="002778B2"/>
    <w:rsid w:val="002779D4"/>
    <w:rsid w:val="00277FE2"/>
    <w:rsid w:val="00280A5C"/>
    <w:rsid w:val="00281A2C"/>
    <w:rsid w:val="00281E95"/>
    <w:rsid w:val="002821E0"/>
    <w:rsid w:val="00282FFB"/>
    <w:rsid w:val="00283F63"/>
    <w:rsid w:val="0028621A"/>
    <w:rsid w:val="0028678A"/>
    <w:rsid w:val="00286918"/>
    <w:rsid w:val="00286D71"/>
    <w:rsid w:val="00287015"/>
    <w:rsid w:val="00287F3F"/>
    <w:rsid w:val="002900E7"/>
    <w:rsid w:val="00290F7C"/>
    <w:rsid w:val="00292286"/>
    <w:rsid w:val="00292C23"/>
    <w:rsid w:val="00293277"/>
    <w:rsid w:val="002955B6"/>
    <w:rsid w:val="00295B7B"/>
    <w:rsid w:val="002978D3"/>
    <w:rsid w:val="002A082A"/>
    <w:rsid w:val="002A0A7D"/>
    <w:rsid w:val="002A0FC1"/>
    <w:rsid w:val="002A28CC"/>
    <w:rsid w:val="002A2F18"/>
    <w:rsid w:val="002A403A"/>
    <w:rsid w:val="002A52B7"/>
    <w:rsid w:val="002A5E1D"/>
    <w:rsid w:val="002A5EC4"/>
    <w:rsid w:val="002A652F"/>
    <w:rsid w:val="002A758F"/>
    <w:rsid w:val="002B16B5"/>
    <w:rsid w:val="002B16E1"/>
    <w:rsid w:val="002B261B"/>
    <w:rsid w:val="002B3179"/>
    <w:rsid w:val="002B36D7"/>
    <w:rsid w:val="002B4798"/>
    <w:rsid w:val="002B5124"/>
    <w:rsid w:val="002B56A1"/>
    <w:rsid w:val="002B56F3"/>
    <w:rsid w:val="002B647C"/>
    <w:rsid w:val="002B66C3"/>
    <w:rsid w:val="002B6BD5"/>
    <w:rsid w:val="002B738E"/>
    <w:rsid w:val="002B7D92"/>
    <w:rsid w:val="002C2A3E"/>
    <w:rsid w:val="002C2CE9"/>
    <w:rsid w:val="002C4F3C"/>
    <w:rsid w:val="002C5349"/>
    <w:rsid w:val="002C65DD"/>
    <w:rsid w:val="002C6C32"/>
    <w:rsid w:val="002C6FCF"/>
    <w:rsid w:val="002D169E"/>
    <w:rsid w:val="002D22DD"/>
    <w:rsid w:val="002D326D"/>
    <w:rsid w:val="002D4C33"/>
    <w:rsid w:val="002D51CF"/>
    <w:rsid w:val="002D5D51"/>
    <w:rsid w:val="002D6CF1"/>
    <w:rsid w:val="002D6E89"/>
    <w:rsid w:val="002D727F"/>
    <w:rsid w:val="002D7926"/>
    <w:rsid w:val="002E0529"/>
    <w:rsid w:val="002E0612"/>
    <w:rsid w:val="002E06C0"/>
    <w:rsid w:val="002E0CFD"/>
    <w:rsid w:val="002E1A36"/>
    <w:rsid w:val="002E1F91"/>
    <w:rsid w:val="002E235A"/>
    <w:rsid w:val="002E2DDC"/>
    <w:rsid w:val="002E33E0"/>
    <w:rsid w:val="002E3857"/>
    <w:rsid w:val="002E3E17"/>
    <w:rsid w:val="002E4910"/>
    <w:rsid w:val="002E4AE6"/>
    <w:rsid w:val="002E53EB"/>
    <w:rsid w:val="002F0780"/>
    <w:rsid w:val="002F401D"/>
    <w:rsid w:val="002F41BE"/>
    <w:rsid w:val="002F47E8"/>
    <w:rsid w:val="002F4EC2"/>
    <w:rsid w:val="002F5F2F"/>
    <w:rsid w:val="002F5F64"/>
    <w:rsid w:val="002F726D"/>
    <w:rsid w:val="00300409"/>
    <w:rsid w:val="003004C4"/>
    <w:rsid w:val="00300501"/>
    <w:rsid w:val="00300E7F"/>
    <w:rsid w:val="00301A84"/>
    <w:rsid w:val="00301C12"/>
    <w:rsid w:val="003029E6"/>
    <w:rsid w:val="00302A6E"/>
    <w:rsid w:val="0030447F"/>
    <w:rsid w:val="0030547E"/>
    <w:rsid w:val="003058B2"/>
    <w:rsid w:val="00306A71"/>
    <w:rsid w:val="00306C83"/>
    <w:rsid w:val="0030717F"/>
    <w:rsid w:val="00307CA8"/>
    <w:rsid w:val="00307DDC"/>
    <w:rsid w:val="0031033A"/>
    <w:rsid w:val="00310A20"/>
    <w:rsid w:val="00311900"/>
    <w:rsid w:val="00311B9B"/>
    <w:rsid w:val="0031331B"/>
    <w:rsid w:val="00315899"/>
    <w:rsid w:val="0031602A"/>
    <w:rsid w:val="003160BF"/>
    <w:rsid w:val="003163FC"/>
    <w:rsid w:val="00317E0F"/>
    <w:rsid w:val="00320277"/>
    <w:rsid w:val="00320512"/>
    <w:rsid w:val="00321D98"/>
    <w:rsid w:val="00321E5B"/>
    <w:rsid w:val="003226CC"/>
    <w:rsid w:val="00324A76"/>
    <w:rsid w:val="00327735"/>
    <w:rsid w:val="0033116A"/>
    <w:rsid w:val="0033235A"/>
    <w:rsid w:val="0033273C"/>
    <w:rsid w:val="0033280B"/>
    <w:rsid w:val="0033380E"/>
    <w:rsid w:val="0033424D"/>
    <w:rsid w:val="0033485C"/>
    <w:rsid w:val="00334FD2"/>
    <w:rsid w:val="003350E5"/>
    <w:rsid w:val="003357F0"/>
    <w:rsid w:val="00340322"/>
    <w:rsid w:val="003416E0"/>
    <w:rsid w:val="0034416E"/>
    <w:rsid w:val="00344B47"/>
    <w:rsid w:val="003478B0"/>
    <w:rsid w:val="003502A3"/>
    <w:rsid w:val="00350618"/>
    <w:rsid w:val="00350FD2"/>
    <w:rsid w:val="00351E42"/>
    <w:rsid w:val="00351EF4"/>
    <w:rsid w:val="00352591"/>
    <w:rsid w:val="003525E0"/>
    <w:rsid w:val="00353335"/>
    <w:rsid w:val="00353788"/>
    <w:rsid w:val="00354210"/>
    <w:rsid w:val="0035440C"/>
    <w:rsid w:val="00355699"/>
    <w:rsid w:val="00355B07"/>
    <w:rsid w:val="0035657D"/>
    <w:rsid w:val="00356989"/>
    <w:rsid w:val="0036153E"/>
    <w:rsid w:val="00361E8D"/>
    <w:rsid w:val="003625DC"/>
    <w:rsid w:val="0036278F"/>
    <w:rsid w:val="003629AB"/>
    <w:rsid w:val="00365504"/>
    <w:rsid w:val="00365DF8"/>
    <w:rsid w:val="003661E6"/>
    <w:rsid w:val="0036747D"/>
    <w:rsid w:val="00367A1C"/>
    <w:rsid w:val="00370264"/>
    <w:rsid w:val="00370369"/>
    <w:rsid w:val="00371470"/>
    <w:rsid w:val="00371C1D"/>
    <w:rsid w:val="00371C23"/>
    <w:rsid w:val="00371C2B"/>
    <w:rsid w:val="00371C91"/>
    <w:rsid w:val="0037231E"/>
    <w:rsid w:val="00372CC5"/>
    <w:rsid w:val="00373036"/>
    <w:rsid w:val="00374055"/>
    <w:rsid w:val="00374DA6"/>
    <w:rsid w:val="00374E7B"/>
    <w:rsid w:val="003756C5"/>
    <w:rsid w:val="00375958"/>
    <w:rsid w:val="00375A97"/>
    <w:rsid w:val="00375B22"/>
    <w:rsid w:val="00375F10"/>
    <w:rsid w:val="00377F30"/>
    <w:rsid w:val="003812D2"/>
    <w:rsid w:val="00382165"/>
    <w:rsid w:val="00382973"/>
    <w:rsid w:val="00382B1E"/>
    <w:rsid w:val="00382F48"/>
    <w:rsid w:val="00383018"/>
    <w:rsid w:val="00383277"/>
    <w:rsid w:val="0038355E"/>
    <w:rsid w:val="003835D1"/>
    <w:rsid w:val="00383748"/>
    <w:rsid w:val="00384360"/>
    <w:rsid w:val="00385141"/>
    <w:rsid w:val="00385450"/>
    <w:rsid w:val="00385958"/>
    <w:rsid w:val="003863DD"/>
    <w:rsid w:val="0038667F"/>
    <w:rsid w:val="00386B93"/>
    <w:rsid w:val="0039029D"/>
    <w:rsid w:val="003906B6"/>
    <w:rsid w:val="00391A2A"/>
    <w:rsid w:val="003920AB"/>
    <w:rsid w:val="003922B1"/>
    <w:rsid w:val="00392BE2"/>
    <w:rsid w:val="00393013"/>
    <w:rsid w:val="003932EC"/>
    <w:rsid w:val="003933C4"/>
    <w:rsid w:val="00393AC1"/>
    <w:rsid w:val="0039570A"/>
    <w:rsid w:val="00395926"/>
    <w:rsid w:val="00395F47"/>
    <w:rsid w:val="0039763A"/>
    <w:rsid w:val="00397700"/>
    <w:rsid w:val="00397C39"/>
    <w:rsid w:val="00397FCC"/>
    <w:rsid w:val="003A0516"/>
    <w:rsid w:val="003A2CD7"/>
    <w:rsid w:val="003A4B48"/>
    <w:rsid w:val="003A5E04"/>
    <w:rsid w:val="003A5E44"/>
    <w:rsid w:val="003A684C"/>
    <w:rsid w:val="003A6CBC"/>
    <w:rsid w:val="003A7FED"/>
    <w:rsid w:val="003B0144"/>
    <w:rsid w:val="003B1CC1"/>
    <w:rsid w:val="003B37F1"/>
    <w:rsid w:val="003B3FC0"/>
    <w:rsid w:val="003B6287"/>
    <w:rsid w:val="003B7AB7"/>
    <w:rsid w:val="003C09C0"/>
    <w:rsid w:val="003C1014"/>
    <w:rsid w:val="003C17A4"/>
    <w:rsid w:val="003C1A67"/>
    <w:rsid w:val="003C39D2"/>
    <w:rsid w:val="003C4297"/>
    <w:rsid w:val="003C4449"/>
    <w:rsid w:val="003C4D3C"/>
    <w:rsid w:val="003C573D"/>
    <w:rsid w:val="003C6175"/>
    <w:rsid w:val="003C73C2"/>
    <w:rsid w:val="003C7577"/>
    <w:rsid w:val="003D1D6D"/>
    <w:rsid w:val="003D1DCF"/>
    <w:rsid w:val="003D22D1"/>
    <w:rsid w:val="003D2D2C"/>
    <w:rsid w:val="003D3257"/>
    <w:rsid w:val="003D389D"/>
    <w:rsid w:val="003D4633"/>
    <w:rsid w:val="003D50E0"/>
    <w:rsid w:val="003D58FC"/>
    <w:rsid w:val="003D6266"/>
    <w:rsid w:val="003E016C"/>
    <w:rsid w:val="003E0A03"/>
    <w:rsid w:val="003E2166"/>
    <w:rsid w:val="003E33BC"/>
    <w:rsid w:val="003E42B9"/>
    <w:rsid w:val="003E4D41"/>
    <w:rsid w:val="003E4D8A"/>
    <w:rsid w:val="003E5A65"/>
    <w:rsid w:val="003E6DF7"/>
    <w:rsid w:val="003E7643"/>
    <w:rsid w:val="003E764F"/>
    <w:rsid w:val="003F11FC"/>
    <w:rsid w:val="003F148B"/>
    <w:rsid w:val="003F2288"/>
    <w:rsid w:val="003F285C"/>
    <w:rsid w:val="003F31C3"/>
    <w:rsid w:val="003F35F0"/>
    <w:rsid w:val="003F6B7F"/>
    <w:rsid w:val="003F7216"/>
    <w:rsid w:val="003F72D9"/>
    <w:rsid w:val="003F7F14"/>
    <w:rsid w:val="004005EF"/>
    <w:rsid w:val="004006B3"/>
    <w:rsid w:val="00400FE9"/>
    <w:rsid w:val="004011AF"/>
    <w:rsid w:val="004012ED"/>
    <w:rsid w:val="004058BB"/>
    <w:rsid w:val="004074E1"/>
    <w:rsid w:val="00410076"/>
    <w:rsid w:val="00410416"/>
    <w:rsid w:val="00411E06"/>
    <w:rsid w:val="0041257C"/>
    <w:rsid w:val="004125A5"/>
    <w:rsid w:val="00412F67"/>
    <w:rsid w:val="004132E2"/>
    <w:rsid w:val="00414237"/>
    <w:rsid w:val="00415FD8"/>
    <w:rsid w:val="00416CC5"/>
    <w:rsid w:val="004176BB"/>
    <w:rsid w:val="00417922"/>
    <w:rsid w:val="00420413"/>
    <w:rsid w:val="00420B1A"/>
    <w:rsid w:val="00420F6A"/>
    <w:rsid w:val="00421839"/>
    <w:rsid w:val="00422F5D"/>
    <w:rsid w:val="0042420E"/>
    <w:rsid w:val="00424CC9"/>
    <w:rsid w:val="00425973"/>
    <w:rsid w:val="00425F13"/>
    <w:rsid w:val="0042633B"/>
    <w:rsid w:val="00430A97"/>
    <w:rsid w:val="00430CAC"/>
    <w:rsid w:val="00431CCE"/>
    <w:rsid w:val="00432C26"/>
    <w:rsid w:val="004345D6"/>
    <w:rsid w:val="00435FF0"/>
    <w:rsid w:val="0043681E"/>
    <w:rsid w:val="00436CFB"/>
    <w:rsid w:val="004376AE"/>
    <w:rsid w:val="00437D44"/>
    <w:rsid w:val="0044015B"/>
    <w:rsid w:val="00440B85"/>
    <w:rsid w:val="00440C5D"/>
    <w:rsid w:val="004417AB"/>
    <w:rsid w:val="00441942"/>
    <w:rsid w:val="004420C6"/>
    <w:rsid w:val="00442303"/>
    <w:rsid w:val="00443847"/>
    <w:rsid w:val="00446695"/>
    <w:rsid w:val="00446D6C"/>
    <w:rsid w:val="00451B3E"/>
    <w:rsid w:val="00453494"/>
    <w:rsid w:val="00453B2E"/>
    <w:rsid w:val="0045403C"/>
    <w:rsid w:val="00454A6D"/>
    <w:rsid w:val="00454B32"/>
    <w:rsid w:val="00455344"/>
    <w:rsid w:val="00455A93"/>
    <w:rsid w:val="00456DC3"/>
    <w:rsid w:val="0045795C"/>
    <w:rsid w:val="00457ACF"/>
    <w:rsid w:val="00460D46"/>
    <w:rsid w:val="00461232"/>
    <w:rsid w:val="004616A7"/>
    <w:rsid w:val="004632F2"/>
    <w:rsid w:val="004636C8"/>
    <w:rsid w:val="00465779"/>
    <w:rsid w:val="00465FA3"/>
    <w:rsid w:val="004705A9"/>
    <w:rsid w:val="00470B9F"/>
    <w:rsid w:val="00473C97"/>
    <w:rsid w:val="004749EE"/>
    <w:rsid w:val="00474E84"/>
    <w:rsid w:val="00475A18"/>
    <w:rsid w:val="00475B6A"/>
    <w:rsid w:val="00475BDA"/>
    <w:rsid w:val="004775BA"/>
    <w:rsid w:val="0048261E"/>
    <w:rsid w:val="004826C5"/>
    <w:rsid w:val="00482F8F"/>
    <w:rsid w:val="00483F94"/>
    <w:rsid w:val="00485573"/>
    <w:rsid w:val="00485C07"/>
    <w:rsid w:val="0048798A"/>
    <w:rsid w:val="004909E8"/>
    <w:rsid w:val="0049101E"/>
    <w:rsid w:val="0049253E"/>
    <w:rsid w:val="0049256F"/>
    <w:rsid w:val="00492958"/>
    <w:rsid w:val="00492B3D"/>
    <w:rsid w:val="0049428E"/>
    <w:rsid w:val="0049793A"/>
    <w:rsid w:val="004A0109"/>
    <w:rsid w:val="004A03C0"/>
    <w:rsid w:val="004A0C57"/>
    <w:rsid w:val="004A18B1"/>
    <w:rsid w:val="004A1A04"/>
    <w:rsid w:val="004A2062"/>
    <w:rsid w:val="004A29B5"/>
    <w:rsid w:val="004A36D3"/>
    <w:rsid w:val="004A4377"/>
    <w:rsid w:val="004A4382"/>
    <w:rsid w:val="004A4D33"/>
    <w:rsid w:val="004A5CD1"/>
    <w:rsid w:val="004A6367"/>
    <w:rsid w:val="004A7D96"/>
    <w:rsid w:val="004B1ABA"/>
    <w:rsid w:val="004B20A4"/>
    <w:rsid w:val="004B25EE"/>
    <w:rsid w:val="004B2E32"/>
    <w:rsid w:val="004B549A"/>
    <w:rsid w:val="004B6A4E"/>
    <w:rsid w:val="004B7E9F"/>
    <w:rsid w:val="004C0197"/>
    <w:rsid w:val="004C024B"/>
    <w:rsid w:val="004C06B9"/>
    <w:rsid w:val="004C2E31"/>
    <w:rsid w:val="004C3C14"/>
    <w:rsid w:val="004C46BD"/>
    <w:rsid w:val="004C51E2"/>
    <w:rsid w:val="004C6077"/>
    <w:rsid w:val="004C607B"/>
    <w:rsid w:val="004C664F"/>
    <w:rsid w:val="004C695A"/>
    <w:rsid w:val="004C7781"/>
    <w:rsid w:val="004D0433"/>
    <w:rsid w:val="004D0557"/>
    <w:rsid w:val="004D108F"/>
    <w:rsid w:val="004D1194"/>
    <w:rsid w:val="004D1BE5"/>
    <w:rsid w:val="004D4D65"/>
    <w:rsid w:val="004D612C"/>
    <w:rsid w:val="004D6804"/>
    <w:rsid w:val="004D6BD6"/>
    <w:rsid w:val="004D70EA"/>
    <w:rsid w:val="004D7569"/>
    <w:rsid w:val="004E1244"/>
    <w:rsid w:val="004E1BCF"/>
    <w:rsid w:val="004E2A61"/>
    <w:rsid w:val="004E2C14"/>
    <w:rsid w:val="004E3C19"/>
    <w:rsid w:val="004E4D22"/>
    <w:rsid w:val="004E5B73"/>
    <w:rsid w:val="004E5FDA"/>
    <w:rsid w:val="004E6568"/>
    <w:rsid w:val="004E6C31"/>
    <w:rsid w:val="004E7001"/>
    <w:rsid w:val="004E7120"/>
    <w:rsid w:val="004E76F4"/>
    <w:rsid w:val="004F008D"/>
    <w:rsid w:val="004F01DA"/>
    <w:rsid w:val="004F1AED"/>
    <w:rsid w:val="004F28A5"/>
    <w:rsid w:val="004F5FD7"/>
    <w:rsid w:val="004F651B"/>
    <w:rsid w:val="004F741C"/>
    <w:rsid w:val="005009AF"/>
    <w:rsid w:val="00501257"/>
    <w:rsid w:val="005012F5"/>
    <w:rsid w:val="0050179D"/>
    <w:rsid w:val="00502524"/>
    <w:rsid w:val="00503175"/>
    <w:rsid w:val="0050323B"/>
    <w:rsid w:val="0050380F"/>
    <w:rsid w:val="005047F5"/>
    <w:rsid w:val="005049DA"/>
    <w:rsid w:val="005101E9"/>
    <w:rsid w:val="005115EA"/>
    <w:rsid w:val="0051182A"/>
    <w:rsid w:val="00512137"/>
    <w:rsid w:val="005124C6"/>
    <w:rsid w:val="005127C9"/>
    <w:rsid w:val="00512D8B"/>
    <w:rsid w:val="00513998"/>
    <w:rsid w:val="00513B0F"/>
    <w:rsid w:val="00513DCD"/>
    <w:rsid w:val="005150F5"/>
    <w:rsid w:val="00515406"/>
    <w:rsid w:val="00515D01"/>
    <w:rsid w:val="005176A3"/>
    <w:rsid w:val="005177B4"/>
    <w:rsid w:val="00517B13"/>
    <w:rsid w:val="005218E3"/>
    <w:rsid w:val="00521B8D"/>
    <w:rsid w:val="00522347"/>
    <w:rsid w:val="00522360"/>
    <w:rsid w:val="00522C30"/>
    <w:rsid w:val="0052326F"/>
    <w:rsid w:val="00523E80"/>
    <w:rsid w:val="00526164"/>
    <w:rsid w:val="00526E49"/>
    <w:rsid w:val="005273C6"/>
    <w:rsid w:val="00531D60"/>
    <w:rsid w:val="00531E1F"/>
    <w:rsid w:val="005322DC"/>
    <w:rsid w:val="0053306D"/>
    <w:rsid w:val="00535430"/>
    <w:rsid w:val="0053596A"/>
    <w:rsid w:val="00537AE2"/>
    <w:rsid w:val="005406DC"/>
    <w:rsid w:val="00540CCF"/>
    <w:rsid w:val="005427CD"/>
    <w:rsid w:val="00542B2E"/>
    <w:rsid w:val="00543479"/>
    <w:rsid w:val="005445BC"/>
    <w:rsid w:val="00545003"/>
    <w:rsid w:val="00545CE4"/>
    <w:rsid w:val="00545F95"/>
    <w:rsid w:val="0054607B"/>
    <w:rsid w:val="00546156"/>
    <w:rsid w:val="00552879"/>
    <w:rsid w:val="00552A22"/>
    <w:rsid w:val="0055334E"/>
    <w:rsid w:val="00553757"/>
    <w:rsid w:val="0055500F"/>
    <w:rsid w:val="005555F1"/>
    <w:rsid w:val="00557108"/>
    <w:rsid w:val="00557AE0"/>
    <w:rsid w:val="00557C49"/>
    <w:rsid w:val="0056025C"/>
    <w:rsid w:val="005603EB"/>
    <w:rsid w:val="005612B0"/>
    <w:rsid w:val="00563D47"/>
    <w:rsid w:val="00564C37"/>
    <w:rsid w:val="00564FE9"/>
    <w:rsid w:val="0056650E"/>
    <w:rsid w:val="00566A71"/>
    <w:rsid w:val="005672BA"/>
    <w:rsid w:val="0056778B"/>
    <w:rsid w:val="005678DB"/>
    <w:rsid w:val="00570165"/>
    <w:rsid w:val="00570659"/>
    <w:rsid w:val="00570906"/>
    <w:rsid w:val="00570AB3"/>
    <w:rsid w:val="0057230E"/>
    <w:rsid w:val="0057300C"/>
    <w:rsid w:val="005732AC"/>
    <w:rsid w:val="005734EA"/>
    <w:rsid w:val="00573A6C"/>
    <w:rsid w:val="0057447A"/>
    <w:rsid w:val="005764F4"/>
    <w:rsid w:val="005773A2"/>
    <w:rsid w:val="00577D00"/>
    <w:rsid w:val="00577E6B"/>
    <w:rsid w:val="00580F1C"/>
    <w:rsid w:val="005820BB"/>
    <w:rsid w:val="005829DC"/>
    <w:rsid w:val="00582B3B"/>
    <w:rsid w:val="00582BFA"/>
    <w:rsid w:val="00582C6E"/>
    <w:rsid w:val="005837C1"/>
    <w:rsid w:val="005838C0"/>
    <w:rsid w:val="005838E8"/>
    <w:rsid w:val="00583FC4"/>
    <w:rsid w:val="005861E8"/>
    <w:rsid w:val="00587216"/>
    <w:rsid w:val="00587D2F"/>
    <w:rsid w:val="005905FA"/>
    <w:rsid w:val="00592B34"/>
    <w:rsid w:val="005938B2"/>
    <w:rsid w:val="00593A54"/>
    <w:rsid w:val="00595EC7"/>
    <w:rsid w:val="005960D7"/>
    <w:rsid w:val="00596C23"/>
    <w:rsid w:val="005970B4"/>
    <w:rsid w:val="00597564"/>
    <w:rsid w:val="005A0178"/>
    <w:rsid w:val="005A12DF"/>
    <w:rsid w:val="005A14D8"/>
    <w:rsid w:val="005A1E5B"/>
    <w:rsid w:val="005A2C31"/>
    <w:rsid w:val="005A423C"/>
    <w:rsid w:val="005A44D8"/>
    <w:rsid w:val="005A4767"/>
    <w:rsid w:val="005A575C"/>
    <w:rsid w:val="005A5A95"/>
    <w:rsid w:val="005A6202"/>
    <w:rsid w:val="005A7107"/>
    <w:rsid w:val="005B0125"/>
    <w:rsid w:val="005B1794"/>
    <w:rsid w:val="005B255A"/>
    <w:rsid w:val="005B26D9"/>
    <w:rsid w:val="005B3608"/>
    <w:rsid w:val="005B3639"/>
    <w:rsid w:val="005B4631"/>
    <w:rsid w:val="005B5BFE"/>
    <w:rsid w:val="005B625D"/>
    <w:rsid w:val="005B73AB"/>
    <w:rsid w:val="005B7D14"/>
    <w:rsid w:val="005B7E4D"/>
    <w:rsid w:val="005C10DB"/>
    <w:rsid w:val="005C16F8"/>
    <w:rsid w:val="005C1CF7"/>
    <w:rsid w:val="005C244E"/>
    <w:rsid w:val="005C2B17"/>
    <w:rsid w:val="005C42AD"/>
    <w:rsid w:val="005C54D6"/>
    <w:rsid w:val="005C5D3F"/>
    <w:rsid w:val="005C5F43"/>
    <w:rsid w:val="005C70C6"/>
    <w:rsid w:val="005C7A7C"/>
    <w:rsid w:val="005D039E"/>
    <w:rsid w:val="005D1569"/>
    <w:rsid w:val="005D1B08"/>
    <w:rsid w:val="005D3271"/>
    <w:rsid w:val="005D3540"/>
    <w:rsid w:val="005D50B3"/>
    <w:rsid w:val="005D68F5"/>
    <w:rsid w:val="005E018A"/>
    <w:rsid w:val="005E14C4"/>
    <w:rsid w:val="005E175B"/>
    <w:rsid w:val="005E26D7"/>
    <w:rsid w:val="005E33C6"/>
    <w:rsid w:val="005E36C3"/>
    <w:rsid w:val="005E3782"/>
    <w:rsid w:val="005E3F5B"/>
    <w:rsid w:val="005E4466"/>
    <w:rsid w:val="005E48FC"/>
    <w:rsid w:val="005E53AD"/>
    <w:rsid w:val="005E5857"/>
    <w:rsid w:val="005E5D37"/>
    <w:rsid w:val="005E61E0"/>
    <w:rsid w:val="005E6810"/>
    <w:rsid w:val="005E6D2D"/>
    <w:rsid w:val="005E7048"/>
    <w:rsid w:val="005E7F1F"/>
    <w:rsid w:val="005F050E"/>
    <w:rsid w:val="005F1A6A"/>
    <w:rsid w:val="005F2221"/>
    <w:rsid w:val="005F2D13"/>
    <w:rsid w:val="005F31B6"/>
    <w:rsid w:val="005F3320"/>
    <w:rsid w:val="005F3619"/>
    <w:rsid w:val="005F43AC"/>
    <w:rsid w:val="005F4E19"/>
    <w:rsid w:val="005F6A17"/>
    <w:rsid w:val="0060000C"/>
    <w:rsid w:val="0060361D"/>
    <w:rsid w:val="00603849"/>
    <w:rsid w:val="006044E2"/>
    <w:rsid w:val="00604D42"/>
    <w:rsid w:val="00605781"/>
    <w:rsid w:val="00605A18"/>
    <w:rsid w:val="00606769"/>
    <w:rsid w:val="006067F7"/>
    <w:rsid w:val="006116BC"/>
    <w:rsid w:val="00612C93"/>
    <w:rsid w:val="00614ACE"/>
    <w:rsid w:val="00615621"/>
    <w:rsid w:val="00617029"/>
    <w:rsid w:val="00617964"/>
    <w:rsid w:val="00617E6E"/>
    <w:rsid w:val="00620E4D"/>
    <w:rsid w:val="0062114A"/>
    <w:rsid w:val="00621AD3"/>
    <w:rsid w:val="00622F2D"/>
    <w:rsid w:val="00623963"/>
    <w:rsid w:val="0062491A"/>
    <w:rsid w:val="00626B75"/>
    <w:rsid w:val="00627629"/>
    <w:rsid w:val="00631ADB"/>
    <w:rsid w:val="006322AE"/>
    <w:rsid w:val="006324D1"/>
    <w:rsid w:val="00632C24"/>
    <w:rsid w:val="00632E5C"/>
    <w:rsid w:val="00633073"/>
    <w:rsid w:val="006350E9"/>
    <w:rsid w:val="00636403"/>
    <w:rsid w:val="00636C3B"/>
    <w:rsid w:val="006370AE"/>
    <w:rsid w:val="00640946"/>
    <w:rsid w:val="00640C12"/>
    <w:rsid w:val="00641462"/>
    <w:rsid w:val="00641D84"/>
    <w:rsid w:val="00642927"/>
    <w:rsid w:val="00643E1B"/>
    <w:rsid w:val="00644C1C"/>
    <w:rsid w:val="0064525B"/>
    <w:rsid w:val="00645497"/>
    <w:rsid w:val="00645744"/>
    <w:rsid w:val="0064686A"/>
    <w:rsid w:val="00646D48"/>
    <w:rsid w:val="00647B33"/>
    <w:rsid w:val="006514F3"/>
    <w:rsid w:val="00651DD3"/>
    <w:rsid w:val="006526D2"/>
    <w:rsid w:val="00652719"/>
    <w:rsid w:val="00653F39"/>
    <w:rsid w:val="0065583F"/>
    <w:rsid w:val="00655B62"/>
    <w:rsid w:val="00657BBA"/>
    <w:rsid w:val="00661493"/>
    <w:rsid w:val="006629F3"/>
    <w:rsid w:val="00662A80"/>
    <w:rsid w:val="00663665"/>
    <w:rsid w:val="00664903"/>
    <w:rsid w:val="00665D37"/>
    <w:rsid w:val="00670D06"/>
    <w:rsid w:val="0067264C"/>
    <w:rsid w:val="00672C93"/>
    <w:rsid w:val="00673131"/>
    <w:rsid w:val="006745CD"/>
    <w:rsid w:val="00674C97"/>
    <w:rsid w:val="00675C14"/>
    <w:rsid w:val="0067778A"/>
    <w:rsid w:val="006817BD"/>
    <w:rsid w:val="00681B01"/>
    <w:rsid w:val="006844F5"/>
    <w:rsid w:val="006848A5"/>
    <w:rsid w:val="006855C9"/>
    <w:rsid w:val="0068606C"/>
    <w:rsid w:val="006866B2"/>
    <w:rsid w:val="00686927"/>
    <w:rsid w:val="006873E9"/>
    <w:rsid w:val="00687A1C"/>
    <w:rsid w:val="00690B2D"/>
    <w:rsid w:val="00690DA0"/>
    <w:rsid w:val="00690E49"/>
    <w:rsid w:val="0069240A"/>
    <w:rsid w:val="00692E47"/>
    <w:rsid w:val="00693527"/>
    <w:rsid w:val="0069449F"/>
    <w:rsid w:val="00694B3E"/>
    <w:rsid w:val="00696F94"/>
    <w:rsid w:val="006972A1"/>
    <w:rsid w:val="00697552"/>
    <w:rsid w:val="006A1149"/>
    <w:rsid w:val="006A1765"/>
    <w:rsid w:val="006A1914"/>
    <w:rsid w:val="006A33A0"/>
    <w:rsid w:val="006A3451"/>
    <w:rsid w:val="006A3621"/>
    <w:rsid w:val="006A36A4"/>
    <w:rsid w:val="006A3ED9"/>
    <w:rsid w:val="006A4762"/>
    <w:rsid w:val="006A504B"/>
    <w:rsid w:val="006A546C"/>
    <w:rsid w:val="006A58A6"/>
    <w:rsid w:val="006A5C99"/>
    <w:rsid w:val="006A6259"/>
    <w:rsid w:val="006A625D"/>
    <w:rsid w:val="006A63F6"/>
    <w:rsid w:val="006A6481"/>
    <w:rsid w:val="006A69B6"/>
    <w:rsid w:val="006A7BFB"/>
    <w:rsid w:val="006B089D"/>
    <w:rsid w:val="006B1541"/>
    <w:rsid w:val="006B17E0"/>
    <w:rsid w:val="006B33D1"/>
    <w:rsid w:val="006B367C"/>
    <w:rsid w:val="006B384C"/>
    <w:rsid w:val="006B492A"/>
    <w:rsid w:val="006B57FD"/>
    <w:rsid w:val="006B6DDD"/>
    <w:rsid w:val="006B7C43"/>
    <w:rsid w:val="006C0517"/>
    <w:rsid w:val="006C11F9"/>
    <w:rsid w:val="006C1967"/>
    <w:rsid w:val="006C333D"/>
    <w:rsid w:val="006C35D8"/>
    <w:rsid w:val="006C37BB"/>
    <w:rsid w:val="006C42FB"/>
    <w:rsid w:val="006C46CA"/>
    <w:rsid w:val="006C47F1"/>
    <w:rsid w:val="006C4E02"/>
    <w:rsid w:val="006C5086"/>
    <w:rsid w:val="006C5489"/>
    <w:rsid w:val="006C6DDE"/>
    <w:rsid w:val="006C73AB"/>
    <w:rsid w:val="006C768F"/>
    <w:rsid w:val="006C79BC"/>
    <w:rsid w:val="006C7C14"/>
    <w:rsid w:val="006D0FB0"/>
    <w:rsid w:val="006D28CA"/>
    <w:rsid w:val="006D2EA3"/>
    <w:rsid w:val="006D3060"/>
    <w:rsid w:val="006D6567"/>
    <w:rsid w:val="006D6CDC"/>
    <w:rsid w:val="006D7276"/>
    <w:rsid w:val="006E02D7"/>
    <w:rsid w:val="006E0499"/>
    <w:rsid w:val="006E0B0B"/>
    <w:rsid w:val="006E1FAD"/>
    <w:rsid w:val="006E32C0"/>
    <w:rsid w:val="006E32EC"/>
    <w:rsid w:val="006E3A9F"/>
    <w:rsid w:val="006E4711"/>
    <w:rsid w:val="006E4C1C"/>
    <w:rsid w:val="006E4CD8"/>
    <w:rsid w:val="006E5197"/>
    <w:rsid w:val="006E6893"/>
    <w:rsid w:val="006E7818"/>
    <w:rsid w:val="006E7DF8"/>
    <w:rsid w:val="006F0127"/>
    <w:rsid w:val="006F0240"/>
    <w:rsid w:val="006F0A12"/>
    <w:rsid w:val="006F1667"/>
    <w:rsid w:val="006F1E70"/>
    <w:rsid w:val="006F2B36"/>
    <w:rsid w:val="006F2FE6"/>
    <w:rsid w:val="006F4051"/>
    <w:rsid w:val="006F4B8C"/>
    <w:rsid w:val="006F4F77"/>
    <w:rsid w:val="006F5520"/>
    <w:rsid w:val="006F596A"/>
    <w:rsid w:val="006F63C6"/>
    <w:rsid w:val="006F7B0E"/>
    <w:rsid w:val="006F7B2D"/>
    <w:rsid w:val="006F7BD0"/>
    <w:rsid w:val="00700CF1"/>
    <w:rsid w:val="00700D6E"/>
    <w:rsid w:val="00701E06"/>
    <w:rsid w:val="0070283A"/>
    <w:rsid w:val="00702F73"/>
    <w:rsid w:val="00703FDA"/>
    <w:rsid w:val="00706004"/>
    <w:rsid w:val="007117B1"/>
    <w:rsid w:val="00711E36"/>
    <w:rsid w:val="0071220C"/>
    <w:rsid w:val="007127A0"/>
    <w:rsid w:val="00712943"/>
    <w:rsid w:val="00712FDE"/>
    <w:rsid w:val="00715987"/>
    <w:rsid w:val="00715CD9"/>
    <w:rsid w:val="00721194"/>
    <w:rsid w:val="00721686"/>
    <w:rsid w:val="00721EFC"/>
    <w:rsid w:val="007234C3"/>
    <w:rsid w:val="00723F28"/>
    <w:rsid w:val="007244CE"/>
    <w:rsid w:val="00724F14"/>
    <w:rsid w:val="00726217"/>
    <w:rsid w:val="00726AF5"/>
    <w:rsid w:val="00727521"/>
    <w:rsid w:val="0073128F"/>
    <w:rsid w:val="00731AC4"/>
    <w:rsid w:val="00732B08"/>
    <w:rsid w:val="00734380"/>
    <w:rsid w:val="00734A35"/>
    <w:rsid w:val="00736391"/>
    <w:rsid w:val="00737371"/>
    <w:rsid w:val="00737493"/>
    <w:rsid w:val="00737DD4"/>
    <w:rsid w:val="007407C4"/>
    <w:rsid w:val="00740EB1"/>
    <w:rsid w:val="00741AD5"/>
    <w:rsid w:val="00741E12"/>
    <w:rsid w:val="00741FCD"/>
    <w:rsid w:val="00742BFA"/>
    <w:rsid w:val="00742D4C"/>
    <w:rsid w:val="00743341"/>
    <w:rsid w:val="00743F2B"/>
    <w:rsid w:val="00745263"/>
    <w:rsid w:val="00747C6E"/>
    <w:rsid w:val="00751FC6"/>
    <w:rsid w:val="007527ED"/>
    <w:rsid w:val="00755044"/>
    <w:rsid w:val="007552DB"/>
    <w:rsid w:val="00755B11"/>
    <w:rsid w:val="007562B1"/>
    <w:rsid w:val="007573F9"/>
    <w:rsid w:val="007577CA"/>
    <w:rsid w:val="00757A38"/>
    <w:rsid w:val="00762954"/>
    <w:rsid w:val="007629AA"/>
    <w:rsid w:val="007629DA"/>
    <w:rsid w:val="0076320B"/>
    <w:rsid w:val="007641A8"/>
    <w:rsid w:val="00765270"/>
    <w:rsid w:val="00766077"/>
    <w:rsid w:val="0076666F"/>
    <w:rsid w:val="007674D1"/>
    <w:rsid w:val="00767589"/>
    <w:rsid w:val="0077043D"/>
    <w:rsid w:val="0077093A"/>
    <w:rsid w:val="00771381"/>
    <w:rsid w:val="007718B1"/>
    <w:rsid w:val="00771BF0"/>
    <w:rsid w:val="00771D0E"/>
    <w:rsid w:val="00771F3D"/>
    <w:rsid w:val="0077211E"/>
    <w:rsid w:val="00774E62"/>
    <w:rsid w:val="00775F47"/>
    <w:rsid w:val="00777110"/>
    <w:rsid w:val="00777495"/>
    <w:rsid w:val="00777EFB"/>
    <w:rsid w:val="00781756"/>
    <w:rsid w:val="007818CD"/>
    <w:rsid w:val="00781F9E"/>
    <w:rsid w:val="00782362"/>
    <w:rsid w:val="007835EA"/>
    <w:rsid w:val="007844A3"/>
    <w:rsid w:val="007844A7"/>
    <w:rsid w:val="00784FB8"/>
    <w:rsid w:val="00785438"/>
    <w:rsid w:val="0078736A"/>
    <w:rsid w:val="00790FEB"/>
    <w:rsid w:val="00792FA9"/>
    <w:rsid w:val="0079449B"/>
    <w:rsid w:val="007945A2"/>
    <w:rsid w:val="0079596B"/>
    <w:rsid w:val="00795DFE"/>
    <w:rsid w:val="00796360"/>
    <w:rsid w:val="007963C6"/>
    <w:rsid w:val="007966A6"/>
    <w:rsid w:val="00797135"/>
    <w:rsid w:val="00797371"/>
    <w:rsid w:val="0079744C"/>
    <w:rsid w:val="007A02A6"/>
    <w:rsid w:val="007A08DD"/>
    <w:rsid w:val="007A22D8"/>
    <w:rsid w:val="007A41D0"/>
    <w:rsid w:val="007A4470"/>
    <w:rsid w:val="007A5B67"/>
    <w:rsid w:val="007A6085"/>
    <w:rsid w:val="007A6762"/>
    <w:rsid w:val="007A6AF8"/>
    <w:rsid w:val="007A7005"/>
    <w:rsid w:val="007B00B8"/>
    <w:rsid w:val="007B050E"/>
    <w:rsid w:val="007B0696"/>
    <w:rsid w:val="007B0ECB"/>
    <w:rsid w:val="007B0FC9"/>
    <w:rsid w:val="007B2A6F"/>
    <w:rsid w:val="007B4190"/>
    <w:rsid w:val="007B48F7"/>
    <w:rsid w:val="007B4AC2"/>
    <w:rsid w:val="007B515A"/>
    <w:rsid w:val="007B5165"/>
    <w:rsid w:val="007B52C1"/>
    <w:rsid w:val="007B5303"/>
    <w:rsid w:val="007B5CBD"/>
    <w:rsid w:val="007B7573"/>
    <w:rsid w:val="007C04A2"/>
    <w:rsid w:val="007C077D"/>
    <w:rsid w:val="007C0E3A"/>
    <w:rsid w:val="007C22E1"/>
    <w:rsid w:val="007C2414"/>
    <w:rsid w:val="007C24C6"/>
    <w:rsid w:val="007C30DE"/>
    <w:rsid w:val="007C3640"/>
    <w:rsid w:val="007C3AD1"/>
    <w:rsid w:val="007C4C03"/>
    <w:rsid w:val="007C4F1D"/>
    <w:rsid w:val="007C51D5"/>
    <w:rsid w:val="007C53FE"/>
    <w:rsid w:val="007C571D"/>
    <w:rsid w:val="007C7252"/>
    <w:rsid w:val="007D14A8"/>
    <w:rsid w:val="007D1685"/>
    <w:rsid w:val="007D2AD1"/>
    <w:rsid w:val="007D3B79"/>
    <w:rsid w:val="007D480C"/>
    <w:rsid w:val="007D5451"/>
    <w:rsid w:val="007D54BA"/>
    <w:rsid w:val="007D5773"/>
    <w:rsid w:val="007D5FF9"/>
    <w:rsid w:val="007D6C33"/>
    <w:rsid w:val="007D773C"/>
    <w:rsid w:val="007D7935"/>
    <w:rsid w:val="007E022F"/>
    <w:rsid w:val="007E140F"/>
    <w:rsid w:val="007E28CF"/>
    <w:rsid w:val="007E313F"/>
    <w:rsid w:val="007E3785"/>
    <w:rsid w:val="007E4B66"/>
    <w:rsid w:val="007E4D3B"/>
    <w:rsid w:val="007E72BC"/>
    <w:rsid w:val="007F1183"/>
    <w:rsid w:val="007F1C74"/>
    <w:rsid w:val="007F1CC3"/>
    <w:rsid w:val="007F2CD3"/>
    <w:rsid w:val="007F4D3A"/>
    <w:rsid w:val="007F6D3E"/>
    <w:rsid w:val="007F7748"/>
    <w:rsid w:val="008002BD"/>
    <w:rsid w:val="0080115B"/>
    <w:rsid w:val="00801AA1"/>
    <w:rsid w:val="008027A8"/>
    <w:rsid w:val="00803292"/>
    <w:rsid w:val="00804581"/>
    <w:rsid w:val="0080525F"/>
    <w:rsid w:val="0080554D"/>
    <w:rsid w:val="00805701"/>
    <w:rsid w:val="0080581E"/>
    <w:rsid w:val="00805B4E"/>
    <w:rsid w:val="008062A2"/>
    <w:rsid w:val="00807474"/>
    <w:rsid w:val="00810112"/>
    <w:rsid w:val="008103A3"/>
    <w:rsid w:val="008107D7"/>
    <w:rsid w:val="00810897"/>
    <w:rsid w:val="00811003"/>
    <w:rsid w:val="00811931"/>
    <w:rsid w:val="0081411A"/>
    <w:rsid w:val="00815875"/>
    <w:rsid w:val="008173F1"/>
    <w:rsid w:val="0082062B"/>
    <w:rsid w:val="00820836"/>
    <w:rsid w:val="00821DBC"/>
    <w:rsid w:val="00824183"/>
    <w:rsid w:val="0082560B"/>
    <w:rsid w:val="00827C2C"/>
    <w:rsid w:val="00827CF1"/>
    <w:rsid w:val="00830AA7"/>
    <w:rsid w:val="00830D72"/>
    <w:rsid w:val="008318A4"/>
    <w:rsid w:val="00832D66"/>
    <w:rsid w:val="008330E1"/>
    <w:rsid w:val="008333C2"/>
    <w:rsid w:val="00833906"/>
    <w:rsid w:val="0083428F"/>
    <w:rsid w:val="0083497D"/>
    <w:rsid w:val="00834B1A"/>
    <w:rsid w:val="008356EC"/>
    <w:rsid w:val="00837959"/>
    <w:rsid w:val="00837C1A"/>
    <w:rsid w:val="00841BFC"/>
    <w:rsid w:val="008420F9"/>
    <w:rsid w:val="008421FE"/>
    <w:rsid w:val="008443A1"/>
    <w:rsid w:val="00844757"/>
    <w:rsid w:val="00844AA5"/>
    <w:rsid w:val="00844D2C"/>
    <w:rsid w:val="00845415"/>
    <w:rsid w:val="008475F7"/>
    <w:rsid w:val="00850575"/>
    <w:rsid w:val="00852589"/>
    <w:rsid w:val="008528D2"/>
    <w:rsid w:val="0085479C"/>
    <w:rsid w:val="00854DF0"/>
    <w:rsid w:val="00854DFB"/>
    <w:rsid w:val="008563C5"/>
    <w:rsid w:val="00857A7E"/>
    <w:rsid w:val="008602AD"/>
    <w:rsid w:val="00860BE6"/>
    <w:rsid w:val="00860FC8"/>
    <w:rsid w:val="0086265B"/>
    <w:rsid w:val="00862896"/>
    <w:rsid w:val="0086510C"/>
    <w:rsid w:val="008666F6"/>
    <w:rsid w:val="008670E2"/>
    <w:rsid w:val="008672BD"/>
    <w:rsid w:val="00867F99"/>
    <w:rsid w:val="00870245"/>
    <w:rsid w:val="008704D8"/>
    <w:rsid w:val="0087216C"/>
    <w:rsid w:val="008723E3"/>
    <w:rsid w:val="00872597"/>
    <w:rsid w:val="008725BD"/>
    <w:rsid w:val="00872C1B"/>
    <w:rsid w:val="008734E2"/>
    <w:rsid w:val="0087593F"/>
    <w:rsid w:val="008768E0"/>
    <w:rsid w:val="0087793C"/>
    <w:rsid w:val="008800D8"/>
    <w:rsid w:val="008821F5"/>
    <w:rsid w:val="008824EF"/>
    <w:rsid w:val="008828F0"/>
    <w:rsid w:val="00882DBC"/>
    <w:rsid w:val="0088703A"/>
    <w:rsid w:val="00887E0D"/>
    <w:rsid w:val="00890E99"/>
    <w:rsid w:val="00891766"/>
    <w:rsid w:val="008917FE"/>
    <w:rsid w:val="00893FB4"/>
    <w:rsid w:val="00894BAD"/>
    <w:rsid w:val="0089527B"/>
    <w:rsid w:val="00895679"/>
    <w:rsid w:val="00895EDF"/>
    <w:rsid w:val="00896AAB"/>
    <w:rsid w:val="00897CB1"/>
    <w:rsid w:val="008A0613"/>
    <w:rsid w:val="008A1246"/>
    <w:rsid w:val="008A2877"/>
    <w:rsid w:val="008A31A8"/>
    <w:rsid w:val="008A3D82"/>
    <w:rsid w:val="008A3E04"/>
    <w:rsid w:val="008A453B"/>
    <w:rsid w:val="008A4E72"/>
    <w:rsid w:val="008A7052"/>
    <w:rsid w:val="008A71FC"/>
    <w:rsid w:val="008A7370"/>
    <w:rsid w:val="008B048A"/>
    <w:rsid w:val="008B1011"/>
    <w:rsid w:val="008B1BFF"/>
    <w:rsid w:val="008B41F5"/>
    <w:rsid w:val="008B5B1D"/>
    <w:rsid w:val="008B5ED2"/>
    <w:rsid w:val="008B797B"/>
    <w:rsid w:val="008B7F02"/>
    <w:rsid w:val="008C03A0"/>
    <w:rsid w:val="008C119E"/>
    <w:rsid w:val="008C1DDF"/>
    <w:rsid w:val="008C1DF6"/>
    <w:rsid w:val="008C2486"/>
    <w:rsid w:val="008C334A"/>
    <w:rsid w:val="008C3D7A"/>
    <w:rsid w:val="008C46E6"/>
    <w:rsid w:val="008C6779"/>
    <w:rsid w:val="008C6D6D"/>
    <w:rsid w:val="008C6DA5"/>
    <w:rsid w:val="008D0ADE"/>
    <w:rsid w:val="008D2278"/>
    <w:rsid w:val="008D228D"/>
    <w:rsid w:val="008D2BB9"/>
    <w:rsid w:val="008D3091"/>
    <w:rsid w:val="008D3227"/>
    <w:rsid w:val="008D3796"/>
    <w:rsid w:val="008D5301"/>
    <w:rsid w:val="008D6031"/>
    <w:rsid w:val="008D6227"/>
    <w:rsid w:val="008D7516"/>
    <w:rsid w:val="008E0602"/>
    <w:rsid w:val="008E12B8"/>
    <w:rsid w:val="008E1EE1"/>
    <w:rsid w:val="008E335F"/>
    <w:rsid w:val="008E3516"/>
    <w:rsid w:val="008E5258"/>
    <w:rsid w:val="008E56BE"/>
    <w:rsid w:val="008E59CF"/>
    <w:rsid w:val="008E5BE2"/>
    <w:rsid w:val="008E5F31"/>
    <w:rsid w:val="008E5FCF"/>
    <w:rsid w:val="008E6C51"/>
    <w:rsid w:val="008E7047"/>
    <w:rsid w:val="008E71C3"/>
    <w:rsid w:val="008E7BCA"/>
    <w:rsid w:val="008F007D"/>
    <w:rsid w:val="008F01C6"/>
    <w:rsid w:val="008F0438"/>
    <w:rsid w:val="008F153D"/>
    <w:rsid w:val="008F18AF"/>
    <w:rsid w:val="008F1937"/>
    <w:rsid w:val="008F3DE5"/>
    <w:rsid w:val="008F4895"/>
    <w:rsid w:val="008F66B1"/>
    <w:rsid w:val="008F7113"/>
    <w:rsid w:val="00900972"/>
    <w:rsid w:val="00900DA0"/>
    <w:rsid w:val="00901159"/>
    <w:rsid w:val="00901995"/>
    <w:rsid w:val="00902915"/>
    <w:rsid w:val="009029E4"/>
    <w:rsid w:val="00902AD7"/>
    <w:rsid w:val="00903022"/>
    <w:rsid w:val="009049BF"/>
    <w:rsid w:val="009056A8"/>
    <w:rsid w:val="00905815"/>
    <w:rsid w:val="00906246"/>
    <w:rsid w:val="00906B6E"/>
    <w:rsid w:val="009078BA"/>
    <w:rsid w:val="00910292"/>
    <w:rsid w:val="00910584"/>
    <w:rsid w:val="009109FC"/>
    <w:rsid w:val="0091124A"/>
    <w:rsid w:val="009117D3"/>
    <w:rsid w:val="009122BF"/>
    <w:rsid w:val="00912915"/>
    <w:rsid w:val="00913977"/>
    <w:rsid w:val="00913F56"/>
    <w:rsid w:val="00916089"/>
    <w:rsid w:val="009166F9"/>
    <w:rsid w:val="0091795D"/>
    <w:rsid w:val="00917C52"/>
    <w:rsid w:val="009202D9"/>
    <w:rsid w:val="009223D1"/>
    <w:rsid w:val="00923B0A"/>
    <w:rsid w:val="00923FEA"/>
    <w:rsid w:val="00924552"/>
    <w:rsid w:val="00925AF3"/>
    <w:rsid w:val="00927E01"/>
    <w:rsid w:val="009300D0"/>
    <w:rsid w:val="00930AE5"/>
    <w:rsid w:val="00930D2E"/>
    <w:rsid w:val="00931ABC"/>
    <w:rsid w:val="00931C36"/>
    <w:rsid w:val="00932C30"/>
    <w:rsid w:val="00932F93"/>
    <w:rsid w:val="0093673A"/>
    <w:rsid w:val="00936A08"/>
    <w:rsid w:val="00936B0B"/>
    <w:rsid w:val="00937D3B"/>
    <w:rsid w:val="00940713"/>
    <w:rsid w:val="00942810"/>
    <w:rsid w:val="00943114"/>
    <w:rsid w:val="009435F4"/>
    <w:rsid w:val="00945429"/>
    <w:rsid w:val="009455B5"/>
    <w:rsid w:val="009469EF"/>
    <w:rsid w:val="00950BA4"/>
    <w:rsid w:val="009517DE"/>
    <w:rsid w:val="009521A0"/>
    <w:rsid w:val="00952B8E"/>
    <w:rsid w:val="009556AB"/>
    <w:rsid w:val="00955C8D"/>
    <w:rsid w:val="009563E4"/>
    <w:rsid w:val="00956909"/>
    <w:rsid w:val="00957A0E"/>
    <w:rsid w:val="0096043B"/>
    <w:rsid w:val="00960B94"/>
    <w:rsid w:val="00963198"/>
    <w:rsid w:val="00963F77"/>
    <w:rsid w:val="00964605"/>
    <w:rsid w:val="00964D67"/>
    <w:rsid w:val="0096656E"/>
    <w:rsid w:val="009665CD"/>
    <w:rsid w:val="00966D28"/>
    <w:rsid w:val="00967256"/>
    <w:rsid w:val="009672A7"/>
    <w:rsid w:val="009707B4"/>
    <w:rsid w:val="0097241E"/>
    <w:rsid w:val="009734BA"/>
    <w:rsid w:val="009739EC"/>
    <w:rsid w:val="00973D47"/>
    <w:rsid w:val="009749D0"/>
    <w:rsid w:val="0097668F"/>
    <w:rsid w:val="0097670C"/>
    <w:rsid w:val="00981E30"/>
    <w:rsid w:val="00982A9A"/>
    <w:rsid w:val="00982F83"/>
    <w:rsid w:val="00984E2F"/>
    <w:rsid w:val="00984E3D"/>
    <w:rsid w:val="00986674"/>
    <w:rsid w:val="00987FD8"/>
    <w:rsid w:val="00990B10"/>
    <w:rsid w:val="00991755"/>
    <w:rsid w:val="009922DB"/>
    <w:rsid w:val="00992807"/>
    <w:rsid w:val="009947EC"/>
    <w:rsid w:val="009949FC"/>
    <w:rsid w:val="00994ABD"/>
    <w:rsid w:val="00994FA1"/>
    <w:rsid w:val="00995153"/>
    <w:rsid w:val="009951A4"/>
    <w:rsid w:val="00997E3E"/>
    <w:rsid w:val="009A0886"/>
    <w:rsid w:val="009A1AEC"/>
    <w:rsid w:val="009A27D8"/>
    <w:rsid w:val="009A3045"/>
    <w:rsid w:val="009A33D5"/>
    <w:rsid w:val="009A3635"/>
    <w:rsid w:val="009A3D90"/>
    <w:rsid w:val="009A4A07"/>
    <w:rsid w:val="009A4CFD"/>
    <w:rsid w:val="009A52A0"/>
    <w:rsid w:val="009A5F69"/>
    <w:rsid w:val="009B2708"/>
    <w:rsid w:val="009B273E"/>
    <w:rsid w:val="009B27B6"/>
    <w:rsid w:val="009B2A5B"/>
    <w:rsid w:val="009B480B"/>
    <w:rsid w:val="009B493C"/>
    <w:rsid w:val="009B5237"/>
    <w:rsid w:val="009B56A2"/>
    <w:rsid w:val="009B5F5E"/>
    <w:rsid w:val="009B6CB2"/>
    <w:rsid w:val="009C1875"/>
    <w:rsid w:val="009C22B1"/>
    <w:rsid w:val="009C2636"/>
    <w:rsid w:val="009C2B10"/>
    <w:rsid w:val="009C41AA"/>
    <w:rsid w:val="009C48AD"/>
    <w:rsid w:val="009C55F5"/>
    <w:rsid w:val="009C5F63"/>
    <w:rsid w:val="009C61BF"/>
    <w:rsid w:val="009C6669"/>
    <w:rsid w:val="009D0C46"/>
    <w:rsid w:val="009D10D0"/>
    <w:rsid w:val="009D130E"/>
    <w:rsid w:val="009D1DDC"/>
    <w:rsid w:val="009D326E"/>
    <w:rsid w:val="009D3411"/>
    <w:rsid w:val="009D41BE"/>
    <w:rsid w:val="009D4591"/>
    <w:rsid w:val="009D46E9"/>
    <w:rsid w:val="009D67CD"/>
    <w:rsid w:val="009D73D4"/>
    <w:rsid w:val="009D7DF4"/>
    <w:rsid w:val="009E1965"/>
    <w:rsid w:val="009E1B2D"/>
    <w:rsid w:val="009E24CE"/>
    <w:rsid w:val="009E44BE"/>
    <w:rsid w:val="009E4BFC"/>
    <w:rsid w:val="009E50F2"/>
    <w:rsid w:val="009E69A7"/>
    <w:rsid w:val="009E6DAB"/>
    <w:rsid w:val="009E6E46"/>
    <w:rsid w:val="009E6E78"/>
    <w:rsid w:val="009E7035"/>
    <w:rsid w:val="009E7A13"/>
    <w:rsid w:val="009E7D12"/>
    <w:rsid w:val="009F09D2"/>
    <w:rsid w:val="009F0A7A"/>
    <w:rsid w:val="009F1A6E"/>
    <w:rsid w:val="009F2A98"/>
    <w:rsid w:val="009F3F4D"/>
    <w:rsid w:val="009F404F"/>
    <w:rsid w:val="009F4AEF"/>
    <w:rsid w:val="009F5A3A"/>
    <w:rsid w:val="009F69EF"/>
    <w:rsid w:val="009F707E"/>
    <w:rsid w:val="009F7196"/>
    <w:rsid w:val="009F738A"/>
    <w:rsid w:val="009F73DB"/>
    <w:rsid w:val="009F7F2E"/>
    <w:rsid w:val="00A0056A"/>
    <w:rsid w:val="00A013EC"/>
    <w:rsid w:val="00A04817"/>
    <w:rsid w:val="00A052F4"/>
    <w:rsid w:val="00A05555"/>
    <w:rsid w:val="00A063CA"/>
    <w:rsid w:val="00A07168"/>
    <w:rsid w:val="00A07577"/>
    <w:rsid w:val="00A07CF9"/>
    <w:rsid w:val="00A10E37"/>
    <w:rsid w:val="00A11950"/>
    <w:rsid w:val="00A120FC"/>
    <w:rsid w:val="00A120FE"/>
    <w:rsid w:val="00A12680"/>
    <w:rsid w:val="00A148EF"/>
    <w:rsid w:val="00A14C12"/>
    <w:rsid w:val="00A15469"/>
    <w:rsid w:val="00A15BB7"/>
    <w:rsid w:val="00A16E3D"/>
    <w:rsid w:val="00A178FD"/>
    <w:rsid w:val="00A17BF4"/>
    <w:rsid w:val="00A17D16"/>
    <w:rsid w:val="00A21229"/>
    <w:rsid w:val="00A21780"/>
    <w:rsid w:val="00A23C70"/>
    <w:rsid w:val="00A24BE3"/>
    <w:rsid w:val="00A27FD3"/>
    <w:rsid w:val="00A302F3"/>
    <w:rsid w:val="00A309AB"/>
    <w:rsid w:val="00A31174"/>
    <w:rsid w:val="00A31E78"/>
    <w:rsid w:val="00A32CC3"/>
    <w:rsid w:val="00A3381E"/>
    <w:rsid w:val="00A33B97"/>
    <w:rsid w:val="00A33EF6"/>
    <w:rsid w:val="00A358C3"/>
    <w:rsid w:val="00A35B52"/>
    <w:rsid w:val="00A36102"/>
    <w:rsid w:val="00A372A2"/>
    <w:rsid w:val="00A37D83"/>
    <w:rsid w:val="00A40938"/>
    <w:rsid w:val="00A411CC"/>
    <w:rsid w:val="00A41610"/>
    <w:rsid w:val="00A4482A"/>
    <w:rsid w:val="00A459C7"/>
    <w:rsid w:val="00A46D34"/>
    <w:rsid w:val="00A470D0"/>
    <w:rsid w:val="00A47DE1"/>
    <w:rsid w:val="00A5069A"/>
    <w:rsid w:val="00A515F0"/>
    <w:rsid w:val="00A535A5"/>
    <w:rsid w:val="00A549B1"/>
    <w:rsid w:val="00A54F65"/>
    <w:rsid w:val="00A55175"/>
    <w:rsid w:val="00A55E47"/>
    <w:rsid w:val="00A55F36"/>
    <w:rsid w:val="00A55FC9"/>
    <w:rsid w:val="00A56E63"/>
    <w:rsid w:val="00A60B43"/>
    <w:rsid w:val="00A60BEB"/>
    <w:rsid w:val="00A619DB"/>
    <w:rsid w:val="00A61A98"/>
    <w:rsid w:val="00A61AF3"/>
    <w:rsid w:val="00A63059"/>
    <w:rsid w:val="00A63816"/>
    <w:rsid w:val="00A646D8"/>
    <w:rsid w:val="00A651E4"/>
    <w:rsid w:val="00A67D79"/>
    <w:rsid w:val="00A70145"/>
    <w:rsid w:val="00A71349"/>
    <w:rsid w:val="00A713B0"/>
    <w:rsid w:val="00A723E6"/>
    <w:rsid w:val="00A724D6"/>
    <w:rsid w:val="00A72A1A"/>
    <w:rsid w:val="00A72D11"/>
    <w:rsid w:val="00A72E79"/>
    <w:rsid w:val="00A7473C"/>
    <w:rsid w:val="00A74A37"/>
    <w:rsid w:val="00A755D8"/>
    <w:rsid w:val="00A7578C"/>
    <w:rsid w:val="00A76E58"/>
    <w:rsid w:val="00A7747B"/>
    <w:rsid w:val="00A77566"/>
    <w:rsid w:val="00A80C9F"/>
    <w:rsid w:val="00A814AA"/>
    <w:rsid w:val="00A8361D"/>
    <w:rsid w:val="00A8471E"/>
    <w:rsid w:val="00A865FC"/>
    <w:rsid w:val="00A86AF9"/>
    <w:rsid w:val="00A87943"/>
    <w:rsid w:val="00A87BA2"/>
    <w:rsid w:val="00A906C8"/>
    <w:rsid w:val="00A92D04"/>
    <w:rsid w:val="00A92E35"/>
    <w:rsid w:val="00A93733"/>
    <w:rsid w:val="00A94794"/>
    <w:rsid w:val="00A94B2A"/>
    <w:rsid w:val="00A973A9"/>
    <w:rsid w:val="00AA16E7"/>
    <w:rsid w:val="00AA18CD"/>
    <w:rsid w:val="00AA2A8C"/>
    <w:rsid w:val="00AA2AC3"/>
    <w:rsid w:val="00AA2C73"/>
    <w:rsid w:val="00AA30C0"/>
    <w:rsid w:val="00AA41BD"/>
    <w:rsid w:val="00AA4633"/>
    <w:rsid w:val="00AA5872"/>
    <w:rsid w:val="00AA674C"/>
    <w:rsid w:val="00AB30D2"/>
    <w:rsid w:val="00AB43C8"/>
    <w:rsid w:val="00AB548B"/>
    <w:rsid w:val="00AB57CE"/>
    <w:rsid w:val="00AC0DDB"/>
    <w:rsid w:val="00AC1742"/>
    <w:rsid w:val="00AC1EB1"/>
    <w:rsid w:val="00AC234D"/>
    <w:rsid w:val="00AC3951"/>
    <w:rsid w:val="00AC3DCE"/>
    <w:rsid w:val="00AC4017"/>
    <w:rsid w:val="00AC4D60"/>
    <w:rsid w:val="00AC7016"/>
    <w:rsid w:val="00AC7368"/>
    <w:rsid w:val="00AC7BF4"/>
    <w:rsid w:val="00AD024C"/>
    <w:rsid w:val="00AD1032"/>
    <w:rsid w:val="00AD2949"/>
    <w:rsid w:val="00AD34C3"/>
    <w:rsid w:val="00AD36ED"/>
    <w:rsid w:val="00AD38E3"/>
    <w:rsid w:val="00AD710D"/>
    <w:rsid w:val="00AE0987"/>
    <w:rsid w:val="00AE0E88"/>
    <w:rsid w:val="00AE0F35"/>
    <w:rsid w:val="00AE145B"/>
    <w:rsid w:val="00AE1834"/>
    <w:rsid w:val="00AE2B85"/>
    <w:rsid w:val="00AE2FA1"/>
    <w:rsid w:val="00AE39BB"/>
    <w:rsid w:val="00AE3B05"/>
    <w:rsid w:val="00AE4A67"/>
    <w:rsid w:val="00AE4C1E"/>
    <w:rsid w:val="00AE4F4D"/>
    <w:rsid w:val="00AE518B"/>
    <w:rsid w:val="00AE6665"/>
    <w:rsid w:val="00AE78DF"/>
    <w:rsid w:val="00AE7BE0"/>
    <w:rsid w:val="00AF0C5F"/>
    <w:rsid w:val="00AF153C"/>
    <w:rsid w:val="00AF3FBE"/>
    <w:rsid w:val="00AF4187"/>
    <w:rsid w:val="00AF425B"/>
    <w:rsid w:val="00AF42E9"/>
    <w:rsid w:val="00AF5309"/>
    <w:rsid w:val="00AF5E2D"/>
    <w:rsid w:val="00AF660E"/>
    <w:rsid w:val="00B0047E"/>
    <w:rsid w:val="00B00567"/>
    <w:rsid w:val="00B016B2"/>
    <w:rsid w:val="00B01F56"/>
    <w:rsid w:val="00B0310D"/>
    <w:rsid w:val="00B03281"/>
    <w:rsid w:val="00B0340C"/>
    <w:rsid w:val="00B0416B"/>
    <w:rsid w:val="00B042AA"/>
    <w:rsid w:val="00B04D84"/>
    <w:rsid w:val="00B04DE7"/>
    <w:rsid w:val="00B05E48"/>
    <w:rsid w:val="00B06DFD"/>
    <w:rsid w:val="00B07168"/>
    <w:rsid w:val="00B0770E"/>
    <w:rsid w:val="00B100C1"/>
    <w:rsid w:val="00B10277"/>
    <w:rsid w:val="00B10725"/>
    <w:rsid w:val="00B11592"/>
    <w:rsid w:val="00B11DE9"/>
    <w:rsid w:val="00B128F7"/>
    <w:rsid w:val="00B12E9C"/>
    <w:rsid w:val="00B13553"/>
    <w:rsid w:val="00B14E14"/>
    <w:rsid w:val="00B15C34"/>
    <w:rsid w:val="00B15DF0"/>
    <w:rsid w:val="00B16F5E"/>
    <w:rsid w:val="00B1700F"/>
    <w:rsid w:val="00B173D5"/>
    <w:rsid w:val="00B17402"/>
    <w:rsid w:val="00B20A45"/>
    <w:rsid w:val="00B20B0B"/>
    <w:rsid w:val="00B214F3"/>
    <w:rsid w:val="00B214F7"/>
    <w:rsid w:val="00B249AC"/>
    <w:rsid w:val="00B24FD5"/>
    <w:rsid w:val="00B26261"/>
    <w:rsid w:val="00B262A1"/>
    <w:rsid w:val="00B26361"/>
    <w:rsid w:val="00B270ED"/>
    <w:rsid w:val="00B300E0"/>
    <w:rsid w:val="00B30488"/>
    <w:rsid w:val="00B3050F"/>
    <w:rsid w:val="00B3098F"/>
    <w:rsid w:val="00B31220"/>
    <w:rsid w:val="00B319D5"/>
    <w:rsid w:val="00B31F25"/>
    <w:rsid w:val="00B328C3"/>
    <w:rsid w:val="00B34077"/>
    <w:rsid w:val="00B36F89"/>
    <w:rsid w:val="00B37266"/>
    <w:rsid w:val="00B37BEA"/>
    <w:rsid w:val="00B37C46"/>
    <w:rsid w:val="00B4099B"/>
    <w:rsid w:val="00B41858"/>
    <w:rsid w:val="00B423D8"/>
    <w:rsid w:val="00B42A96"/>
    <w:rsid w:val="00B47343"/>
    <w:rsid w:val="00B47E64"/>
    <w:rsid w:val="00B511BC"/>
    <w:rsid w:val="00B548EE"/>
    <w:rsid w:val="00B54E4E"/>
    <w:rsid w:val="00B54E5F"/>
    <w:rsid w:val="00B54FE0"/>
    <w:rsid w:val="00B5578E"/>
    <w:rsid w:val="00B566FD"/>
    <w:rsid w:val="00B56883"/>
    <w:rsid w:val="00B60706"/>
    <w:rsid w:val="00B60A7A"/>
    <w:rsid w:val="00B60F90"/>
    <w:rsid w:val="00B61DD2"/>
    <w:rsid w:val="00B61E09"/>
    <w:rsid w:val="00B6243F"/>
    <w:rsid w:val="00B63BB8"/>
    <w:rsid w:val="00B64A0E"/>
    <w:rsid w:val="00B677E4"/>
    <w:rsid w:val="00B67F0B"/>
    <w:rsid w:val="00B70354"/>
    <w:rsid w:val="00B71189"/>
    <w:rsid w:val="00B72CFF"/>
    <w:rsid w:val="00B72D0E"/>
    <w:rsid w:val="00B72E3F"/>
    <w:rsid w:val="00B72EDC"/>
    <w:rsid w:val="00B7388B"/>
    <w:rsid w:val="00B73FA0"/>
    <w:rsid w:val="00B73FA3"/>
    <w:rsid w:val="00B746C5"/>
    <w:rsid w:val="00B74C97"/>
    <w:rsid w:val="00B75DC0"/>
    <w:rsid w:val="00B763D0"/>
    <w:rsid w:val="00B802D5"/>
    <w:rsid w:val="00B8235F"/>
    <w:rsid w:val="00B843FA"/>
    <w:rsid w:val="00B852DD"/>
    <w:rsid w:val="00B85A28"/>
    <w:rsid w:val="00B8613D"/>
    <w:rsid w:val="00B871AB"/>
    <w:rsid w:val="00B92154"/>
    <w:rsid w:val="00B94748"/>
    <w:rsid w:val="00B94DCF"/>
    <w:rsid w:val="00B95182"/>
    <w:rsid w:val="00B976FF"/>
    <w:rsid w:val="00B97AC6"/>
    <w:rsid w:val="00BA01AD"/>
    <w:rsid w:val="00BA0399"/>
    <w:rsid w:val="00BA0BFB"/>
    <w:rsid w:val="00BA1862"/>
    <w:rsid w:val="00BA3566"/>
    <w:rsid w:val="00BA5236"/>
    <w:rsid w:val="00BA5B58"/>
    <w:rsid w:val="00BA6011"/>
    <w:rsid w:val="00BA6788"/>
    <w:rsid w:val="00BB1A5B"/>
    <w:rsid w:val="00BB2709"/>
    <w:rsid w:val="00BB2925"/>
    <w:rsid w:val="00BB3869"/>
    <w:rsid w:val="00BB3914"/>
    <w:rsid w:val="00BB405B"/>
    <w:rsid w:val="00BB52AE"/>
    <w:rsid w:val="00BB5774"/>
    <w:rsid w:val="00BB5C6C"/>
    <w:rsid w:val="00BB5F48"/>
    <w:rsid w:val="00BB7DDB"/>
    <w:rsid w:val="00BC0835"/>
    <w:rsid w:val="00BC2702"/>
    <w:rsid w:val="00BC289D"/>
    <w:rsid w:val="00BC31D8"/>
    <w:rsid w:val="00BC43FB"/>
    <w:rsid w:val="00BC4E28"/>
    <w:rsid w:val="00BC53A6"/>
    <w:rsid w:val="00BC5B4D"/>
    <w:rsid w:val="00BC5B59"/>
    <w:rsid w:val="00BC63E1"/>
    <w:rsid w:val="00BC67B8"/>
    <w:rsid w:val="00BC6830"/>
    <w:rsid w:val="00BC7105"/>
    <w:rsid w:val="00BD1F5F"/>
    <w:rsid w:val="00BD334A"/>
    <w:rsid w:val="00BD33E8"/>
    <w:rsid w:val="00BD3646"/>
    <w:rsid w:val="00BD3C37"/>
    <w:rsid w:val="00BD3E78"/>
    <w:rsid w:val="00BD477A"/>
    <w:rsid w:val="00BD5809"/>
    <w:rsid w:val="00BD58D8"/>
    <w:rsid w:val="00BD5E69"/>
    <w:rsid w:val="00BD5E7A"/>
    <w:rsid w:val="00BD64D1"/>
    <w:rsid w:val="00BD66E2"/>
    <w:rsid w:val="00BD7289"/>
    <w:rsid w:val="00BD7E9B"/>
    <w:rsid w:val="00BE172B"/>
    <w:rsid w:val="00BE2057"/>
    <w:rsid w:val="00BE26A3"/>
    <w:rsid w:val="00BE32B3"/>
    <w:rsid w:val="00BE532B"/>
    <w:rsid w:val="00BE62F5"/>
    <w:rsid w:val="00BF034F"/>
    <w:rsid w:val="00BF0B0A"/>
    <w:rsid w:val="00BF184B"/>
    <w:rsid w:val="00BF2D84"/>
    <w:rsid w:val="00BF4004"/>
    <w:rsid w:val="00BF4802"/>
    <w:rsid w:val="00BF4F86"/>
    <w:rsid w:val="00BF71AC"/>
    <w:rsid w:val="00BF71DF"/>
    <w:rsid w:val="00BF7FEA"/>
    <w:rsid w:val="00C00099"/>
    <w:rsid w:val="00C003EA"/>
    <w:rsid w:val="00C00909"/>
    <w:rsid w:val="00C00CD6"/>
    <w:rsid w:val="00C01C3E"/>
    <w:rsid w:val="00C02237"/>
    <w:rsid w:val="00C02B32"/>
    <w:rsid w:val="00C03362"/>
    <w:rsid w:val="00C03561"/>
    <w:rsid w:val="00C038E1"/>
    <w:rsid w:val="00C03DF6"/>
    <w:rsid w:val="00C0415C"/>
    <w:rsid w:val="00C0457A"/>
    <w:rsid w:val="00C051CC"/>
    <w:rsid w:val="00C064FA"/>
    <w:rsid w:val="00C06FDB"/>
    <w:rsid w:val="00C078F2"/>
    <w:rsid w:val="00C1075C"/>
    <w:rsid w:val="00C12F4A"/>
    <w:rsid w:val="00C12F5A"/>
    <w:rsid w:val="00C1382B"/>
    <w:rsid w:val="00C14877"/>
    <w:rsid w:val="00C14D2A"/>
    <w:rsid w:val="00C14DF8"/>
    <w:rsid w:val="00C15FEB"/>
    <w:rsid w:val="00C16D13"/>
    <w:rsid w:val="00C17223"/>
    <w:rsid w:val="00C17563"/>
    <w:rsid w:val="00C20237"/>
    <w:rsid w:val="00C203AE"/>
    <w:rsid w:val="00C204B8"/>
    <w:rsid w:val="00C20CB6"/>
    <w:rsid w:val="00C21385"/>
    <w:rsid w:val="00C214A1"/>
    <w:rsid w:val="00C22977"/>
    <w:rsid w:val="00C22EFB"/>
    <w:rsid w:val="00C23CEC"/>
    <w:rsid w:val="00C245B7"/>
    <w:rsid w:val="00C254C6"/>
    <w:rsid w:val="00C25D66"/>
    <w:rsid w:val="00C260E8"/>
    <w:rsid w:val="00C27D29"/>
    <w:rsid w:val="00C304EB"/>
    <w:rsid w:val="00C306C8"/>
    <w:rsid w:val="00C312DB"/>
    <w:rsid w:val="00C32385"/>
    <w:rsid w:val="00C34D09"/>
    <w:rsid w:val="00C35ECC"/>
    <w:rsid w:val="00C36C0E"/>
    <w:rsid w:val="00C373B8"/>
    <w:rsid w:val="00C40090"/>
    <w:rsid w:val="00C42BA5"/>
    <w:rsid w:val="00C45552"/>
    <w:rsid w:val="00C50410"/>
    <w:rsid w:val="00C50421"/>
    <w:rsid w:val="00C50A3C"/>
    <w:rsid w:val="00C50C33"/>
    <w:rsid w:val="00C50CB8"/>
    <w:rsid w:val="00C5174A"/>
    <w:rsid w:val="00C517F5"/>
    <w:rsid w:val="00C51BB8"/>
    <w:rsid w:val="00C51FEA"/>
    <w:rsid w:val="00C53727"/>
    <w:rsid w:val="00C54A2C"/>
    <w:rsid w:val="00C55F88"/>
    <w:rsid w:val="00C56507"/>
    <w:rsid w:val="00C56ADF"/>
    <w:rsid w:val="00C56DFC"/>
    <w:rsid w:val="00C574AD"/>
    <w:rsid w:val="00C61F40"/>
    <w:rsid w:val="00C62BBD"/>
    <w:rsid w:val="00C62C07"/>
    <w:rsid w:val="00C63253"/>
    <w:rsid w:val="00C639B1"/>
    <w:rsid w:val="00C6420C"/>
    <w:rsid w:val="00C66AAE"/>
    <w:rsid w:val="00C67852"/>
    <w:rsid w:val="00C70043"/>
    <w:rsid w:val="00C7139D"/>
    <w:rsid w:val="00C71B2E"/>
    <w:rsid w:val="00C724F2"/>
    <w:rsid w:val="00C726DC"/>
    <w:rsid w:val="00C727B0"/>
    <w:rsid w:val="00C729C4"/>
    <w:rsid w:val="00C76238"/>
    <w:rsid w:val="00C770EF"/>
    <w:rsid w:val="00C77565"/>
    <w:rsid w:val="00C81A83"/>
    <w:rsid w:val="00C8244D"/>
    <w:rsid w:val="00C839F0"/>
    <w:rsid w:val="00C83A86"/>
    <w:rsid w:val="00C83B3B"/>
    <w:rsid w:val="00C83E8D"/>
    <w:rsid w:val="00C856D5"/>
    <w:rsid w:val="00C85B69"/>
    <w:rsid w:val="00C85D2B"/>
    <w:rsid w:val="00C85FB0"/>
    <w:rsid w:val="00C86967"/>
    <w:rsid w:val="00C8777B"/>
    <w:rsid w:val="00C9169D"/>
    <w:rsid w:val="00C9191E"/>
    <w:rsid w:val="00C927A7"/>
    <w:rsid w:val="00C939F7"/>
    <w:rsid w:val="00C93AAF"/>
    <w:rsid w:val="00C9571A"/>
    <w:rsid w:val="00C9587F"/>
    <w:rsid w:val="00C96681"/>
    <w:rsid w:val="00C96D9B"/>
    <w:rsid w:val="00C9778D"/>
    <w:rsid w:val="00CA0E90"/>
    <w:rsid w:val="00CA168E"/>
    <w:rsid w:val="00CA3C94"/>
    <w:rsid w:val="00CA5EE9"/>
    <w:rsid w:val="00CA7888"/>
    <w:rsid w:val="00CA7B0B"/>
    <w:rsid w:val="00CA7E21"/>
    <w:rsid w:val="00CB082C"/>
    <w:rsid w:val="00CB1A8E"/>
    <w:rsid w:val="00CB218F"/>
    <w:rsid w:val="00CB5E65"/>
    <w:rsid w:val="00CB63B5"/>
    <w:rsid w:val="00CB7726"/>
    <w:rsid w:val="00CB7B4E"/>
    <w:rsid w:val="00CB7F1D"/>
    <w:rsid w:val="00CB7FD5"/>
    <w:rsid w:val="00CC022E"/>
    <w:rsid w:val="00CC0C07"/>
    <w:rsid w:val="00CC0D5E"/>
    <w:rsid w:val="00CC427D"/>
    <w:rsid w:val="00CC4E71"/>
    <w:rsid w:val="00CC50B1"/>
    <w:rsid w:val="00CC55EA"/>
    <w:rsid w:val="00CC5F66"/>
    <w:rsid w:val="00CC668F"/>
    <w:rsid w:val="00CC79C7"/>
    <w:rsid w:val="00CD08E7"/>
    <w:rsid w:val="00CD2203"/>
    <w:rsid w:val="00CD253A"/>
    <w:rsid w:val="00CD451B"/>
    <w:rsid w:val="00CD4C8F"/>
    <w:rsid w:val="00CD5554"/>
    <w:rsid w:val="00CD6365"/>
    <w:rsid w:val="00CD6491"/>
    <w:rsid w:val="00CD69B6"/>
    <w:rsid w:val="00CD78B1"/>
    <w:rsid w:val="00CE08CC"/>
    <w:rsid w:val="00CE109E"/>
    <w:rsid w:val="00CE26CC"/>
    <w:rsid w:val="00CE2A77"/>
    <w:rsid w:val="00CE3697"/>
    <w:rsid w:val="00CE46D4"/>
    <w:rsid w:val="00CE4842"/>
    <w:rsid w:val="00CE4C20"/>
    <w:rsid w:val="00CE52BC"/>
    <w:rsid w:val="00CE592A"/>
    <w:rsid w:val="00CE5BC0"/>
    <w:rsid w:val="00CE6483"/>
    <w:rsid w:val="00CF0B86"/>
    <w:rsid w:val="00CF0E4C"/>
    <w:rsid w:val="00CF2317"/>
    <w:rsid w:val="00CF3E24"/>
    <w:rsid w:val="00CF4B31"/>
    <w:rsid w:val="00CF659A"/>
    <w:rsid w:val="00CF69EA"/>
    <w:rsid w:val="00CF71A8"/>
    <w:rsid w:val="00CF7BDC"/>
    <w:rsid w:val="00CF7E74"/>
    <w:rsid w:val="00CF7FCF"/>
    <w:rsid w:val="00D00218"/>
    <w:rsid w:val="00D00375"/>
    <w:rsid w:val="00D007BB"/>
    <w:rsid w:val="00D00D39"/>
    <w:rsid w:val="00D01AE0"/>
    <w:rsid w:val="00D02269"/>
    <w:rsid w:val="00D030B4"/>
    <w:rsid w:val="00D0367A"/>
    <w:rsid w:val="00D0368B"/>
    <w:rsid w:val="00D0560E"/>
    <w:rsid w:val="00D0601E"/>
    <w:rsid w:val="00D10094"/>
    <w:rsid w:val="00D100DE"/>
    <w:rsid w:val="00D103DE"/>
    <w:rsid w:val="00D1067D"/>
    <w:rsid w:val="00D11A3D"/>
    <w:rsid w:val="00D11CF5"/>
    <w:rsid w:val="00D12ED1"/>
    <w:rsid w:val="00D141A5"/>
    <w:rsid w:val="00D15C80"/>
    <w:rsid w:val="00D16A38"/>
    <w:rsid w:val="00D20D3B"/>
    <w:rsid w:val="00D21855"/>
    <w:rsid w:val="00D21B0B"/>
    <w:rsid w:val="00D220A0"/>
    <w:rsid w:val="00D22C65"/>
    <w:rsid w:val="00D22FEC"/>
    <w:rsid w:val="00D24D9C"/>
    <w:rsid w:val="00D25FD6"/>
    <w:rsid w:val="00D26492"/>
    <w:rsid w:val="00D26B76"/>
    <w:rsid w:val="00D30C09"/>
    <w:rsid w:val="00D3540B"/>
    <w:rsid w:val="00D36C5E"/>
    <w:rsid w:val="00D400F8"/>
    <w:rsid w:val="00D4031C"/>
    <w:rsid w:val="00D41DBB"/>
    <w:rsid w:val="00D42D88"/>
    <w:rsid w:val="00D431F3"/>
    <w:rsid w:val="00D44E00"/>
    <w:rsid w:val="00D463D9"/>
    <w:rsid w:val="00D465B9"/>
    <w:rsid w:val="00D471FC"/>
    <w:rsid w:val="00D477C6"/>
    <w:rsid w:val="00D47963"/>
    <w:rsid w:val="00D509A1"/>
    <w:rsid w:val="00D51679"/>
    <w:rsid w:val="00D518EC"/>
    <w:rsid w:val="00D51FF8"/>
    <w:rsid w:val="00D5237B"/>
    <w:rsid w:val="00D562F4"/>
    <w:rsid w:val="00D566D0"/>
    <w:rsid w:val="00D5720B"/>
    <w:rsid w:val="00D57D05"/>
    <w:rsid w:val="00D6129D"/>
    <w:rsid w:val="00D6213E"/>
    <w:rsid w:val="00D6282D"/>
    <w:rsid w:val="00D64976"/>
    <w:rsid w:val="00D6514B"/>
    <w:rsid w:val="00D6533F"/>
    <w:rsid w:val="00D65692"/>
    <w:rsid w:val="00D66E28"/>
    <w:rsid w:val="00D67CA7"/>
    <w:rsid w:val="00D70535"/>
    <w:rsid w:val="00D70752"/>
    <w:rsid w:val="00D70811"/>
    <w:rsid w:val="00D72A2E"/>
    <w:rsid w:val="00D73F1E"/>
    <w:rsid w:val="00D74385"/>
    <w:rsid w:val="00D7481D"/>
    <w:rsid w:val="00D74942"/>
    <w:rsid w:val="00D74B65"/>
    <w:rsid w:val="00D7542D"/>
    <w:rsid w:val="00D758C6"/>
    <w:rsid w:val="00D76574"/>
    <w:rsid w:val="00D76A64"/>
    <w:rsid w:val="00D7737A"/>
    <w:rsid w:val="00D77D17"/>
    <w:rsid w:val="00D77E5E"/>
    <w:rsid w:val="00D80190"/>
    <w:rsid w:val="00D8061A"/>
    <w:rsid w:val="00D807F4"/>
    <w:rsid w:val="00D81474"/>
    <w:rsid w:val="00D817E4"/>
    <w:rsid w:val="00D81C65"/>
    <w:rsid w:val="00D82141"/>
    <w:rsid w:val="00D83BC7"/>
    <w:rsid w:val="00D849BE"/>
    <w:rsid w:val="00D84D8A"/>
    <w:rsid w:val="00D853CF"/>
    <w:rsid w:val="00D855A7"/>
    <w:rsid w:val="00D8578A"/>
    <w:rsid w:val="00D860D0"/>
    <w:rsid w:val="00D8642C"/>
    <w:rsid w:val="00D9063F"/>
    <w:rsid w:val="00D90F9F"/>
    <w:rsid w:val="00D91B86"/>
    <w:rsid w:val="00D93234"/>
    <w:rsid w:val="00D937C2"/>
    <w:rsid w:val="00D94414"/>
    <w:rsid w:val="00D94A07"/>
    <w:rsid w:val="00D94A3E"/>
    <w:rsid w:val="00D95616"/>
    <w:rsid w:val="00DA15C2"/>
    <w:rsid w:val="00DA16E4"/>
    <w:rsid w:val="00DA284A"/>
    <w:rsid w:val="00DA2C04"/>
    <w:rsid w:val="00DA64C2"/>
    <w:rsid w:val="00DB0521"/>
    <w:rsid w:val="00DB1CA7"/>
    <w:rsid w:val="00DB2463"/>
    <w:rsid w:val="00DB26F5"/>
    <w:rsid w:val="00DB3519"/>
    <w:rsid w:val="00DB355E"/>
    <w:rsid w:val="00DB36E8"/>
    <w:rsid w:val="00DC0C41"/>
    <w:rsid w:val="00DC0D6D"/>
    <w:rsid w:val="00DC10C2"/>
    <w:rsid w:val="00DC135D"/>
    <w:rsid w:val="00DC20AA"/>
    <w:rsid w:val="00DC3266"/>
    <w:rsid w:val="00DC4FE9"/>
    <w:rsid w:val="00DC691D"/>
    <w:rsid w:val="00DC696D"/>
    <w:rsid w:val="00DD0425"/>
    <w:rsid w:val="00DD0B2F"/>
    <w:rsid w:val="00DD16DB"/>
    <w:rsid w:val="00DD1B25"/>
    <w:rsid w:val="00DD2792"/>
    <w:rsid w:val="00DD3B22"/>
    <w:rsid w:val="00DD4EC0"/>
    <w:rsid w:val="00DD5808"/>
    <w:rsid w:val="00DD6CD4"/>
    <w:rsid w:val="00DD6F49"/>
    <w:rsid w:val="00DE0B8B"/>
    <w:rsid w:val="00DE0F38"/>
    <w:rsid w:val="00DE138F"/>
    <w:rsid w:val="00DE1D62"/>
    <w:rsid w:val="00DE1E9B"/>
    <w:rsid w:val="00DE2766"/>
    <w:rsid w:val="00DE2A3D"/>
    <w:rsid w:val="00DE3507"/>
    <w:rsid w:val="00DE463B"/>
    <w:rsid w:val="00DE4943"/>
    <w:rsid w:val="00DE641D"/>
    <w:rsid w:val="00DE74AF"/>
    <w:rsid w:val="00DF04CD"/>
    <w:rsid w:val="00DF0674"/>
    <w:rsid w:val="00DF0992"/>
    <w:rsid w:val="00DF141C"/>
    <w:rsid w:val="00DF1643"/>
    <w:rsid w:val="00DF198A"/>
    <w:rsid w:val="00DF21F5"/>
    <w:rsid w:val="00DF3C20"/>
    <w:rsid w:val="00DF3CC5"/>
    <w:rsid w:val="00DF3FFD"/>
    <w:rsid w:val="00DF429D"/>
    <w:rsid w:val="00DF6367"/>
    <w:rsid w:val="00E007C4"/>
    <w:rsid w:val="00E00ABD"/>
    <w:rsid w:val="00E026CD"/>
    <w:rsid w:val="00E02B49"/>
    <w:rsid w:val="00E02DA7"/>
    <w:rsid w:val="00E03206"/>
    <w:rsid w:val="00E03E1B"/>
    <w:rsid w:val="00E050B1"/>
    <w:rsid w:val="00E05E3F"/>
    <w:rsid w:val="00E0676B"/>
    <w:rsid w:val="00E10FFD"/>
    <w:rsid w:val="00E11B39"/>
    <w:rsid w:val="00E13EC2"/>
    <w:rsid w:val="00E14502"/>
    <w:rsid w:val="00E155D1"/>
    <w:rsid w:val="00E15CD0"/>
    <w:rsid w:val="00E16479"/>
    <w:rsid w:val="00E166D5"/>
    <w:rsid w:val="00E17DC3"/>
    <w:rsid w:val="00E212E6"/>
    <w:rsid w:val="00E22109"/>
    <w:rsid w:val="00E2260F"/>
    <w:rsid w:val="00E22804"/>
    <w:rsid w:val="00E22F01"/>
    <w:rsid w:val="00E241E0"/>
    <w:rsid w:val="00E257FD"/>
    <w:rsid w:val="00E262E4"/>
    <w:rsid w:val="00E26733"/>
    <w:rsid w:val="00E273DF"/>
    <w:rsid w:val="00E27735"/>
    <w:rsid w:val="00E2786F"/>
    <w:rsid w:val="00E315DD"/>
    <w:rsid w:val="00E31B21"/>
    <w:rsid w:val="00E31CE0"/>
    <w:rsid w:val="00E3218B"/>
    <w:rsid w:val="00E3252C"/>
    <w:rsid w:val="00E32A48"/>
    <w:rsid w:val="00E32EDB"/>
    <w:rsid w:val="00E33054"/>
    <w:rsid w:val="00E34384"/>
    <w:rsid w:val="00E35790"/>
    <w:rsid w:val="00E40538"/>
    <w:rsid w:val="00E40A12"/>
    <w:rsid w:val="00E43730"/>
    <w:rsid w:val="00E43885"/>
    <w:rsid w:val="00E43CD4"/>
    <w:rsid w:val="00E47BBB"/>
    <w:rsid w:val="00E50DE1"/>
    <w:rsid w:val="00E51694"/>
    <w:rsid w:val="00E51E11"/>
    <w:rsid w:val="00E52EDB"/>
    <w:rsid w:val="00E53AE0"/>
    <w:rsid w:val="00E55C95"/>
    <w:rsid w:val="00E5723E"/>
    <w:rsid w:val="00E602AF"/>
    <w:rsid w:val="00E60AAD"/>
    <w:rsid w:val="00E61FBE"/>
    <w:rsid w:val="00E625AB"/>
    <w:rsid w:val="00E63B1F"/>
    <w:rsid w:val="00E64DC1"/>
    <w:rsid w:val="00E650E1"/>
    <w:rsid w:val="00E6542C"/>
    <w:rsid w:val="00E65B01"/>
    <w:rsid w:val="00E65C64"/>
    <w:rsid w:val="00E6655F"/>
    <w:rsid w:val="00E667E5"/>
    <w:rsid w:val="00E70142"/>
    <w:rsid w:val="00E70419"/>
    <w:rsid w:val="00E710BD"/>
    <w:rsid w:val="00E71203"/>
    <w:rsid w:val="00E7207E"/>
    <w:rsid w:val="00E72D62"/>
    <w:rsid w:val="00E743CF"/>
    <w:rsid w:val="00E752FC"/>
    <w:rsid w:val="00E75F4A"/>
    <w:rsid w:val="00E804B9"/>
    <w:rsid w:val="00E8100E"/>
    <w:rsid w:val="00E81812"/>
    <w:rsid w:val="00E832C8"/>
    <w:rsid w:val="00E83C11"/>
    <w:rsid w:val="00E84283"/>
    <w:rsid w:val="00E85338"/>
    <w:rsid w:val="00E86118"/>
    <w:rsid w:val="00E86597"/>
    <w:rsid w:val="00E8676E"/>
    <w:rsid w:val="00E87308"/>
    <w:rsid w:val="00E876B4"/>
    <w:rsid w:val="00E87900"/>
    <w:rsid w:val="00E90587"/>
    <w:rsid w:val="00E913B3"/>
    <w:rsid w:val="00E91FF2"/>
    <w:rsid w:val="00E92180"/>
    <w:rsid w:val="00E92C3B"/>
    <w:rsid w:val="00E9323A"/>
    <w:rsid w:val="00E9447E"/>
    <w:rsid w:val="00E95034"/>
    <w:rsid w:val="00E9579D"/>
    <w:rsid w:val="00E961F4"/>
    <w:rsid w:val="00E96959"/>
    <w:rsid w:val="00E96FCD"/>
    <w:rsid w:val="00EA0F20"/>
    <w:rsid w:val="00EA1C7D"/>
    <w:rsid w:val="00EA2D21"/>
    <w:rsid w:val="00EA3A81"/>
    <w:rsid w:val="00EA490F"/>
    <w:rsid w:val="00EA4E30"/>
    <w:rsid w:val="00EA529B"/>
    <w:rsid w:val="00EA53D1"/>
    <w:rsid w:val="00EA57FA"/>
    <w:rsid w:val="00EA60E9"/>
    <w:rsid w:val="00EA669D"/>
    <w:rsid w:val="00EA6B27"/>
    <w:rsid w:val="00EA763D"/>
    <w:rsid w:val="00EB0131"/>
    <w:rsid w:val="00EB1F89"/>
    <w:rsid w:val="00EB1FF4"/>
    <w:rsid w:val="00EB284A"/>
    <w:rsid w:val="00EB2A2B"/>
    <w:rsid w:val="00EB2CB4"/>
    <w:rsid w:val="00EB38DB"/>
    <w:rsid w:val="00EB443A"/>
    <w:rsid w:val="00EB469E"/>
    <w:rsid w:val="00EB4E28"/>
    <w:rsid w:val="00EB5984"/>
    <w:rsid w:val="00EB5D2D"/>
    <w:rsid w:val="00EB7D0F"/>
    <w:rsid w:val="00EC2362"/>
    <w:rsid w:val="00EC3207"/>
    <w:rsid w:val="00EC4DD6"/>
    <w:rsid w:val="00EC5036"/>
    <w:rsid w:val="00EC6248"/>
    <w:rsid w:val="00EC6589"/>
    <w:rsid w:val="00EC6787"/>
    <w:rsid w:val="00EC6DD5"/>
    <w:rsid w:val="00EC787E"/>
    <w:rsid w:val="00EC7BC3"/>
    <w:rsid w:val="00ED1681"/>
    <w:rsid w:val="00ED23BE"/>
    <w:rsid w:val="00ED2DD5"/>
    <w:rsid w:val="00ED372E"/>
    <w:rsid w:val="00ED3D89"/>
    <w:rsid w:val="00ED5C43"/>
    <w:rsid w:val="00ED6510"/>
    <w:rsid w:val="00EE133F"/>
    <w:rsid w:val="00EE145C"/>
    <w:rsid w:val="00EE2404"/>
    <w:rsid w:val="00EE273D"/>
    <w:rsid w:val="00EE2B00"/>
    <w:rsid w:val="00EE3354"/>
    <w:rsid w:val="00EE389C"/>
    <w:rsid w:val="00EE3FCF"/>
    <w:rsid w:val="00EE520E"/>
    <w:rsid w:val="00EE5612"/>
    <w:rsid w:val="00EE5E58"/>
    <w:rsid w:val="00EE61E2"/>
    <w:rsid w:val="00EE7EA6"/>
    <w:rsid w:val="00EE7ECA"/>
    <w:rsid w:val="00EF045E"/>
    <w:rsid w:val="00EF14C8"/>
    <w:rsid w:val="00EF1B80"/>
    <w:rsid w:val="00EF3B97"/>
    <w:rsid w:val="00EF41A8"/>
    <w:rsid w:val="00EF7109"/>
    <w:rsid w:val="00EF7E1E"/>
    <w:rsid w:val="00F004F1"/>
    <w:rsid w:val="00F01B9A"/>
    <w:rsid w:val="00F01E7E"/>
    <w:rsid w:val="00F02119"/>
    <w:rsid w:val="00F031BA"/>
    <w:rsid w:val="00F03A20"/>
    <w:rsid w:val="00F03BE8"/>
    <w:rsid w:val="00F03D7F"/>
    <w:rsid w:val="00F04132"/>
    <w:rsid w:val="00F04B79"/>
    <w:rsid w:val="00F04F9A"/>
    <w:rsid w:val="00F0523E"/>
    <w:rsid w:val="00F07D86"/>
    <w:rsid w:val="00F07FEF"/>
    <w:rsid w:val="00F104FA"/>
    <w:rsid w:val="00F106A5"/>
    <w:rsid w:val="00F108BB"/>
    <w:rsid w:val="00F10CEF"/>
    <w:rsid w:val="00F12C3D"/>
    <w:rsid w:val="00F14F56"/>
    <w:rsid w:val="00F15307"/>
    <w:rsid w:val="00F16073"/>
    <w:rsid w:val="00F16720"/>
    <w:rsid w:val="00F17EE0"/>
    <w:rsid w:val="00F21801"/>
    <w:rsid w:val="00F222E7"/>
    <w:rsid w:val="00F234E7"/>
    <w:rsid w:val="00F2383E"/>
    <w:rsid w:val="00F23A54"/>
    <w:rsid w:val="00F23FD5"/>
    <w:rsid w:val="00F246AC"/>
    <w:rsid w:val="00F3028F"/>
    <w:rsid w:val="00F30570"/>
    <w:rsid w:val="00F31571"/>
    <w:rsid w:val="00F32E45"/>
    <w:rsid w:val="00F33FD6"/>
    <w:rsid w:val="00F34CFE"/>
    <w:rsid w:val="00F35B05"/>
    <w:rsid w:val="00F362FE"/>
    <w:rsid w:val="00F372E6"/>
    <w:rsid w:val="00F37CB9"/>
    <w:rsid w:val="00F37D66"/>
    <w:rsid w:val="00F37EB1"/>
    <w:rsid w:val="00F40277"/>
    <w:rsid w:val="00F40385"/>
    <w:rsid w:val="00F4078B"/>
    <w:rsid w:val="00F419DA"/>
    <w:rsid w:val="00F41D86"/>
    <w:rsid w:val="00F41F24"/>
    <w:rsid w:val="00F4204F"/>
    <w:rsid w:val="00F428BB"/>
    <w:rsid w:val="00F43B6D"/>
    <w:rsid w:val="00F448CA"/>
    <w:rsid w:val="00F45B8B"/>
    <w:rsid w:val="00F46CB4"/>
    <w:rsid w:val="00F5066A"/>
    <w:rsid w:val="00F50903"/>
    <w:rsid w:val="00F51377"/>
    <w:rsid w:val="00F5163A"/>
    <w:rsid w:val="00F52A18"/>
    <w:rsid w:val="00F53962"/>
    <w:rsid w:val="00F53E1C"/>
    <w:rsid w:val="00F569E0"/>
    <w:rsid w:val="00F60798"/>
    <w:rsid w:val="00F60C36"/>
    <w:rsid w:val="00F613CD"/>
    <w:rsid w:val="00F61848"/>
    <w:rsid w:val="00F62FE5"/>
    <w:rsid w:val="00F63887"/>
    <w:rsid w:val="00F63E72"/>
    <w:rsid w:val="00F64926"/>
    <w:rsid w:val="00F64F56"/>
    <w:rsid w:val="00F6533B"/>
    <w:rsid w:val="00F65543"/>
    <w:rsid w:val="00F663A6"/>
    <w:rsid w:val="00F6640E"/>
    <w:rsid w:val="00F7119C"/>
    <w:rsid w:val="00F71B60"/>
    <w:rsid w:val="00F71FAB"/>
    <w:rsid w:val="00F72807"/>
    <w:rsid w:val="00F73C46"/>
    <w:rsid w:val="00F74352"/>
    <w:rsid w:val="00F74DF1"/>
    <w:rsid w:val="00F7517C"/>
    <w:rsid w:val="00F756A5"/>
    <w:rsid w:val="00F77392"/>
    <w:rsid w:val="00F7782D"/>
    <w:rsid w:val="00F77A6B"/>
    <w:rsid w:val="00F80862"/>
    <w:rsid w:val="00F80EC4"/>
    <w:rsid w:val="00F81744"/>
    <w:rsid w:val="00F81E17"/>
    <w:rsid w:val="00F823C4"/>
    <w:rsid w:val="00F82458"/>
    <w:rsid w:val="00F85AA0"/>
    <w:rsid w:val="00F85CB2"/>
    <w:rsid w:val="00F85E85"/>
    <w:rsid w:val="00F86F50"/>
    <w:rsid w:val="00F87155"/>
    <w:rsid w:val="00F87768"/>
    <w:rsid w:val="00F877D4"/>
    <w:rsid w:val="00F9243E"/>
    <w:rsid w:val="00F9405A"/>
    <w:rsid w:val="00F940C3"/>
    <w:rsid w:val="00F94183"/>
    <w:rsid w:val="00F94D1F"/>
    <w:rsid w:val="00F95452"/>
    <w:rsid w:val="00F97B06"/>
    <w:rsid w:val="00F97C86"/>
    <w:rsid w:val="00FA02E3"/>
    <w:rsid w:val="00FA065A"/>
    <w:rsid w:val="00FA0DCF"/>
    <w:rsid w:val="00FA2A5D"/>
    <w:rsid w:val="00FA3A99"/>
    <w:rsid w:val="00FA4E48"/>
    <w:rsid w:val="00FA539B"/>
    <w:rsid w:val="00FA653A"/>
    <w:rsid w:val="00FA67A7"/>
    <w:rsid w:val="00FB030D"/>
    <w:rsid w:val="00FB4434"/>
    <w:rsid w:val="00FB4882"/>
    <w:rsid w:val="00FB4905"/>
    <w:rsid w:val="00FB58CF"/>
    <w:rsid w:val="00FB72BD"/>
    <w:rsid w:val="00FC0106"/>
    <w:rsid w:val="00FC015A"/>
    <w:rsid w:val="00FC02D0"/>
    <w:rsid w:val="00FC0B07"/>
    <w:rsid w:val="00FC17E7"/>
    <w:rsid w:val="00FC19AC"/>
    <w:rsid w:val="00FC1AEB"/>
    <w:rsid w:val="00FC278A"/>
    <w:rsid w:val="00FC3814"/>
    <w:rsid w:val="00FC3F07"/>
    <w:rsid w:val="00FC40E3"/>
    <w:rsid w:val="00FC6CC4"/>
    <w:rsid w:val="00FC7A84"/>
    <w:rsid w:val="00FC7DAD"/>
    <w:rsid w:val="00FD0007"/>
    <w:rsid w:val="00FD007A"/>
    <w:rsid w:val="00FD008A"/>
    <w:rsid w:val="00FD0259"/>
    <w:rsid w:val="00FD0390"/>
    <w:rsid w:val="00FD0BF1"/>
    <w:rsid w:val="00FD1506"/>
    <w:rsid w:val="00FD1DAA"/>
    <w:rsid w:val="00FD2AA5"/>
    <w:rsid w:val="00FD2C80"/>
    <w:rsid w:val="00FD32F3"/>
    <w:rsid w:val="00FD436C"/>
    <w:rsid w:val="00FD4454"/>
    <w:rsid w:val="00FD5751"/>
    <w:rsid w:val="00FD6D19"/>
    <w:rsid w:val="00FD72A3"/>
    <w:rsid w:val="00FD7EE3"/>
    <w:rsid w:val="00FE0348"/>
    <w:rsid w:val="00FE03BA"/>
    <w:rsid w:val="00FE0872"/>
    <w:rsid w:val="00FE0CB5"/>
    <w:rsid w:val="00FE140F"/>
    <w:rsid w:val="00FE1B76"/>
    <w:rsid w:val="00FE1EA8"/>
    <w:rsid w:val="00FE29C1"/>
    <w:rsid w:val="00FE3384"/>
    <w:rsid w:val="00FE3833"/>
    <w:rsid w:val="00FE3C49"/>
    <w:rsid w:val="00FE4CD1"/>
    <w:rsid w:val="00FE5C01"/>
    <w:rsid w:val="00FE5F8C"/>
    <w:rsid w:val="00FE6050"/>
    <w:rsid w:val="00FE69F7"/>
    <w:rsid w:val="00FE6B9D"/>
    <w:rsid w:val="00FE6C20"/>
    <w:rsid w:val="00FE7E71"/>
    <w:rsid w:val="00FF58C3"/>
    <w:rsid w:val="00FF6854"/>
    <w:rsid w:val="00FF7176"/>
    <w:rsid w:val="00FF71B1"/>
    <w:rsid w:val="00FF769E"/>
    <w:rsid w:val="2DC45E84"/>
    <w:rsid w:val="3EBA6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CA80F6B"/>
  <w15:docId w15:val="{146D1EB8-41C2-4B77-BB98-FE03A96DC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Date" w:uiPriority="99"/>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iPriority="99" w:unhideWhenUsed="1"/>
    <w:lsdException w:name="Document Map" w:uiPriority="99"/>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D28CA"/>
    <w:pPr>
      <w:widowControl w:val="0"/>
      <w:jc w:val="both"/>
    </w:pPr>
    <w:rPr>
      <w:kern w:val="2"/>
      <w:sz w:val="21"/>
    </w:rPr>
  </w:style>
  <w:style w:type="paragraph" w:styleId="1">
    <w:name w:val="heading 1"/>
    <w:aliases w:val="H1,Normal + Font: Helvetica,Bold,Space Before 12 pt,Not Bold,NMP Heading 1,app heading 1,l1,h1,Huvudrubrik,NMP Heading1,Normal+Font:Helvetica,space bof..,章,R1,H11,H12,H111,H13,H112,H14,H113,H15,H114,H16,H115,H17,H116,H18,H117,H19,H118,H110,一级,h11,标"/>
    <w:basedOn w:val="a"/>
    <w:next w:val="-"/>
    <w:link w:val="10"/>
    <w:uiPriority w:val="9"/>
    <w:qFormat/>
    <w:rsid w:val="007B515A"/>
    <w:pPr>
      <w:keepNext/>
      <w:keepLines/>
      <w:numPr>
        <w:numId w:val="1"/>
      </w:numPr>
      <w:tabs>
        <w:tab w:val="left" w:pos="160"/>
        <w:tab w:val="left" w:pos="425"/>
      </w:tabs>
      <w:spacing w:line="360" w:lineRule="auto"/>
      <w:outlineLvl w:val="0"/>
    </w:pPr>
    <w:rPr>
      <w:rFonts w:ascii="Myriad Pro" w:eastAsia="方正黑体简体" w:hAnsi="Myriad Pro"/>
      <w:b/>
      <w:bCs/>
      <w:kern w:val="44"/>
      <w:sz w:val="44"/>
      <w:szCs w:val="44"/>
    </w:rPr>
  </w:style>
  <w:style w:type="paragraph" w:styleId="2">
    <w:name w:val="heading 2"/>
    <w:aliases w:val="heading 2+ Indent: Left 0.25 in,Head2A,2,H2,heading8,UNDERRUBRIK 1-2,h2,2nd level,õberschrift 2,1.1  heading 2,节,21,R2,H21,heading 2,H22,H211,H23,H212,H24,H213,H25,H214,H26,H215,H27,H216,H28,H217,H29,H218,H210,H219,H220,H2110,H221,H2111,H231,PIM2"/>
    <w:basedOn w:val="a"/>
    <w:next w:val="-"/>
    <w:link w:val="20"/>
    <w:uiPriority w:val="9"/>
    <w:qFormat/>
    <w:rsid w:val="007B515A"/>
    <w:pPr>
      <w:keepNext/>
      <w:keepLines/>
      <w:numPr>
        <w:ilvl w:val="1"/>
        <w:numId w:val="1"/>
      </w:numPr>
      <w:tabs>
        <w:tab w:val="left" w:pos="214"/>
        <w:tab w:val="left" w:pos="425"/>
        <w:tab w:val="left" w:pos="992"/>
      </w:tabs>
      <w:spacing w:before="260" w:after="260" w:line="360" w:lineRule="auto"/>
      <w:outlineLvl w:val="1"/>
    </w:pPr>
    <w:rPr>
      <w:rFonts w:ascii="Myriad Pro" w:eastAsia="方正黑体简体" w:hAnsi="Myriad Pro"/>
      <w:b/>
      <w:bCs/>
      <w:sz w:val="32"/>
      <w:szCs w:val="32"/>
    </w:rPr>
  </w:style>
  <w:style w:type="paragraph" w:styleId="3">
    <w:name w:val="heading 3"/>
    <w:aliases w:val="heading 3 + Indent: Left 0.25 in,heading 3 + Indent: Left 0.25 in Char,Underrubrik2,H3,heading 3 + Indent: 1.1.1Left 0.25 in,h3,sub-sub,31,sub-sub1,32,sub-sub2,311,sub-sub11,no break,Level 3 Head,Heading 3 - old,sect1.2.3,heading 3,PIM,bh"/>
    <w:basedOn w:val="a"/>
    <w:next w:val="-"/>
    <w:link w:val="30"/>
    <w:qFormat/>
    <w:rsid w:val="00F62FE5"/>
    <w:pPr>
      <w:keepNext/>
      <w:keepLines/>
      <w:numPr>
        <w:ilvl w:val="2"/>
        <w:numId w:val="1"/>
      </w:numPr>
      <w:spacing w:before="260" w:after="260" w:line="360" w:lineRule="auto"/>
      <w:outlineLvl w:val="2"/>
    </w:pPr>
    <w:rPr>
      <w:rFonts w:ascii="Myriad Pro" w:eastAsia="方正黑体简体" w:hAnsi="Myriad Pro"/>
      <w:b/>
      <w:bCs/>
      <w:sz w:val="24"/>
      <w:szCs w:val="32"/>
    </w:rPr>
  </w:style>
  <w:style w:type="paragraph" w:styleId="4">
    <w:name w:val="heading 4"/>
    <w:aliases w:val="heading 4 + Indent: Left 0.5 in,h4,H4,H41,h41,H42,h42,H43,h43,H411,h411,H421,h421,H44,h44,H412,h412,H422,h422,H431,h431,H45,h45,H413,h413,H423,h423,H432,h432,H46,h46,H47,h47,Heading 4.,1.1.1.1 Heading 4,heading 41,heading 42,heading 4,b4,h441,rh1,h"/>
    <w:basedOn w:val="a"/>
    <w:next w:val="-"/>
    <w:link w:val="40"/>
    <w:qFormat/>
    <w:pPr>
      <w:keepNext/>
      <w:keepLines/>
      <w:numPr>
        <w:ilvl w:val="3"/>
        <w:numId w:val="1"/>
      </w:numPr>
      <w:tabs>
        <w:tab w:val="left" w:pos="319"/>
        <w:tab w:val="left" w:pos="425"/>
        <w:tab w:val="left" w:pos="2356"/>
      </w:tabs>
      <w:spacing w:line="360" w:lineRule="auto"/>
      <w:outlineLvl w:val="3"/>
    </w:pPr>
    <w:rPr>
      <w:b/>
    </w:rPr>
  </w:style>
  <w:style w:type="paragraph" w:styleId="5">
    <w:name w:val="heading 5"/>
    <w:aliases w:val="h5,heading 5 + Indent: Left 0.5 in,H5,式样2,l5,hm,Table label,mh2,Module heading 2,Head 5,list 5,5,IS41 Heading 5,heading 5,dash,ds,dd,Roman list,口,口1,口2,PIM 5,l5+toc5,Numbered Sub-list,一,正文五级标题,Second Subheading,dash1,ds1,dd1,dash2,ds2,dd2,Heading5"/>
    <w:basedOn w:val="a"/>
    <w:next w:val="-"/>
    <w:qFormat/>
    <w:pPr>
      <w:keepNext/>
      <w:keepLines/>
      <w:numPr>
        <w:ilvl w:val="4"/>
        <w:numId w:val="1"/>
      </w:numPr>
      <w:tabs>
        <w:tab w:val="left" w:pos="374"/>
      </w:tabs>
      <w:spacing w:line="360" w:lineRule="auto"/>
      <w:outlineLvl w:val="4"/>
    </w:pPr>
    <w:rPr>
      <w:b/>
    </w:rPr>
  </w:style>
  <w:style w:type="paragraph" w:styleId="6">
    <w:name w:val="heading 6"/>
    <w:aliases w:val="h6,ITT t6,PA Appendix,Bullet list,6,heading 6,Level 6,Header 6,PIM 6,H6,Heading6"/>
    <w:basedOn w:val="a"/>
    <w:next w:val="a"/>
    <w:qFormat/>
    <w:pPr>
      <w:widowControl/>
      <w:numPr>
        <w:ilvl w:val="5"/>
        <w:numId w:val="2"/>
      </w:numPr>
      <w:overflowPunct w:val="0"/>
      <w:autoSpaceDE w:val="0"/>
      <w:autoSpaceDN w:val="0"/>
      <w:adjustRightInd w:val="0"/>
      <w:spacing w:before="240" w:after="60" w:line="360" w:lineRule="auto"/>
      <w:textAlignment w:val="baseline"/>
      <w:outlineLvl w:val="5"/>
    </w:pPr>
    <w:rPr>
      <w:rFonts w:ascii="Arial" w:hAnsi="Arial"/>
      <w:i/>
      <w:kern w:val="0"/>
      <w:sz w:val="22"/>
    </w:rPr>
  </w:style>
  <w:style w:type="paragraph" w:styleId="7">
    <w:name w:val="heading 7"/>
    <w:aliases w:val="PIM 7,不用,ITT t7,PA Appendix Major,letter list,7,req3,heading 7,Header 7,Bulleted list"/>
    <w:basedOn w:val="a"/>
    <w:next w:val="a"/>
    <w:qFormat/>
    <w:pPr>
      <w:widowControl/>
      <w:numPr>
        <w:ilvl w:val="6"/>
        <w:numId w:val="2"/>
      </w:numPr>
      <w:overflowPunct w:val="0"/>
      <w:autoSpaceDE w:val="0"/>
      <w:autoSpaceDN w:val="0"/>
      <w:adjustRightInd w:val="0"/>
      <w:spacing w:before="240" w:after="60" w:line="360" w:lineRule="auto"/>
      <w:textAlignment w:val="baseline"/>
      <w:outlineLvl w:val="6"/>
    </w:pPr>
    <w:rPr>
      <w:rFonts w:ascii="Arial" w:hAnsi="Arial"/>
      <w:kern w:val="0"/>
      <w:sz w:val="24"/>
    </w:rPr>
  </w:style>
  <w:style w:type="paragraph" w:styleId="8">
    <w:name w:val="heading 8"/>
    <w:aliases w:val="标题6,不用8,ITT t8,PA Appendix Minor,action,8,r,requirement,req2,Reference List,heading 8, action"/>
    <w:basedOn w:val="a"/>
    <w:next w:val="a"/>
    <w:qFormat/>
    <w:pPr>
      <w:widowControl/>
      <w:numPr>
        <w:ilvl w:val="7"/>
        <w:numId w:val="2"/>
      </w:numPr>
      <w:overflowPunct w:val="0"/>
      <w:autoSpaceDE w:val="0"/>
      <w:autoSpaceDN w:val="0"/>
      <w:adjustRightInd w:val="0"/>
      <w:spacing w:before="240" w:after="60" w:line="360" w:lineRule="auto"/>
      <w:textAlignment w:val="baseline"/>
      <w:outlineLvl w:val="7"/>
    </w:pPr>
    <w:rPr>
      <w:rFonts w:ascii="Arial" w:hAnsi="Arial"/>
      <w:i/>
      <w:kern w:val="0"/>
      <w:sz w:val="24"/>
    </w:rPr>
  </w:style>
  <w:style w:type="paragraph" w:styleId="9">
    <w:name w:val="heading 9"/>
    <w:aliases w:val="PIM 9,tt,table title,标题 45,Figure Heading,FH,不用9,ITT t9,progress,App Heading,Titre 10,9,rb,req bullet,req1,heading 9, progress"/>
    <w:basedOn w:val="a"/>
    <w:next w:val="a"/>
    <w:qFormat/>
    <w:pPr>
      <w:widowControl/>
      <w:numPr>
        <w:ilvl w:val="8"/>
        <w:numId w:val="2"/>
      </w:numPr>
      <w:overflowPunct w:val="0"/>
      <w:autoSpaceDE w:val="0"/>
      <w:autoSpaceDN w:val="0"/>
      <w:adjustRightInd w:val="0"/>
      <w:spacing w:before="240" w:after="60" w:line="360" w:lineRule="auto"/>
      <w:textAlignment w:val="baseline"/>
      <w:outlineLvl w:val="8"/>
    </w:pPr>
    <w:rPr>
      <w:rFonts w:ascii="Arial" w:hAnsi="Arial"/>
      <w:i/>
      <w:kern w:val="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正文-需求"/>
    <w:basedOn w:val="a3"/>
    <w:link w:val="-Char"/>
    <w:qFormat/>
    <w:pPr>
      <w:ind w:leftChars="100" w:left="210" w:firstLine="527"/>
    </w:pPr>
  </w:style>
  <w:style w:type="paragraph" w:styleId="a3">
    <w:name w:val="Body Text First Indent"/>
    <w:basedOn w:val="a"/>
    <w:link w:val="a4"/>
    <w:qFormat/>
    <w:pPr>
      <w:autoSpaceDE w:val="0"/>
      <w:autoSpaceDN w:val="0"/>
      <w:adjustRightInd w:val="0"/>
      <w:spacing w:line="360" w:lineRule="auto"/>
      <w:ind w:firstLine="425"/>
    </w:pPr>
    <w:rPr>
      <w:kern w:val="0"/>
      <w:szCs w:val="21"/>
    </w:rPr>
  </w:style>
  <w:style w:type="paragraph" w:styleId="a5">
    <w:name w:val="Normal Indent"/>
    <w:basedOn w:val="a"/>
    <w:link w:val="a6"/>
    <w:pPr>
      <w:ind w:firstLine="420"/>
    </w:pPr>
    <w:rPr>
      <w:kern w:val="0"/>
      <w:sz w:val="20"/>
    </w:rPr>
  </w:style>
  <w:style w:type="paragraph" w:styleId="a7">
    <w:name w:val="Document Map"/>
    <w:basedOn w:val="a"/>
    <w:link w:val="a8"/>
    <w:uiPriority w:val="99"/>
    <w:rPr>
      <w:rFonts w:ascii="宋体"/>
      <w:sz w:val="18"/>
      <w:szCs w:val="18"/>
    </w:rPr>
  </w:style>
  <w:style w:type="paragraph" w:styleId="TOC3">
    <w:name w:val="toc 3"/>
    <w:basedOn w:val="a"/>
    <w:next w:val="a"/>
    <w:uiPriority w:val="39"/>
    <w:rsid w:val="00E03206"/>
    <w:pPr>
      <w:ind w:leftChars="400" w:left="840"/>
    </w:pPr>
    <w:rPr>
      <w:rFonts w:ascii="Myriad Pro" w:eastAsia="方正黑体简体" w:hAnsi="Myriad Pro"/>
      <w:sz w:val="20"/>
    </w:rPr>
  </w:style>
  <w:style w:type="paragraph" w:styleId="a9">
    <w:name w:val="Balloon Text"/>
    <w:basedOn w:val="a"/>
    <w:link w:val="aa"/>
    <w:uiPriority w:val="99"/>
    <w:rPr>
      <w:sz w:val="18"/>
      <w:szCs w:val="18"/>
    </w:rPr>
  </w:style>
  <w:style w:type="paragraph" w:styleId="ab">
    <w:name w:val="footer"/>
    <w:basedOn w:val="a"/>
    <w:link w:val="11"/>
    <w:uiPriority w:val="99"/>
    <w:qFormat/>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sid w:val="00E03206"/>
    <w:rPr>
      <w:rFonts w:ascii="Myriad Pro" w:eastAsia="方正黑体简体" w:hAnsi="Myriad Pro"/>
      <w:sz w:val="20"/>
    </w:rPr>
  </w:style>
  <w:style w:type="paragraph" w:styleId="ae">
    <w:name w:val="footnote text"/>
    <w:basedOn w:val="a"/>
    <w:link w:val="af"/>
    <w:pPr>
      <w:snapToGrid w:val="0"/>
      <w:jc w:val="left"/>
    </w:pPr>
    <w:rPr>
      <w:sz w:val="18"/>
      <w:szCs w:val="18"/>
    </w:rPr>
  </w:style>
  <w:style w:type="paragraph" w:styleId="TOC2">
    <w:name w:val="toc 2"/>
    <w:basedOn w:val="a"/>
    <w:next w:val="a"/>
    <w:uiPriority w:val="39"/>
    <w:rsid w:val="00E03206"/>
    <w:pPr>
      <w:ind w:leftChars="200" w:left="420"/>
    </w:pPr>
    <w:rPr>
      <w:rFonts w:ascii="Myriad Pro" w:eastAsia="方正黑体简体" w:hAnsi="Myriad Pro"/>
      <w:sz w:val="20"/>
    </w:rPr>
  </w:style>
  <w:style w:type="paragraph" w:styleId="af0">
    <w:name w:val="Title"/>
    <w:basedOn w:val="a"/>
    <w:next w:val="a"/>
    <w:link w:val="af1"/>
    <w:qFormat/>
    <w:pPr>
      <w:spacing w:before="240" w:after="60"/>
      <w:jc w:val="center"/>
      <w:outlineLvl w:val="0"/>
    </w:pPr>
    <w:rPr>
      <w:rFonts w:asciiTheme="majorHAnsi" w:hAnsiTheme="majorHAnsi" w:cstheme="majorBidi"/>
      <w:b/>
      <w:bCs/>
      <w:sz w:val="32"/>
      <w:szCs w:val="32"/>
    </w:rPr>
  </w:style>
  <w:style w:type="character" w:styleId="af2">
    <w:name w:val="Hyperlink"/>
    <w:basedOn w:val="a0"/>
    <w:uiPriority w:val="99"/>
    <w:unhideWhenUsed/>
    <w:qFormat/>
    <w:rPr>
      <w:color w:val="0000FF" w:themeColor="hyperlink"/>
      <w:u w:val="single"/>
    </w:rPr>
  </w:style>
  <w:style w:type="character" w:styleId="af3">
    <w:name w:val="footnote reference"/>
    <w:basedOn w:val="a0"/>
    <w:rPr>
      <w:vertAlign w:val="superscript"/>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标题 字符"/>
    <w:basedOn w:val="a0"/>
    <w:link w:val="af0"/>
    <w:rPr>
      <w:rFonts w:asciiTheme="majorHAnsi" w:hAnsiTheme="majorHAnsi" w:cstheme="majorBidi"/>
      <w:b/>
      <w:bCs/>
      <w:kern w:val="2"/>
      <w:sz w:val="32"/>
      <w:szCs w:val="32"/>
    </w:rPr>
  </w:style>
  <w:style w:type="paragraph" w:customStyle="1" w:styleId="af5">
    <w:name w:val="源代码"/>
    <w:basedOn w:val="a"/>
    <w:link w:val="Char"/>
    <w:qFormat/>
    <w:pPr>
      <w:shd w:val="clear" w:color="auto" w:fill="D9D9D9" w:themeFill="background1" w:themeFillShade="D9"/>
      <w:spacing w:line="0" w:lineRule="atLeast"/>
      <w:jc w:val="left"/>
    </w:pPr>
    <w:rPr>
      <w:rFonts w:ascii="Courier New" w:hAnsi="Courier New" w:cs="Courier New"/>
      <w:sz w:val="18"/>
      <w:szCs w:val="18"/>
    </w:rPr>
  </w:style>
  <w:style w:type="character" w:customStyle="1" w:styleId="Char">
    <w:name w:val="源代码 Char"/>
    <w:basedOn w:val="a0"/>
    <w:link w:val="af5"/>
    <w:rPr>
      <w:rFonts w:ascii="Courier New" w:hAnsi="Courier New" w:cs="Courier New"/>
      <w:kern w:val="2"/>
      <w:sz w:val="18"/>
      <w:szCs w:val="18"/>
      <w:shd w:val="clear" w:color="auto" w:fill="D9D9D9" w:themeFill="background1" w:themeFillShade="D9"/>
    </w:rPr>
  </w:style>
  <w:style w:type="character" w:customStyle="1" w:styleId="aa">
    <w:name w:val="批注框文本 字符"/>
    <w:basedOn w:val="a0"/>
    <w:link w:val="a9"/>
    <w:uiPriority w:val="99"/>
    <w:rPr>
      <w:kern w:val="2"/>
      <w:sz w:val="18"/>
      <w:szCs w:val="18"/>
    </w:rPr>
  </w:style>
  <w:style w:type="paragraph" w:customStyle="1" w:styleId="1518">
    <w:name w:val="1封面5：正文（顶格，五号18磅）"/>
    <w:basedOn w:val="a"/>
    <w:pPr>
      <w:spacing w:line="360" w:lineRule="atLeast"/>
    </w:pPr>
    <w:rPr>
      <w:rFonts w:ascii="Arial" w:hAnsi="Arial" w:cs="宋体"/>
    </w:rPr>
  </w:style>
  <w:style w:type="character" w:customStyle="1" w:styleId="19">
    <w:name w:val="1封面9：下划线"/>
    <w:rPr>
      <w:rFonts w:ascii="Arial" w:hAnsi="Arial"/>
      <w:u w:val="single"/>
    </w:rPr>
  </w:style>
  <w:style w:type="paragraph" w:customStyle="1" w:styleId="14">
    <w:name w:val="1封面4：分隔符&lt;&gt;（小四）"/>
    <w:basedOn w:val="a"/>
    <w:link w:val="14CharChar"/>
    <w:pPr>
      <w:spacing w:line="360" w:lineRule="atLeast"/>
      <w:jc w:val="center"/>
    </w:pPr>
    <w:rPr>
      <w:rFonts w:ascii="Arial" w:hAnsi="Arial"/>
      <w:kern w:val="0"/>
      <w:sz w:val="24"/>
      <w:szCs w:val="24"/>
    </w:rPr>
  </w:style>
  <w:style w:type="character" w:customStyle="1" w:styleId="14CharChar">
    <w:name w:val="1封面4：分隔符&lt;&gt;（小四） Char Char"/>
    <w:link w:val="14"/>
    <w:rPr>
      <w:rFonts w:ascii="Arial" w:hAnsi="Arial"/>
      <w:sz w:val="24"/>
      <w:szCs w:val="24"/>
    </w:rPr>
  </w:style>
  <w:style w:type="character" w:customStyle="1" w:styleId="12">
    <w:name w:val="1封面2：标题（三号）"/>
    <w:rPr>
      <w:rFonts w:ascii="Arial" w:hAnsi="Arial"/>
      <w:sz w:val="32"/>
    </w:rPr>
  </w:style>
  <w:style w:type="paragraph" w:customStyle="1" w:styleId="110">
    <w:name w:val="1封面1：技术文件（小初）"/>
    <w:basedOn w:val="a"/>
    <w:pPr>
      <w:ind w:firstLineChars="100" w:firstLine="720"/>
      <w:jc w:val="center"/>
    </w:pPr>
    <w:rPr>
      <w:rFonts w:ascii="Arial" w:eastAsia="Arial" w:hAnsi="Arial" w:cs="宋体"/>
      <w:sz w:val="72"/>
    </w:rPr>
  </w:style>
  <w:style w:type="paragraph" w:customStyle="1" w:styleId="74">
    <w:name w:val="7表格4：表中文字居中"/>
    <w:basedOn w:val="a"/>
    <w:link w:val="74Char"/>
    <w:pPr>
      <w:spacing w:before="40" w:after="40"/>
      <w:jc w:val="center"/>
    </w:pPr>
    <w:rPr>
      <w:rFonts w:ascii="Arial" w:hAnsi="Arial"/>
      <w:kern w:val="0"/>
      <w:sz w:val="18"/>
    </w:rPr>
  </w:style>
  <w:style w:type="paragraph" w:customStyle="1" w:styleId="73">
    <w:name w:val="7表格3：表中文字居左"/>
    <w:link w:val="73Char"/>
    <w:pPr>
      <w:spacing w:before="40" w:after="40"/>
    </w:pPr>
    <w:rPr>
      <w:rFonts w:ascii="Arial" w:hAnsi="Arial" w:cs="宋体"/>
      <w:sz w:val="18"/>
    </w:rPr>
  </w:style>
  <w:style w:type="paragraph" w:customStyle="1" w:styleId="722">
    <w:name w:val="7表格2：表头（前后2磅，居中）"/>
    <w:basedOn w:val="73"/>
    <w:next w:val="73"/>
    <w:pPr>
      <w:jc w:val="center"/>
    </w:pPr>
  </w:style>
  <w:style w:type="character" w:customStyle="1" w:styleId="73Char">
    <w:name w:val="7表格3：表中文字居左 Char"/>
    <w:link w:val="73"/>
    <w:rPr>
      <w:rFonts w:ascii="Arial" w:hAnsi="Arial" w:cs="宋体"/>
      <w:sz w:val="18"/>
    </w:rPr>
  </w:style>
  <w:style w:type="character" w:customStyle="1" w:styleId="74Char">
    <w:name w:val="7表格4：表中文字居中 Char"/>
    <w:link w:val="74"/>
    <w:rPr>
      <w:rFonts w:ascii="Arial" w:hAnsi="Arial"/>
      <w:sz w:val="18"/>
    </w:rPr>
  </w:style>
  <w:style w:type="paragraph" w:customStyle="1" w:styleId="31">
    <w:name w:val="3扉页：修改记录"/>
    <w:basedOn w:val="a"/>
    <w:next w:val="a"/>
    <w:pPr>
      <w:spacing w:before="120" w:after="120"/>
      <w:ind w:firstLine="420"/>
      <w:jc w:val="center"/>
    </w:pPr>
    <w:rPr>
      <w:rFonts w:ascii="Arial" w:hAnsi="Arial" w:cs="宋体"/>
      <w:b/>
      <w:bCs/>
      <w:sz w:val="32"/>
    </w:rPr>
  </w:style>
  <w:style w:type="paragraph" w:customStyle="1" w:styleId="71">
    <w:name w:val="7表格1：表号&amp;表名"/>
    <w:basedOn w:val="a"/>
    <w:next w:val="a"/>
    <w:pPr>
      <w:spacing w:line="360" w:lineRule="atLeast"/>
      <w:jc w:val="center"/>
    </w:pPr>
    <w:rPr>
      <w:rFonts w:ascii="黑体" w:eastAsia="黑体" w:hAnsi="Arial" w:cs="宋体"/>
      <w:szCs w:val="21"/>
    </w:rPr>
  </w:style>
  <w:style w:type="character" w:customStyle="1" w:styleId="a4">
    <w:name w:val="正文文本首行缩进 字符"/>
    <w:basedOn w:val="a0"/>
    <w:link w:val="a3"/>
    <w:rPr>
      <w:sz w:val="21"/>
      <w:szCs w:val="21"/>
    </w:rPr>
  </w:style>
  <w:style w:type="character" w:customStyle="1" w:styleId="-Char">
    <w:name w:val="正文-需求 Char"/>
    <w:basedOn w:val="a4"/>
    <w:link w:val="-"/>
    <w:qFormat/>
    <w:rPr>
      <w:sz w:val="21"/>
      <w:szCs w:val="21"/>
    </w:rPr>
  </w:style>
  <w:style w:type="character" w:customStyle="1" w:styleId="a6">
    <w:name w:val="正文缩进 字符"/>
    <w:link w:val="a5"/>
    <w:locked/>
  </w:style>
  <w:style w:type="paragraph" w:customStyle="1" w:styleId="af6">
    <w:name w:val="表格内"/>
    <w:basedOn w:val="a"/>
    <w:rPr>
      <w:rFonts w:ascii="Arial" w:hAnsi="Arial"/>
      <w:sz w:val="18"/>
    </w:rPr>
  </w:style>
  <w:style w:type="paragraph" w:customStyle="1" w:styleId="2-">
    <w:name w:val="正文：首行缩进2字符-加粗"/>
    <w:basedOn w:val="a"/>
    <w:link w:val="2-Char"/>
    <w:pPr>
      <w:spacing w:line="360" w:lineRule="atLeast"/>
      <w:ind w:leftChars="100" w:left="420" w:rightChars="100" w:right="210" w:firstLineChars="250" w:firstLine="525"/>
    </w:pPr>
    <w:rPr>
      <w:rFonts w:ascii="Arial" w:hAnsi="Arial"/>
      <w:b/>
    </w:rPr>
  </w:style>
  <w:style w:type="character" w:customStyle="1" w:styleId="2-Char">
    <w:name w:val="正文：首行缩进2字符-加粗 Char"/>
    <w:link w:val="2-"/>
    <w:rPr>
      <w:rFonts w:ascii="Arial" w:hAnsi="Arial"/>
      <w:b/>
      <w:kern w:val="2"/>
      <w:sz w:val="21"/>
    </w:rPr>
  </w:style>
  <w:style w:type="character" w:customStyle="1" w:styleId="a8">
    <w:name w:val="文档结构图 字符"/>
    <w:basedOn w:val="a0"/>
    <w:link w:val="a7"/>
    <w:uiPriority w:val="99"/>
    <w:rPr>
      <w:rFonts w:ascii="宋体"/>
      <w:kern w:val="2"/>
      <w:sz w:val="18"/>
      <w:szCs w:val="18"/>
    </w:rPr>
  </w:style>
  <w:style w:type="paragraph" w:customStyle="1" w:styleId="TOC10">
    <w:name w:val="TOC 标题1"/>
    <w:basedOn w:val="1"/>
    <w:next w:val="a"/>
    <w:uiPriority w:val="39"/>
    <w:semiHidden/>
    <w:unhideWhenUsed/>
    <w:qFormat/>
    <w:pPr>
      <w:widowControl/>
      <w:numPr>
        <w:numId w:val="0"/>
      </w:numPr>
      <w:tabs>
        <w:tab w:val="clear" w:pos="160"/>
        <w:tab w:val="clear" w:pos="425"/>
      </w:tabs>
      <w:spacing w:before="480" w:line="276" w:lineRule="auto"/>
      <w:jc w:val="left"/>
      <w:outlineLvl w:val="9"/>
    </w:pPr>
    <w:rPr>
      <w:rFonts w:asciiTheme="majorHAnsi" w:eastAsiaTheme="majorEastAsia" w:hAnsiTheme="majorHAnsi" w:cstheme="majorBidi"/>
      <w:color w:val="365F91" w:themeColor="accent1" w:themeShade="BF"/>
      <w:kern w:val="0"/>
      <w:szCs w:val="28"/>
    </w:rPr>
  </w:style>
  <w:style w:type="character" w:customStyle="1" w:styleId="af">
    <w:name w:val="脚注文本 字符"/>
    <w:basedOn w:val="a0"/>
    <w:link w:val="ae"/>
    <w:rPr>
      <w:kern w:val="2"/>
      <w:sz w:val="18"/>
      <w:szCs w:val="18"/>
    </w:rPr>
  </w:style>
  <w:style w:type="paragraph" w:customStyle="1" w:styleId="21">
    <w:name w:val="正文：首行缩进2字符"/>
    <w:basedOn w:val="a"/>
    <w:link w:val="2Char"/>
    <w:qFormat/>
    <w:pPr>
      <w:spacing w:line="360" w:lineRule="atLeast"/>
      <w:ind w:left="630" w:rightChars="100" w:right="210"/>
    </w:pPr>
    <w:rPr>
      <w:rFonts w:ascii="Arial" w:hAnsi="Arial" w:cs="宋体"/>
    </w:rPr>
  </w:style>
  <w:style w:type="character" w:customStyle="1" w:styleId="2Char">
    <w:name w:val="正文：首行缩进2字符 Char"/>
    <w:link w:val="21"/>
    <w:rPr>
      <w:rFonts w:ascii="Arial" w:hAnsi="Arial" w:cs="宋体"/>
      <w:kern w:val="2"/>
      <w:sz w:val="21"/>
    </w:rPr>
  </w:style>
  <w:style w:type="character" w:customStyle="1" w:styleId="2-CharChar">
    <w:name w:val="正文：首行缩进2字符-加粗 Char Char"/>
    <w:basedOn w:val="a0"/>
    <w:rPr>
      <w:rFonts w:ascii="Arial" w:hAnsi="Arial" w:cs="宋体"/>
      <w:b/>
      <w:kern w:val="2"/>
      <w:sz w:val="21"/>
    </w:rPr>
  </w:style>
  <w:style w:type="paragraph" w:styleId="af7">
    <w:name w:val="List Paragraph"/>
    <w:basedOn w:val="a"/>
    <w:uiPriority w:val="34"/>
    <w:qFormat/>
    <w:pPr>
      <w:ind w:firstLineChars="200" w:firstLine="420"/>
    </w:pPr>
  </w:style>
  <w:style w:type="character" w:customStyle="1" w:styleId="10">
    <w:name w:val="标题 1 字符"/>
    <w:aliases w:val="H1 字符,Normal + Font: Helvetica 字符,Bold 字符,Space Before 12 pt 字符,Not Bold 字符,NMP Heading 1 字符,app heading 1 字符,l1 字符,h1 字符,Huvudrubrik 字符,NMP Heading1 字符,Normal+Font:Helvetica 字符,space bof.. 字符,章 字符,R1 字符,H11 字符,H12 字符,H111 字符,H13 字符,H112 字符,标 字符"/>
    <w:basedOn w:val="a0"/>
    <w:link w:val="1"/>
    <w:uiPriority w:val="9"/>
    <w:rsid w:val="007B515A"/>
    <w:rPr>
      <w:rFonts w:ascii="Myriad Pro" w:eastAsia="方正黑体简体" w:hAnsi="Myriad Pro"/>
      <w:b/>
      <w:bCs/>
      <w:kern w:val="44"/>
      <w:sz w:val="44"/>
      <w:szCs w:val="44"/>
    </w:rPr>
  </w:style>
  <w:style w:type="character" w:customStyle="1" w:styleId="20">
    <w:name w:val="标题 2 字符"/>
    <w:aliases w:val="heading 2+ Indent: Left 0.25 in 字符,Head2A 字符,2 字符,H2 字符,heading8 字符,UNDERRUBRIK 1-2 字符,h2 字符,2nd level 字符,õberschrift 2 字符,1.1  heading 2 字符,节 字符,21 字符,R2 字符,H21 字符,heading 2 字符,H22 字符,H211 字符,H23 字符,H212 字符,H24 字符,H213 字符,H25 字符,H214 字符,H26 字符"/>
    <w:basedOn w:val="a0"/>
    <w:link w:val="2"/>
    <w:uiPriority w:val="9"/>
    <w:rsid w:val="007B515A"/>
    <w:rPr>
      <w:rFonts w:ascii="Myriad Pro" w:eastAsia="方正黑体简体" w:hAnsi="Myriad Pro"/>
      <w:b/>
      <w:bCs/>
      <w:kern w:val="2"/>
      <w:sz w:val="32"/>
      <w:szCs w:val="32"/>
    </w:rPr>
  </w:style>
  <w:style w:type="paragraph" w:styleId="af8">
    <w:name w:val="annotation text"/>
    <w:basedOn w:val="a"/>
    <w:link w:val="af9"/>
    <w:unhideWhenUsed/>
    <w:rsid w:val="00383277"/>
    <w:pPr>
      <w:jc w:val="left"/>
    </w:pPr>
    <w:rPr>
      <w:szCs w:val="22"/>
    </w:rPr>
  </w:style>
  <w:style w:type="character" w:customStyle="1" w:styleId="af9">
    <w:name w:val="批注文字 字符"/>
    <w:basedOn w:val="a0"/>
    <w:link w:val="af8"/>
    <w:rsid w:val="00383277"/>
    <w:rPr>
      <w:kern w:val="2"/>
      <w:sz w:val="21"/>
      <w:szCs w:val="22"/>
    </w:rPr>
  </w:style>
  <w:style w:type="paragraph" w:styleId="afa">
    <w:name w:val="Date"/>
    <w:basedOn w:val="a"/>
    <w:next w:val="a"/>
    <w:link w:val="afb"/>
    <w:uiPriority w:val="99"/>
    <w:unhideWhenUsed/>
    <w:rsid w:val="00383277"/>
    <w:pPr>
      <w:ind w:leftChars="2500" w:left="100"/>
    </w:pPr>
    <w:rPr>
      <w:szCs w:val="22"/>
    </w:rPr>
  </w:style>
  <w:style w:type="character" w:customStyle="1" w:styleId="afb">
    <w:name w:val="日期 字符"/>
    <w:basedOn w:val="a0"/>
    <w:link w:val="afa"/>
    <w:uiPriority w:val="99"/>
    <w:rsid w:val="00383277"/>
    <w:rPr>
      <w:kern w:val="2"/>
      <w:sz w:val="21"/>
      <w:szCs w:val="22"/>
    </w:rPr>
  </w:style>
  <w:style w:type="character" w:customStyle="1" w:styleId="afc">
    <w:name w:val="页脚 字符"/>
    <w:basedOn w:val="a0"/>
    <w:uiPriority w:val="99"/>
    <w:rsid w:val="00383277"/>
    <w:rPr>
      <w:kern w:val="2"/>
      <w:sz w:val="18"/>
      <w:szCs w:val="18"/>
    </w:rPr>
  </w:style>
  <w:style w:type="character" w:customStyle="1" w:styleId="11">
    <w:name w:val="页脚 字符1"/>
    <w:link w:val="ab"/>
    <w:uiPriority w:val="99"/>
    <w:rsid w:val="00383277"/>
    <w:rPr>
      <w:kern w:val="2"/>
      <w:sz w:val="18"/>
      <w:szCs w:val="18"/>
    </w:rPr>
  </w:style>
  <w:style w:type="character" w:customStyle="1" w:styleId="ad">
    <w:name w:val="页眉 字符"/>
    <w:basedOn w:val="a0"/>
    <w:link w:val="ac"/>
    <w:uiPriority w:val="99"/>
    <w:qFormat/>
    <w:rsid w:val="00383277"/>
    <w:rPr>
      <w:kern w:val="2"/>
      <w:sz w:val="18"/>
      <w:szCs w:val="18"/>
    </w:rPr>
  </w:style>
  <w:style w:type="paragraph" w:styleId="afd">
    <w:name w:val="Normal (Web)"/>
    <w:basedOn w:val="a"/>
    <w:uiPriority w:val="99"/>
    <w:unhideWhenUsed/>
    <w:rsid w:val="00383277"/>
    <w:rPr>
      <w:sz w:val="24"/>
      <w:szCs w:val="22"/>
    </w:rPr>
  </w:style>
  <w:style w:type="paragraph" w:styleId="afe">
    <w:name w:val="annotation subject"/>
    <w:basedOn w:val="af8"/>
    <w:next w:val="af8"/>
    <w:link w:val="aff"/>
    <w:uiPriority w:val="99"/>
    <w:unhideWhenUsed/>
    <w:rsid w:val="00383277"/>
    <w:rPr>
      <w:b/>
      <w:bCs/>
    </w:rPr>
  </w:style>
  <w:style w:type="character" w:customStyle="1" w:styleId="aff">
    <w:name w:val="批注主题 字符"/>
    <w:basedOn w:val="af9"/>
    <w:link w:val="afe"/>
    <w:uiPriority w:val="99"/>
    <w:rsid w:val="00383277"/>
    <w:rPr>
      <w:b/>
      <w:bCs/>
      <w:kern w:val="2"/>
      <w:sz w:val="21"/>
      <w:szCs w:val="22"/>
    </w:rPr>
  </w:style>
  <w:style w:type="character" w:styleId="aff0">
    <w:name w:val="annotation reference"/>
    <w:uiPriority w:val="99"/>
    <w:unhideWhenUsed/>
    <w:rsid w:val="00383277"/>
    <w:rPr>
      <w:sz w:val="21"/>
      <w:szCs w:val="21"/>
    </w:rPr>
  </w:style>
  <w:style w:type="character" w:customStyle="1" w:styleId="apple-converted-space">
    <w:name w:val="apple-converted-space"/>
    <w:rsid w:val="00383277"/>
  </w:style>
  <w:style w:type="character" w:customStyle="1" w:styleId="copied">
    <w:name w:val="copied"/>
    <w:rsid w:val="00383277"/>
  </w:style>
  <w:style w:type="paragraph" w:customStyle="1" w:styleId="Cover3">
    <w:name w:val="Cover 3"/>
    <w:basedOn w:val="a"/>
    <w:next w:val="a"/>
    <w:rsid w:val="00383277"/>
    <w:pPr>
      <w:jc w:val="left"/>
    </w:pPr>
    <w:rPr>
      <w:rFonts w:ascii="Myriad Pro" w:eastAsia="Myriad Pro" w:hAnsi="Myriad Pro"/>
      <w:color w:val="404040"/>
      <w:sz w:val="15"/>
      <w:szCs w:val="24"/>
    </w:rPr>
  </w:style>
  <w:style w:type="paragraph" w:customStyle="1" w:styleId="13">
    <w:name w:val="列出段落1"/>
    <w:basedOn w:val="a"/>
    <w:uiPriority w:val="34"/>
    <w:qFormat/>
    <w:rsid w:val="00383277"/>
    <w:pPr>
      <w:ind w:firstLineChars="200" w:firstLine="420"/>
    </w:pPr>
    <w:rPr>
      <w:szCs w:val="22"/>
    </w:rPr>
  </w:style>
  <w:style w:type="paragraph" w:customStyle="1" w:styleId="Body">
    <w:name w:val="Body"/>
    <w:basedOn w:val="a"/>
    <w:qFormat/>
    <w:rsid w:val="00022629"/>
    <w:pPr>
      <w:spacing w:line="360" w:lineRule="auto"/>
    </w:pPr>
    <w:rPr>
      <w:rFonts w:ascii="Myriad Pro" w:eastAsia="Myriad Pro" w:hAnsi="Myriad Pro"/>
      <w:color w:val="000000"/>
      <w:sz w:val="24"/>
      <w:szCs w:val="24"/>
    </w:rPr>
  </w:style>
  <w:style w:type="paragraph" w:styleId="aff1">
    <w:name w:val="Revision"/>
    <w:uiPriority w:val="99"/>
    <w:unhideWhenUsed/>
    <w:rsid w:val="00383277"/>
    <w:rPr>
      <w:kern w:val="2"/>
      <w:sz w:val="21"/>
      <w:szCs w:val="22"/>
    </w:rPr>
  </w:style>
  <w:style w:type="character" w:customStyle="1" w:styleId="2CharChar">
    <w:name w:val="正文：首行缩进2字符 Char Char"/>
    <w:qFormat/>
    <w:rsid w:val="00383277"/>
    <w:rPr>
      <w:rFonts w:ascii="Arial" w:hAnsi="Arial" w:cs="宋体"/>
      <w:kern w:val="2"/>
      <w:sz w:val="21"/>
      <w:szCs w:val="22"/>
    </w:rPr>
  </w:style>
  <w:style w:type="character" w:customStyle="1" w:styleId="Char1">
    <w:name w:val="表格文本 Char1"/>
    <w:link w:val="aff2"/>
    <w:qFormat/>
    <w:rsid w:val="00383277"/>
    <w:rPr>
      <w:rFonts w:ascii="Arial" w:hAnsi="Arial"/>
      <w:szCs w:val="21"/>
    </w:rPr>
  </w:style>
  <w:style w:type="paragraph" w:customStyle="1" w:styleId="aff2">
    <w:name w:val="表格文本"/>
    <w:basedOn w:val="a"/>
    <w:link w:val="Char1"/>
    <w:qFormat/>
    <w:rsid w:val="00383277"/>
    <w:pPr>
      <w:tabs>
        <w:tab w:val="decimal" w:pos="0"/>
      </w:tabs>
      <w:autoSpaceDE w:val="0"/>
      <w:autoSpaceDN w:val="0"/>
      <w:adjustRightInd w:val="0"/>
      <w:jc w:val="left"/>
    </w:pPr>
    <w:rPr>
      <w:rFonts w:ascii="Arial" w:hAnsi="Arial"/>
      <w:kern w:val="0"/>
      <w:sz w:val="20"/>
      <w:szCs w:val="21"/>
    </w:rPr>
  </w:style>
  <w:style w:type="character" w:customStyle="1" w:styleId="15">
    <w:name w:val="未处理的提及1"/>
    <w:basedOn w:val="a0"/>
    <w:uiPriority w:val="99"/>
    <w:semiHidden/>
    <w:unhideWhenUsed/>
    <w:rsid w:val="00383277"/>
    <w:rPr>
      <w:color w:val="605E5C"/>
      <w:shd w:val="clear" w:color="auto" w:fill="E1DFDD"/>
    </w:rPr>
  </w:style>
  <w:style w:type="character" w:styleId="aff3">
    <w:name w:val="FollowedHyperlink"/>
    <w:basedOn w:val="a0"/>
    <w:uiPriority w:val="99"/>
    <w:semiHidden/>
    <w:unhideWhenUsed/>
    <w:rsid w:val="00383277"/>
    <w:rPr>
      <w:color w:val="800080" w:themeColor="followedHyperlink"/>
      <w:u w:val="single"/>
    </w:rPr>
  </w:style>
  <w:style w:type="character" w:styleId="aff4">
    <w:name w:val="Intense Emphasis"/>
    <w:basedOn w:val="a0"/>
    <w:uiPriority w:val="21"/>
    <w:qFormat/>
    <w:rsid w:val="0039763A"/>
    <w:rPr>
      <w:i/>
      <w:iCs/>
      <w:color w:val="4F81BD" w:themeColor="accent1"/>
    </w:rPr>
  </w:style>
  <w:style w:type="character" w:customStyle="1" w:styleId="40">
    <w:name w:val="标题 4 字符"/>
    <w:aliases w:val="heading 4 + Indent: Left 0.5 in 字符,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
    <w:basedOn w:val="a0"/>
    <w:link w:val="4"/>
    <w:rsid w:val="00D67CA7"/>
    <w:rPr>
      <w:b/>
      <w:kern w:val="2"/>
      <w:sz w:val="21"/>
    </w:rPr>
  </w:style>
  <w:style w:type="character" w:customStyle="1" w:styleId="30">
    <w:name w:val="标题 3 字符"/>
    <w:aliases w:val="heading 3 + Indent: Left 0.25 in 字符,heading 3 + Indent: Left 0.25 in Char 字符,Underrubrik2 字符,H3 字符,heading 3 + Indent: 1.1.1Left 0.25 in 字符,h3 字符,sub-sub 字符,31 字符,sub-sub1 字符,32 字符,sub-sub2 字符,311 字符,sub-sub11 字符,no break 字符,Level 3 Head 字符"/>
    <w:basedOn w:val="a0"/>
    <w:link w:val="3"/>
    <w:rsid w:val="00F62FE5"/>
    <w:rPr>
      <w:rFonts w:ascii="Myriad Pro" w:eastAsia="方正黑体简体" w:hAnsi="Myriad Pro"/>
      <w:b/>
      <w:bCs/>
      <w:kern w:val="2"/>
      <w:sz w:val="24"/>
      <w:szCs w:val="32"/>
    </w:rPr>
  </w:style>
  <w:style w:type="character" w:customStyle="1" w:styleId="Char0">
    <w:name w:val="页脚 Char"/>
    <w:uiPriority w:val="99"/>
    <w:rsid w:val="00781756"/>
    <w:rPr>
      <w:rFonts w:ascii="Arial" w:eastAsia="Arial" w:hAnsi="Arial"/>
      <w:kern w:val="2"/>
      <w:sz w:val="18"/>
      <w:szCs w:val="18"/>
    </w:rPr>
  </w:style>
  <w:style w:type="character" w:customStyle="1" w:styleId="rynqvb">
    <w:name w:val="rynqvb"/>
    <w:basedOn w:val="a0"/>
    <w:rsid w:val="00F34CFE"/>
  </w:style>
  <w:style w:type="character" w:styleId="aff5">
    <w:name w:val="Unresolved Mention"/>
    <w:basedOn w:val="a0"/>
    <w:uiPriority w:val="99"/>
    <w:semiHidden/>
    <w:unhideWhenUsed/>
    <w:rsid w:val="00E51694"/>
    <w:rPr>
      <w:color w:val="605E5C"/>
      <w:shd w:val="clear" w:color="auto" w:fill="E1DFDD"/>
    </w:rPr>
  </w:style>
  <w:style w:type="character" w:customStyle="1" w:styleId="16">
    <w:name w:val="明显强调1"/>
    <w:basedOn w:val="a0"/>
    <w:uiPriority w:val="21"/>
    <w:qFormat/>
    <w:rsid w:val="0005264D"/>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658344">
      <w:bodyDiv w:val="1"/>
      <w:marLeft w:val="0"/>
      <w:marRight w:val="0"/>
      <w:marTop w:val="0"/>
      <w:marBottom w:val="0"/>
      <w:divBdr>
        <w:top w:val="none" w:sz="0" w:space="0" w:color="auto"/>
        <w:left w:val="none" w:sz="0" w:space="0" w:color="auto"/>
        <w:bottom w:val="none" w:sz="0" w:space="0" w:color="auto"/>
        <w:right w:val="none" w:sz="0" w:space="0" w:color="auto"/>
      </w:divBdr>
    </w:div>
    <w:div w:id="138467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rx_ip_address/upload_bg"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86B63C-DAD2-4E7B-B414-6AB361CDA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2802</TotalTime>
  <Pages>25</Pages>
  <Words>7641</Words>
  <Characters>43556</Characters>
  <Application>Microsoft Office Word</Application>
  <DocSecurity>0</DocSecurity>
  <Lines>362</Lines>
  <Paragraphs>102</Paragraphs>
  <ScaleCrop>false</ScaleCrop>
  <Company>Lenovo (Beijing) Limited</Company>
  <LinksUpToDate>false</LinksUpToDate>
  <CharactersWithSpaces>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Lee</dc:creator>
  <cp:keywords/>
  <dc:description/>
  <cp:lastModifiedBy>Bright Liu</cp:lastModifiedBy>
  <cp:revision>1090</cp:revision>
  <dcterms:created xsi:type="dcterms:W3CDTF">2023-07-04T08:27:00Z</dcterms:created>
  <dcterms:modified xsi:type="dcterms:W3CDTF">2026-05-07T11:39:00Z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vt:lpwstr>
  </property>
</Properties>
</file>